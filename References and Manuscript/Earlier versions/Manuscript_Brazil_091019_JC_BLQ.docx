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1AACC7" w14:textId="77777777" w:rsidR="00077E4C" w:rsidRDefault="00897FA5" w:rsidP="00CB7551">
      <w:pPr>
        <w:rPr>
          <w:rFonts w:ascii="Courier New" w:hAnsi="Courier New" w:cs="Courier New"/>
          <w:b/>
          <w:sz w:val="24"/>
          <w:szCs w:val="24"/>
        </w:rPr>
      </w:pPr>
      <w:r w:rsidRPr="00154B41">
        <w:rPr>
          <w:rFonts w:ascii="Courier New" w:hAnsi="Courier New" w:cs="Courier New"/>
          <w:b/>
          <w:sz w:val="24"/>
          <w:szCs w:val="24"/>
        </w:rPr>
        <w:t xml:space="preserve">Title: </w:t>
      </w:r>
      <w:r w:rsidR="00144583" w:rsidRPr="00154B41">
        <w:rPr>
          <w:rFonts w:ascii="Courier New" w:hAnsi="Courier New" w:cs="Courier New"/>
          <w:b/>
          <w:sz w:val="24"/>
          <w:szCs w:val="24"/>
        </w:rPr>
        <w:t xml:space="preserve">The </w:t>
      </w:r>
      <w:r w:rsidR="00077E4C">
        <w:rPr>
          <w:rFonts w:ascii="Courier New" w:hAnsi="Courier New" w:cs="Courier New"/>
          <w:b/>
          <w:sz w:val="24"/>
          <w:szCs w:val="24"/>
        </w:rPr>
        <w:t xml:space="preserve">uneven distribution of homicides in Brazil and their effect on life expectancy, 2000-15 </w:t>
      </w:r>
    </w:p>
    <w:p w14:paraId="1DFFBC40" w14:textId="0D798CC9" w:rsidR="00990BFC" w:rsidRPr="00154B41" w:rsidRDefault="0041591B" w:rsidP="00CB7551">
      <w:pPr>
        <w:rPr>
          <w:rFonts w:ascii="Courier New" w:hAnsi="Courier New" w:cs="Courier New"/>
          <w:b/>
          <w:sz w:val="24"/>
          <w:szCs w:val="24"/>
        </w:rPr>
      </w:pPr>
      <w:r w:rsidRPr="00154B41">
        <w:rPr>
          <w:rFonts w:ascii="Courier New" w:hAnsi="Courier New" w:cs="Courier New"/>
          <w:b/>
          <w:sz w:val="24"/>
          <w:szCs w:val="24"/>
        </w:rPr>
        <w:t>(Aim: Health Affairs, AJPH</w:t>
      </w:r>
      <w:proofErr w:type="gramStart"/>
      <w:r w:rsidRPr="00154B41">
        <w:rPr>
          <w:rFonts w:ascii="Courier New" w:hAnsi="Courier New" w:cs="Courier New"/>
          <w:b/>
          <w:sz w:val="24"/>
          <w:szCs w:val="24"/>
        </w:rPr>
        <w:t>,…</w:t>
      </w:r>
      <w:proofErr w:type="gramEnd"/>
      <w:r w:rsidRPr="00154B41">
        <w:rPr>
          <w:rFonts w:ascii="Courier New" w:hAnsi="Courier New" w:cs="Courier New"/>
          <w:b/>
          <w:sz w:val="24"/>
          <w:szCs w:val="24"/>
        </w:rPr>
        <w:t>)</w:t>
      </w:r>
    </w:p>
    <w:p w14:paraId="76E59C1E" w14:textId="77777777" w:rsidR="007C17E2" w:rsidRPr="00154B41" w:rsidRDefault="007C17E2" w:rsidP="00CB7551">
      <w:pPr>
        <w:rPr>
          <w:rFonts w:ascii="Courier New" w:hAnsi="Courier New" w:cs="Courier New"/>
          <w:b/>
          <w:sz w:val="24"/>
          <w:szCs w:val="24"/>
        </w:rPr>
      </w:pPr>
    </w:p>
    <w:p w14:paraId="2A9C71FA" w14:textId="429B1AA2" w:rsidR="000A4E0C" w:rsidRPr="00AF1D45" w:rsidRDefault="00897FA5" w:rsidP="00CB7551">
      <w:pPr>
        <w:rPr>
          <w:rFonts w:ascii="Courier New" w:hAnsi="Courier New" w:cs="Courier New"/>
          <w:sz w:val="24"/>
          <w:szCs w:val="24"/>
          <w:vertAlign w:val="superscript"/>
        </w:rPr>
      </w:pPr>
      <w:r w:rsidRPr="00AF1D45">
        <w:rPr>
          <w:rFonts w:ascii="Courier New" w:hAnsi="Courier New" w:cs="Courier New"/>
          <w:b/>
          <w:sz w:val="24"/>
          <w:szCs w:val="24"/>
        </w:rPr>
        <w:t>Authors:</w:t>
      </w:r>
      <w:r w:rsidR="00673358" w:rsidRPr="00AF1D45">
        <w:rPr>
          <w:rFonts w:ascii="Courier New" w:hAnsi="Courier New" w:cs="Courier New"/>
          <w:sz w:val="24"/>
          <w:szCs w:val="24"/>
        </w:rPr>
        <w:t xml:space="preserve"> José Manuel </w:t>
      </w:r>
      <w:proofErr w:type="spellStart"/>
      <w:r w:rsidR="00673358" w:rsidRPr="00AF1D45">
        <w:rPr>
          <w:rFonts w:ascii="Courier New" w:hAnsi="Courier New" w:cs="Courier New"/>
          <w:sz w:val="24"/>
          <w:szCs w:val="24"/>
        </w:rPr>
        <w:t>Aburto</w:t>
      </w:r>
      <w:r w:rsidRPr="00AF1D45">
        <w:rPr>
          <w:rFonts w:ascii="Courier New" w:hAnsi="Courier New" w:cs="Courier New"/>
          <w:sz w:val="24"/>
          <w:szCs w:val="24"/>
          <w:vertAlign w:val="superscript"/>
        </w:rPr>
        <w:t>a</w:t>
      </w:r>
      <w:proofErr w:type="gramStart"/>
      <w:r w:rsidR="000E6FA7" w:rsidRPr="00AF1D45">
        <w:rPr>
          <w:rFonts w:ascii="Courier New" w:hAnsi="Courier New" w:cs="Courier New"/>
          <w:sz w:val="24"/>
          <w:szCs w:val="24"/>
          <w:vertAlign w:val="superscript"/>
        </w:rPr>
        <w:t>,b</w:t>
      </w:r>
      <w:proofErr w:type="spellEnd"/>
      <w:proofErr w:type="gramEnd"/>
      <w:r w:rsidR="00DB38C9" w:rsidRPr="00AF1D45">
        <w:rPr>
          <w:rFonts w:ascii="Courier New" w:hAnsi="Courier New" w:cs="Courier New"/>
          <w:sz w:val="24"/>
          <w:szCs w:val="24"/>
        </w:rPr>
        <w:t xml:space="preserve">, </w:t>
      </w:r>
      <w:proofErr w:type="spellStart"/>
      <w:ins w:id="0" w:author="Bernardo" w:date="2019-10-19T15:54:00Z">
        <w:r w:rsidR="0022784D" w:rsidRPr="00AF1D45">
          <w:rPr>
            <w:rFonts w:ascii="Courier New" w:hAnsi="Courier New" w:cs="Courier New"/>
            <w:sz w:val="24"/>
            <w:szCs w:val="24"/>
          </w:rPr>
          <w:t>Júlia</w:t>
        </w:r>
        <w:proofErr w:type="spellEnd"/>
        <w:r w:rsidR="0022784D" w:rsidRPr="00AF1D45">
          <w:rPr>
            <w:rFonts w:ascii="Courier New" w:hAnsi="Courier New" w:cs="Courier New"/>
            <w:sz w:val="24"/>
            <w:szCs w:val="24"/>
          </w:rPr>
          <w:t xml:space="preserve"> </w:t>
        </w:r>
        <w:proofErr w:type="spellStart"/>
        <w:r w:rsidR="0022784D" w:rsidRPr="00AF1D45">
          <w:rPr>
            <w:rFonts w:ascii="Courier New" w:hAnsi="Courier New" w:cs="Courier New"/>
            <w:sz w:val="24"/>
            <w:szCs w:val="24"/>
          </w:rPr>
          <w:t>Calazas</w:t>
        </w:r>
        <w:r w:rsidR="0022784D" w:rsidRPr="00AF1D45">
          <w:rPr>
            <w:rFonts w:ascii="Courier New" w:hAnsi="Courier New" w:cs="Courier New"/>
            <w:sz w:val="24"/>
            <w:szCs w:val="24"/>
            <w:vertAlign w:val="superscript"/>
          </w:rPr>
          <w:t>c</w:t>
        </w:r>
        <w:proofErr w:type="spellEnd"/>
        <w:r w:rsidR="0022784D" w:rsidRPr="00AF1D45">
          <w:rPr>
            <w:rFonts w:ascii="Courier New" w:hAnsi="Courier New" w:cs="Courier New"/>
            <w:sz w:val="24"/>
            <w:szCs w:val="24"/>
          </w:rPr>
          <w:t xml:space="preserve">, </w:t>
        </w:r>
      </w:ins>
      <w:r w:rsidR="00DB38C9" w:rsidRPr="00AF1D45">
        <w:rPr>
          <w:rFonts w:ascii="Courier New" w:hAnsi="Courier New" w:cs="Courier New"/>
          <w:sz w:val="24"/>
          <w:szCs w:val="24"/>
        </w:rPr>
        <w:t xml:space="preserve">Bernardo L. </w:t>
      </w:r>
      <w:proofErr w:type="spellStart"/>
      <w:r w:rsidR="00DB38C9" w:rsidRPr="00AF1D45">
        <w:rPr>
          <w:rFonts w:ascii="Courier New" w:hAnsi="Courier New" w:cs="Courier New"/>
          <w:sz w:val="24"/>
          <w:szCs w:val="24"/>
        </w:rPr>
        <w:t>Que</w:t>
      </w:r>
      <w:r w:rsidR="00DB38C9" w:rsidRPr="00AF1D45">
        <w:rPr>
          <w:rFonts w:ascii="Courier New" w:hAnsi="Courier New" w:cs="Courier New"/>
          <w:sz w:val="24"/>
          <w:szCs w:val="24"/>
        </w:rPr>
        <w:t>i</w:t>
      </w:r>
      <w:r w:rsidR="00DB38C9" w:rsidRPr="00AF1D45">
        <w:rPr>
          <w:rFonts w:ascii="Courier New" w:hAnsi="Courier New" w:cs="Courier New"/>
          <w:sz w:val="24"/>
          <w:szCs w:val="24"/>
        </w:rPr>
        <w:t>roz</w:t>
      </w:r>
      <w:r w:rsidR="000E6FA7" w:rsidRPr="00AF1D45">
        <w:rPr>
          <w:rFonts w:ascii="Courier New" w:hAnsi="Courier New" w:cs="Courier New"/>
          <w:sz w:val="24"/>
          <w:szCs w:val="24"/>
          <w:vertAlign w:val="superscript"/>
        </w:rPr>
        <w:t>c</w:t>
      </w:r>
      <w:proofErr w:type="spellEnd"/>
      <w:r w:rsidR="00DB38C9" w:rsidRPr="00AF1D45">
        <w:rPr>
          <w:rFonts w:ascii="Courier New" w:hAnsi="Courier New" w:cs="Courier New"/>
          <w:sz w:val="24"/>
          <w:szCs w:val="24"/>
        </w:rPr>
        <w:t xml:space="preserve">, </w:t>
      </w:r>
      <w:del w:id="1" w:author="Bernardo" w:date="2019-10-19T15:54:00Z">
        <w:r w:rsidR="00DB38C9" w:rsidRPr="00AF1D45" w:rsidDel="0022784D">
          <w:rPr>
            <w:rFonts w:ascii="Courier New" w:hAnsi="Courier New" w:cs="Courier New"/>
            <w:sz w:val="24"/>
            <w:szCs w:val="24"/>
          </w:rPr>
          <w:delText>Julia Calazans</w:delText>
        </w:r>
        <w:r w:rsidR="000E6FA7" w:rsidRPr="00AF1D45" w:rsidDel="0022784D">
          <w:rPr>
            <w:rFonts w:ascii="Courier New" w:hAnsi="Courier New" w:cs="Courier New"/>
            <w:sz w:val="24"/>
            <w:szCs w:val="24"/>
            <w:vertAlign w:val="superscript"/>
          </w:rPr>
          <w:delText>c</w:delText>
        </w:r>
      </w:del>
      <w:r w:rsidR="00DB38C9" w:rsidRPr="00AF1D45">
        <w:rPr>
          <w:rFonts w:ascii="Courier New" w:hAnsi="Courier New" w:cs="Courier New"/>
          <w:sz w:val="24"/>
          <w:szCs w:val="24"/>
        </w:rPr>
        <w:t>,</w:t>
      </w:r>
      <w:r w:rsidR="003E6F9C" w:rsidRPr="00AF1D45">
        <w:rPr>
          <w:rFonts w:ascii="Courier New" w:hAnsi="Courier New" w:cs="Courier New"/>
          <w:sz w:val="24"/>
          <w:szCs w:val="24"/>
        </w:rPr>
        <w:t xml:space="preserve"> </w:t>
      </w:r>
      <w:proofErr w:type="spellStart"/>
      <w:r w:rsidR="003E6F9C" w:rsidRPr="00AF1D45">
        <w:rPr>
          <w:rFonts w:ascii="Courier New" w:hAnsi="Courier New" w:cs="Courier New"/>
          <w:sz w:val="24"/>
          <w:szCs w:val="24"/>
        </w:rPr>
        <w:t>Shammi</w:t>
      </w:r>
      <w:proofErr w:type="spellEnd"/>
      <w:r w:rsidR="003E6F9C" w:rsidRPr="00AF1D45">
        <w:rPr>
          <w:rFonts w:ascii="Courier New" w:hAnsi="Courier New" w:cs="Courier New"/>
          <w:sz w:val="24"/>
          <w:szCs w:val="24"/>
        </w:rPr>
        <w:t xml:space="preserve"> </w:t>
      </w:r>
      <w:proofErr w:type="spellStart"/>
      <w:r w:rsidR="003E6F9C" w:rsidRPr="00AF1D45">
        <w:rPr>
          <w:rFonts w:ascii="Courier New" w:hAnsi="Courier New" w:cs="Courier New"/>
          <w:sz w:val="24"/>
          <w:szCs w:val="24"/>
        </w:rPr>
        <w:t>Luhar</w:t>
      </w:r>
      <w:r w:rsidR="000E6FA7" w:rsidRPr="00AF1D45">
        <w:rPr>
          <w:rFonts w:ascii="Courier New" w:hAnsi="Courier New" w:cs="Courier New"/>
          <w:sz w:val="24"/>
          <w:szCs w:val="24"/>
          <w:vertAlign w:val="superscript"/>
        </w:rPr>
        <w:t>d</w:t>
      </w:r>
      <w:proofErr w:type="spellEnd"/>
      <w:r w:rsidR="00DB38C9" w:rsidRPr="00AF1D45">
        <w:rPr>
          <w:rFonts w:ascii="Courier New" w:hAnsi="Courier New" w:cs="Courier New"/>
          <w:sz w:val="24"/>
          <w:szCs w:val="24"/>
        </w:rPr>
        <w:t xml:space="preserve"> &amp; Vladimir </w:t>
      </w:r>
      <w:proofErr w:type="spellStart"/>
      <w:r w:rsidR="00DB38C9" w:rsidRPr="00AF1D45">
        <w:rPr>
          <w:rFonts w:ascii="Courier New" w:hAnsi="Courier New" w:cs="Courier New"/>
          <w:sz w:val="24"/>
          <w:szCs w:val="24"/>
        </w:rPr>
        <w:t>Canudas-Romo</w:t>
      </w:r>
      <w:r w:rsidR="000E6FA7" w:rsidRPr="00AF1D45">
        <w:rPr>
          <w:rFonts w:ascii="Courier New" w:hAnsi="Courier New" w:cs="Courier New"/>
          <w:sz w:val="24"/>
          <w:szCs w:val="24"/>
          <w:vertAlign w:val="superscript"/>
        </w:rPr>
        <w:t>e</w:t>
      </w:r>
      <w:proofErr w:type="spellEnd"/>
    </w:p>
    <w:p w14:paraId="366549F4" w14:textId="77777777" w:rsidR="00DB38C9" w:rsidRPr="00AF1D45" w:rsidRDefault="00DB38C9" w:rsidP="00CB7551">
      <w:pPr>
        <w:rPr>
          <w:rFonts w:ascii="Courier New" w:hAnsi="Courier New" w:cs="Courier New"/>
          <w:b/>
          <w:sz w:val="24"/>
          <w:szCs w:val="24"/>
        </w:rPr>
      </w:pPr>
    </w:p>
    <w:p w14:paraId="4AF2FF31" w14:textId="32227A1F" w:rsidR="0051024E" w:rsidRPr="00154B41" w:rsidRDefault="00897FA5" w:rsidP="00CB7551">
      <w:pPr>
        <w:rPr>
          <w:rFonts w:ascii="Courier New" w:hAnsi="Courier New" w:cs="Courier New"/>
          <w:b/>
          <w:color w:val="FF0000"/>
          <w:sz w:val="24"/>
          <w:szCs w:val="24"/>
        </w:rPr>
      </w:pPr>
      <w:r w:rsidRPr="00154B41">
        <w:rPr>
          <w:rFonts w:ascii="Courier New" w:hAnsi="Courier New" w:cs="Courier New"/>
          <w:b/>
          <w:sz w:val="24"/>
          <w:szCs w:val="24"/>
        </w:rPr>
        <w:t>Author affiliations</w:t>
      </w:r>
      <w:r w:rsidR="0051024E" w:rsidRPr="00154B41">
        <w:rPr>
          <w:rFonts w:ascii="Courier New" w:hAnsi="Courier New" w:cs="Courier New"/>
          <w:b/>
          <w:sz w:val="24"/>
          <w:szCs w:val="24"/>
        </w:rPr>
        <w:t>:</w:t>
      </w:r>
      <w:r w:rsidR="00C97BD8" w:rsidRPr="00154B41">
        <w:rPr>
          <w:rFonts w:ascii="Courier New" w:hAnsi="Courier New" w:cs="Courier New"/>
          <w:b/>
          <w:sz w:val="24"/>
          <w:szCs w:val="24"/>
        </w:rPr>
        <w:t xml:space="preserve"> </w:t>
      </w:r>
    </w:p>
    <w:p w14:paraId="6F7298E5" w14:textId="7D2D354A" w:rsidR="00673358" w:rsidRPr="00154B41" w:rsidRDefault="0051024E" w:rsidP="00CB7551">
      <w:pPr>
        <w:rPr>
          <w:rFonts w:ascii="Courier New" w:hAnsi="Courier New" w:cs="Courier New"/>
          <w:sz w:val="24"/>
          <w:szCs w:val="24"/>
        </w:rPr>
      </w:pPr>
      <w:proofErr w:type="spellStart"/>
      <w:proofErr w:type="gramStart"/>
      <w:r w:rsidRPr="00154B41">
        <w:rPr>
          <w:rFonts w:ascii="Courier New" w:hAnsi="Courier New" w:cs="Courier New"/>
          <w:sz w:val="24"/>
          <w:szCs w:val="24"/>
          <w:vertAlign w:val="superscript"/>
        </w:rPr>
        <w:t>a</w:t>
      </w:r>
      <w:proofErr w:type="spellEnd"/>
      <w:proofErr w:type="gramEnd"/>
      <w:r w:rsidR="009D4EE9" w:rsidRPr="00154B41">
        <w:rPr>
          <w:rFonts w:ascii="Courier New" w:hAnsi="Courier New" w:cs="Courier New"/>
          <w:sz w:val="24"/>
          <w:szCs w:val="24"/>
          <w:vertAlign w:val="superscript"/>
        </w:rPr>
        <w:t xml:space="preserve"> </w:t>
      </w:r>
      <w:r w:rsidR="000E6FA7" w:rsidRPr="00154B41">
        <w:rPr>
          <w:rFonts w:ascii="Courier New" w:hAnsi="Courier New" w:cs="Courier New"/>
          <w:sz w:val="24"/>
          <w:szCs w:val="24"/>
        </w:rPr>
        <w:t xml:space="preserve">Interdisciplinary Center on Population Dynamics, </w:t>
      </w:r>
      <w:r w:rsidR="003E6F9C" w:rsidRPr="00154B41">
        <w:rPr>
          <w:rFonts w:ascii="Courier New" w:hAnsi="Courier New" w:cs="Courier New"/>
          <w:sz w:val="24"/>
          <w:szCs w:val="24"/>
        </w:rPr>
        <w:t>University of Southern Denmark.</w:t>
      </w:r>
    </w:p>
    <w:p w14:paraId="4A62614D" w14:textId="35886982" w:rsidR="000E6FA7" w:rsidRPr="00154B41" w:rsidRDefault="000E6FA7" w:rsidP="00CB7551">
      <w:pPr>
        <w:rPr>
          <w:rFonts w:ascii="Courier New" w:hAnsi="Courier New" w:cs="Courier New"/>
          <w:sz w:val="24"/>
          <w:szCs w:val="24"/>
        </w:rPr>
      </w:pPr>
      <w:r w:rsidRPr="00154B41">
        <w:rPr>
          <w:rFonts w:ascii="Courier New" w:hAnsi="Courier New" w:cs="Courier New"/>
          <w:sz w:val="24"/>
          <w:szCs w:val="24"/>
          <w:vertAlign w:val="superscript"/>
        </w:rPr>
        <w:t xml:space="preserve">b </w:t>
      </w:r>
      <w:r w:rsidRPr="00154B41">
        <w:rPr>
          <w:rFonts w:ascii="Courier New" w:hAnsi="Courier New" w:cs="Courier New"/>
          <w:sz w:val="24"/>
          <w:szCs w:val="24"/>
        </w:rPr>
        <w:t>Max Planck Institute for Demographic Research, Rostock, Germ</w:t>
      </w:r>
      <w:r w:rsidRPr="00154B41">
        <w:rPr>
          <w:rFonts w:ascii="Courier New" w:hAnsi="Courier New" w:cs="Courier New"/>
          <w:sz w:val="24"/>
          <w:szCs w:val="24"/>
        </w:rPr>
        <w:t>a</w:t>
      </w:r>
      <w:r w:rsidRPr="00154B41">
        <w:rPr>
          <w:rFonts w:ascii="Courier New" w:hAnsi="Courier New" w:cs="Courier New"/>
          <w:sz w:val="24"/>
          <w:szCs w:val="24"/>
        </w:rPr>
        <w:t>ny.</w:t>
      </w:r>
    </w:p>
    <w:p w14:paraId="046F9A46" w14:textId="1F76FA0A" w:rsidR="00673358" w:rsidRPr="00154B41" w:rsidRDefault="00673358" w:rsidP="00CB7551">
      <w:pPr>
        <w:autoSpaceDE w:val="0"/>
        <w:autoSpaceDN w:val="0"/>
        <w:adjustRightInd w:val="0"/>
        <w:rPr>
          <w:rFonts w:ascii="Courier New" w:hAnsi="Courier New" w:cs="Courier New"/>
          <w:sz w:val="24"/>
          <w:szCs w:val="24"/>
          <w:lang w:val="es-MX"/>
        </w:rPr>
      </w:pPr>
      <w:r w:rsidRPr="00154B41">
        <w:rPr>
          <w:rFonts w:ascii="Courier New" w:hAnsi="Courier New" w:cs="Courier New"/>
          <w:sz w:val="24"/>
          <w:szCs w:val="24"/>
          <w:vertAlign w:val="superscript"/>
          <w:lang w:val="es-MX"/>
        </w:rPr>
        <w:t xml:space="preserve">b </w:t>
      </w:r>
      <w:r w:rsidR="00144583" w:rsidRPr="00154B41">
        <w:rPr>
          <w:rFonts w:ascii="Courier New" w:hAnsi="Courier New" w:cs="Courier New"/>
          <w:sz w:val="24"/>
          <w:szCs w:val="24"/>
          <w:lang w:val="es-MX"/>
        </w:rPr>
        <w:t xml:space="preserve">CEDEPLAR, </w:t>
      </w:r>
      <w:proofErr w:type="spellStart"/>
      <w:r w:rsidR="00144583" w:rsidRPr="00154B41">
        <w:rPr>
          <w:rFonts w:ascii="Courier New" w:hAnsi="Courier New" w:cs="Courier New"/>
          <w:sz w:val="24"/>
          <w:szCs w:val="24"/>
          <w:lang w:val="es-MX"/>
        </w:rPr>
        <w:t>Universidade</w:t>
      </w:r>
      <w:proofErr w:type="spellEnd"/>
      <w:r w:rsidR="00144583" w:rsidRPr="00154B41">
        <w:rPr>
          <w:rFonts w:ascii="Courier New" w:hAnsi="Courier New" w:cs="Courier New"/>
          <w:sz w:val="24"/>
          <w:szCs w:val="24"/>
          <w:lang w:val="es-MX"/>
        </w:rPr>
        <w:t xml:space="preserve"> Federal de Minas Gerais, Belo Horizonte, </w:t>
      </w:r>
      <w:proofErr w:type="spellStart"/>
      <w:r w:rsidR="00144583" w:rsidRPr="00154B41">
        <w:rPr>
          <w:rFonts w:ascii="Courier New" w:hAnsi="Courier New" w:cs="Courier New"/>
          <w:sz w:val="24"/>
          <w:szCs w:val="24"/>
          <w:lang w:val="es-MX"/>
        </w:rPr>
        <w:t>Brazil</w:t>
      </w:r>
      <w:proofErr w:type="spellEnd"/>
      <w:r w:rsidR="00144583" w:rsidRPr="00154B41">
        <w:rPr>
          <w:rFonts w:ascii="Courier New" w:hAnsi="Courier New" w:cs="Courier New"/>
          <w:sz w:val="24"/>
          <w:szCs w:val="24"/>
          <w:lang w:val="es-MX"/>
        </w:rPr>
        <w:t>.</w:t>
      </w:r>
    </w:p>
    <w:p w14:paraId="5E428A88" w14:textId="5610E775" w:rsidR="003E6F9C" w:rsidRPr="00154B41" w:rsidRDefault="00144583"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c </w:t>
      </w:r>
      <w:r w:rsidR="003E6F9C" w:rsidRPr="00154B41">
        <w:rPr>
          <w:rFonts w:ascii="Courier New" w:hAnsi="Courier New" w:cs="Courier New"/>
          <w:sz w:val="24"/>
          <w:szCs w:val="24"/>
        </w:rPr>
        <w:t>London School of Hygiene and Tropical Medicine.</w:t>
      </w:r>
    </w:p>
    <w:p w14:paraId="09B5D31D" w14:textId="7B2D6883" w:rsidR="003E6F9C" w:rsidRPr="00154B41" w:rsidRDefault="003E6F9C"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d </w:t>
      </w:r>
      <w:r w:rsidR="004718D8" w:rsidRPr="00154B41">
        <w:rPr>
          <w:rFonts w:ascii="Courier New" w:hAnsi="Courier New" w:cs="Courier New"/>
          <w:sz w:val="24"/>
          <w:szCs w:val="24"/>
        </w:rPr>
        <w:t>School of Demography, A</w:t>
      </w:r>
      <w:r w:rsidRPr="00154B41">
        <w:rPr>
          <w:rFonts w:ascii="Courier New" w:hAnsi="Courier New" w:cs="Courier New"/>
          <w:sz w:val="24"/>
          <w:szCs w:val="24"/>
        </w:rPr>
        <w:t>ustralian National University.</w:t>
      </w:r>
    </w:p>
    <w:p w14:paraId="3071D9CD" w14:textId="77777777" w:rsidR="00144583" w:rsidRPr="00154B41" w:rsidRDefault="00144583" w:rsidP="00CB7551">
      <w:pPr>
        <w:rPr>
          <w:rFonts w:ascii="Courier New" w:hAnsi="Courier New" w:cs="Courier New"/>
          <w:sz w:val="24"/>
          <w:szCs w:val="24"/>
        </w:rPr>
      </w:pPr>
    </w:p>
    <w:p w14:paraId="487E18F1" w14:textId="77777777" w:rsidR="00991CA3" w:rsidRPr="00154B41" w:rsidRDefault="008626B5" w:rsidP="00CB7551">
      <w:pPr>
        <w:rPr>
          <w:rFonts w:ascii="Courier New" w:hAnsi="Courier New" w:cs="Courier New"/>
          <w:sz w:val="24"/>
          <w:szCs w:val="24"/>
        </w:rPr>
      </w:pPr>
      <w:r w:rsidRPr="00154B41">
        <w:rPr>
          <w:rFonts w:ascii="Courier New" w:hAnsi="Courier New" w:cs="Courier New"/>
          <w:b/>
          <w:sz w:val="24"/>
          <w:szCs w:val="24"/>
        </w:rPr>
        <w:t>Corresponding author:</w:t>
      </w:r>
      <w:r w:rsidRPr="00154B41">
        <w:rPr>
          <w:rFonts w:ascii="Courier New" w:hAnsi="Courier New" w:cs="Courier New"/>
          <w:sz w:val="24"/>
          <w:szCs w:val="24"/>
        </w:rPr>
        <w:t xml:space="preserve"> </w:t>
      </w:r>
    </w:p>
    <w:p w14:paraId="288FA128" w14:textId="77777777"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José Manuel Aburto</w:t>
      </w:r>
    </w:p>
    <w:p w14:paraId="29263993" w14:textId="56119B19"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 xml:space="preserve">Email: </w:t>
      </w:r>
      <w:r w:rsidRPr="00154B41">
        <w:rPr>
          <w:rStyle w:val="Hyperlink"/>
          <w:rFonts w:ascii="Courier New" w:hAnsi="Courier New" w:cs="Courier New"/>
          <w:sz w:val="24"/>
          <w:szCs w:val="24"/>
        </w:rPr>
        <w:t>jmaburto@sdu.dk</w:t>
      </w:r>
      <w:r w:rsidRPr="00154B41">
        <w:rPr>
          <w:rFonts w:ascii="Courier New" w:hAnsi="Courier New" w:cs="Courier New"/>
          <w:sz w:val="24"/>
          <w:szCs w:val="24"/>
        </w:rPr>
        <w:t xml:space="preserve"> </w:t>
      </w:r>
    </w:p>
    <w:p w14:paraId="644F9C8C" w14:textId="77777777" w:rsidR="000E6FA7" w:rsidRPr="00C51723" w:rsidRDefault="00991CA3" w:rsidP="00CB7551">
      <w:pPr>
        <w:rPr>
          <w:rFonts w:ascii="Courier New" w:hAnsi="Courier New" w:cs="Courier New"/>
          <w:sz w:val="24"/>
          <w:szCs w:val="24"/>
        </w:rPr>
      </w:pPr>
      <w:r w:rsidRPr="00C51723">
        <w:rPr>
          <w:rFonts w:ascii="Courier New" w:hAnsi="Courier New" w:cs="Courier New"/>
          <w:sz w:val="24"/>
          <w:szCs w:val="24"/>
        </w:rPr>
        <w:t>Tel. number: +45 65 50 94 16</w:t>
      </w:r>
    </w:p>
    <w:p w14:paraId="2053E33B" w14:textId="20F4A44B" w:rsidR="00991CA3" w:rsidRPr="00C51723" w:rsidRDefault="00991CA3" w:rsidP="00CB7551">
      <w:pPr>
        <w:rPr>
          <w:rFonts w:ascii="Courier New" w:hAnsi="Courier New" w:cs="Courier New"/>
          <w:sz w:val="24"/>
          <w:szCs w:val="24"/>
        </w:rPr>
      </w:pPr>
      <w:r w:rsidRPr="00154B41">
        <w:rPr>
          <w:rFonts w:ascii="Courier New" w:hAnsi="Courier New" w:cs="Courier New"/>
          <w:sz w:val="24"/>
          <w:szCs w:val="24"/>
        </w:rPr>
        <w:t xml:space="preserve">Address: J.B. </w:t>
      </w:r>
      <w:proofErr w:type="spellStart"/>
      <w:r w:rsidRPr="00154B41">
        <w:rPr>
          <w:rFonts w:ascii="Courier New" w:hAnsi="Courier New" w:cs="Courier New"/>
          <w:sz w:val="24"/>
          <w:szCs w:val="24"/>
        </w:rPr>
        <w:t>Winsløws</w:t>
      </w:r>
      <w:proofErr w:type="spellEnd"/>
      <w:r w:rsidRPr="00154B41">
        <w:rPr>
          <w:rFonts w:ascii="Courier New" w:hAnsi="Courier New" w:cs="Courier New"/>
          <w:sz w:val="24"/>
          <w:szCs w:val="24"/>
        </w:rPr>
        <w:t xml:space="preserve"> </w:t>
      </w:r>
      <w:proofErr w:type="spellStart"/>
      <w:r w:rsidRPr="00154B41">
        <w:rPr>
          <w:rFonts w:ascii="Courier New" w:hAnsi="Courier New" w:cs="Courier New"/>
          <w:sz w:val="24"/>
          <w:szCs w:val="24"/>
        </w:rPr>
        <w:t>Vej</w:t>
      </w:r>
      <w:proofErr w:type="spellEnd"/>
      <w:r w:rsidRPr="00154B41">
        <w:rPr>
          <w:rFonts w:ascii="Courier New" w:hAnsi="Courier New" w:cs="Courier New"/>
          <w:sz w:val="24"/>
          <w:szCs w:val="24"/>
        </w:rPr>
        <w:t xml:space="preserve"> 9. DK-5000 Odense C, Denmark</w:t>
      </w:r>
      <w:r w:rsidR="006B34CC" w:rsidRPr="00154B41">
        <w:rPr>
          <w:rFonts w:ascii="Courier New" w:hAnsi="Courier New" w:cs="Courier New"/>
          <w:sz w:val="24"/>
          <w:szCs w:val="24"/>
        </w:rPr>
        <w:t>.</w:t>
      </w:r>
    </w:p>
    <w:p w14:paraId="4D411C5C" w14:textId="77777777" w:rsidR="007C17E2" w:rsidRPr="00154B41" w:rsidRDefault="007C17E2" w:rsidP="00CB7551">
      <w:pPr>
        <w:rPr>
          <w:rFonts w:ascii="Courier New" w:hAnsi="Courier New" w:cs="Courier New"/>
          <w:sz w:val="24"/>
          <w:szCs w:val="24"/>
        </w:rPr>
      </w:pPr>
    </w:p>
    <w:p w14:paraId="55E9CBAA" w14:textId="77777777" w:rsidR="008626B5" w:rsidRPr="00154B41" w:rsidRDefault="008626B5" w:rsidP="00CB7551">
      <w:pPr>
        <w:rPr>
          <w:rFonts w:ascii="Courier New" w:hAnsi="Courier New" w:cs="Courier New"/>
          <w:sz w:val="24"/>
          <w:szCs w:val="24"/>
        </w:rPr>
      </w:pPr>
      <w:r w:rsidRPr="00154B41">
        <w:rPr>
          <w:rFonts w:ascii="Courier New" w:hAnsi="Courier New" w:cs="Courier New"/>
          <w:b/>
          <w:sz w:val="24"/>
          <w:szCs w:val="24"/>
        </w:rPr>
        <w:t>Classification:</w:t>
      </w:r>
      <w:r w:rsidR="00997FE3" w:rsidRPr="00154B41">
        <w:rPr>
          <w:rFonts w:ascii="Courier New" w:hAnsi="Courier New" w:cs="Courier New"/>
          <w:b/>
          <w:sz w:val="24"/>
          <w:szCs w:val="24"/>
        </w:rPr>
        <w:t xml:space="preserve"> </w:t>
      </w:r>
      <w:r w:rsidR="00997FE3" w:rsidRPr="00154B41">
        <w:rPr>
          <w:rFonts w:ascii="Courier New" w:hAnsi="Courier New" w:cs="Courier New"/>
          <w:sz w:val="24"/>
          <w:szCs w:val="24"/>
        </w:rPr>
        <w:t>Violence,</w:t>
      </w:r>
      <w:r w:rsidRPr="00154B41">
        <w:rPr>
          <w:rFonts w:ascii="Courier New" w:hAnsi="Courier New" w:cs="Courier New"/>
          <w:sz w:val="24"/>
          <w:szCs w:val="24"/>
        </w:rPr>
        <w:t xml:space="preserve"> </w:t>
      </w:r>
      <w:r w:rsidR="00991CA3" w:rsidRPr="00154B41">
        <w:rPr>
          <w:rFonts w:ascii="Courier New" w:hAnsi="Courier New" w:cs="Courier New"/>
          <w:sz w:val="24"/>
          <w:szCs w:val="24"/>
        </w:rPr>
        <w:t xml:space="preserve">Population Health and </w:t>
      </w:r>
      <w:r w:rsidRPr="00154B41">
        <w:rPr>
          <w:rFonts w:ascii="Courier New" w:hAnsi="Courier New" w:cs="Courier New"/>
          <w:sz w:val="24"/>
          <w:szCs w:val="24"/>
        </w:rPr>
        <w:t>Demography</w:t>
      </w:r>
    </w:p>
    <w:p w14:paraId="05371539" w14:textId="77777777" w:rsidR="007C17E2" w:rsidRPr="00154B41" w:rsidRDefault="007C17E2" w:rsidP="00CB7551">
      <w:pPr>
        <w:rPr>
          <w:rFonts w:ascii="Courier New" w:hAnsi="Courier New" w:cs="Courier New"/>
          <w:sz w:val="24"/>
          <w:szCs w:val="24"/>
        </w:rPr>
      </w:pPr>
    </w:p>
    <w:p w14:paraId="2D35E4BB" w14:textId="16BF5B6E" w:rsidR="000D6E25" w:rsidRPr="00154B41" w:rsidRDefault="008626B5" w:rsidP="00CB7551">
      <w:pPr>
        <w:rPr>
          <w:rFonts w:ascii="Courier New" w:hAnsi="Courier New" w:cs="Courier New"/>
          <w:b/>
          <w:sz w:val="24"/>
          <w:szCs w:val="24"/>
        </w:rPr>
      </w:pPr>
      <w:r w:rsidRPr="00154B41">
        <w:rPr>
          <w:rFonts w:ascii="Courier New" w:hAnsi="Courier New" w:cs="Courier New"/>
          <w:b/>
          <w:sz w:val="24"/>
          <w:szCs w:val="24"/>
        </w:rPr>
        <w:t>Keywords:</w:t>
      </w:r>
      <w:r w:rsidR="000D6E25" w:rsidRPr="00154B41">
        <w:rPr>
          <w:rFonts w:ascii="Courier New" w:hAnsi="Courier New" w:cs="Courier New"/>
          <w:b/>
          <w:sz w:val="24"/>
          <w:szCs w:val="24"/>
        </w:rPr>
        <w:t xml:space="preserve"> </w:t>
      </w:r>
      <w:r w:rsidR="00743FBF" w:rsidRPr="00154B41">
        <w:rPr>
          <w:rFonts w:ascii="Courier New" w:hAnsi="Courier New" w:cs="Courier New"/>
          <w:sz w:val="24"/>
          <w:szCs w:val="24"/>
        </w:rPr>
        <w:t xml:space="preserve">violence, </w:t>
      </w:r>
      <w:r w:rsidR="000D6E25" w:rsidRPr="00154B41">
        <w:rPr>
          <w:rFonts w:ascii="Courier New" w:hAnsi="Courier New" w:cs="Courier New"/>
          <w:sz w:val="24"/>
          <w:szCs w:val="24"/>
        </w:rPr>
        <w:t>demography</w:t>
      </w:r>
      <w:r w:rsidR="00743FBF" w:rsidRPr="00154B41">
        <w:rPr>
          <w:rFonts w:ascii="Courier New" w:hAnsi="Courier New" w:cs="Courier New"/>
          <w:sz w:val="24"/>
          <w:szCs w:val="24"/>
        </w:rPr>
        <w:t xml:space="preserve">, health inequality, </w:t>
      </w:r>
      <w:r w:rsidR="006B34CC" w:rsidRPr="00154B41">
        <w:rPr>
          <w:rFonts w:ascii="Courier New" w:hAnsi="Courier New" w:cs="Courier New"/>
          <w:sz w:val="24"/>
          <w:szCs w:val="24"/>
        </w:rPr>
        <w:t>avoid</w:t>
      </w:r>
      <w:r w:rsidR="006B34CC" w:rsidRPr="00154B41">
        <w:rPr>
          <w:rFonts w:ascii="Courier New" w:hAnsi="Courier New" w:cs="Courier New"/>
          <w:sz w:val="24"/>
          <w:szCs w:val="24"/>
        </w:rPr>
        <w:t>a</w:t>
      </w:r>
      <w:r w:rsidR="006B34CC" w:rsidRPr="00154B41">
        <w:rPr>
          <w:rFonts w:ascii="Courier New" w:hAnsi="Courier New" w:cs="Courier New"/>
          <w:sz w:val="24"/>
          <w:szCs w:val="24"/>
        </w:rPr>
        <w:t>ble/</w:t>
      </w:r>
      <w:r w:rsidR="00743FBF" w:rsidRPr="00154B41">
        <w:rPr>
          <w:rFonts w:ascii="Courier New" w:hAnsi="Courier New" w:cs="Courier New"/>
          <w:sz w:val="24"/>
          <w:szCs w:val="24"/>
        </w:rPr>
        <w:t>amenable mortality</w:t>
      </w:r>
      <w:r w:rsidR="000D6E25" w:rsidRPr="00154B41">
        <w:rPr>
          <w:rFonts w:ascii="Courier New" w:hAnsi="Courier New" w:cs="Courier New"/>
          <w:sz w:val="24"/>
          <w:szCs w:val="24"/>
        </w:rPr>
        <w:t>.</w:t>
      </w:r>
    </w:p>
    <w:p w14:paraId="0794962E" w14:textId="7B41D6AD" w:rsidR="000D6E25" w:rsidRPr="00154B41" w:rsidRDefault="000D6E25" w:rsidP="00CB7551">
      <w:pPr>
        <w:rPr>
          <w:rFonts w:ascii="Courier New" w:hAnsi="Courier New" w:cs="Courier New"/>
          <w:b/>
          <w:sz w:val="24"/>
          <w:szCs w:val="24"/>
        </w:rPr>
      </w:pPr>
    </w:p>
    <w:p w14:paraId="19ED3F73" w14:textId="4E09B973" w:rsidR="00590148" w:rsidRPr="00154B41" w:rsidRDefault="007C17E2" w:rsidP="00CB7551">
      <w:pPr>
        <w:rPr>
          <w:rFonts w:ascii="Courier New" w:hAnsi="Courier New" w:cs="Courier New"/>
          <w:b/>
          <w:sz w:val="24"/>
          <w:szCs w:val="24"/>
        </w:rPr>
      </w:pPr>
      <w:r w:rsidRPr="00154B41">
        <w:rPr>
          <w:rFonts w:ascii="Courier New" w:hAnsi="Courier New" w:cs="Courier New"/>
          <w:b/>
          <w:sz w:val="24"/>
          <w:szCs w:val="24"/>
        </w:rPr>
        <w:t>Abstract</w:t>
      </w:r>
      <w:r w:rsidR="00EF6E0B" w:rsidRPr="00154B41">
        <w:rPr>
          <w:rFonts w:ascii="Courier New" w:hAnsi="Courier New" w:cs="Courier New"/>
          <w:b/>
          <w:sz w:val="24"/>
          <w:szCs w:val="24"/>
        </w:rPr>
        <w:t xml:space="preserve"> [Max </w:t>
      </w:r>
      <w:r w:rsidR="002724BD" w:rsidRPr="00154B41">
        <w:rPr>
          <w:rFonts w:ascii="Courier New" w:hAnsi="Courier New" w:cs="Courier New"/>
          <w:b/>
          <w:sz w:val="24"/>
          <w:szCs w:val="24"/>
        </w:rPr>
        <w:t>150</w:t>
      </w:r>
      <w:r w:rsidR="00EF6E0B" w:rsidRPr="00154B41">
        <w:rPr>
          <w:rFonts w:ascii="Courier New" w:hAnsi="Courier New" w:cs="Courier New"/>
          <w:b/>
          <w:sz w:val="24"/>
          <w:szCs w:val="24"/>
        </w:rPr>
        <w:t xml:space="preserve"> words]</w:t>
      </w:r>
      <w:r w:rsidR="002C2018" w:rsidRPr="00154B41">
        <w:rPr>
          <w:rFonts w:ascii="Courier New" w:hAnsi="Courier New" w:cs="Courier New"/>
          <w:b/>
          <w:sz w:val="24"/>
          <w:szCs w:val="24"/>
        </w:rPr>
        <w:t>:</w:t>
      </w:r>
    </w:p>
    <w:p w14:paraId="3DA7D301" w14:textId="77777777" w:rsidR="007C17E2" w:rsidRPr="00154B41" w:rsidRDefault="007C17E2" w:rsidP="00CB7551">
      <w:pPr>
        <w:rPr>
          <w:rFonts w:ascii="Courier New" w:hAnsi="Courier New" w:cs="Courier New"/>
          <w:b/>
          <w:sz w:val="24"/>
          <w:szCs w:val="24"/>
        </w:rPr>
      </w:pPr>
    </w:p>
    <w:p w14:paraId="6A5697FD" w14:textId="77777777" w:rsidR="007C17E2" w:rsidRPr="00154B41" w:rsidRDefault="007C17E2" w:rsidP="00CB7551">
      <w:pPr>
        <w:rPr>
          <w:rFonts w:ascii="Courier New" w:hAnsi="Courier New" w:cs="Courier New"/>
          <w:sz w:val="24"/>
          <w:szCs w:val="24"/>
        </w:rPr>
      </w:pPr>
      <w:r w:rsidRPr="00154B41">
        <w:rPr>
          <w:rFonts w:ascii="Courier New" w:hAnsi="Courier New" w:cs="Courier New"/>
          <w:sz w:val="24"/>
          <w:szCs w:val="24"/>
        </w:rPr>
        <w:br w:type="page"/>
      </w:r>
    </w:p>
    <w:p w14:paraId="1711C1D2" w14:textId="25D99F49" w:rsidR="00EF6E0B" w:rsidRPr="00154B41" w:rsidRDefault="00EF6E0B" w:rsidP="00CB7551">
      <w:pPr>
        <w:pStyle w:val="Subttulo"/>
        <w:rPr>
          <w:rFonts w:ascii="Courier New" w:hAnsi="Courier New" w:cs="Courier New"/>
          <w:b/>
          <w:i w:val="0"/>
          <w:color w:val="auto"/>
        </w:rPr>
      </w:pPr>
      <w:r w:rsidRPr="00154B41">
        <w:rPr>
          <w:rFonts w:ascii="Courier New" w:hAnsi="Courier New" w:cs="Courier New"/>
          <w:b/>
          <w:i w:val="0"/>
          <w:color w:val="auto"/>
        </w:rPr>
        <w:lastRenderedPageBreak/>
        <w:t>\</w:t>
      </w:r>
      <w:proofErr w:type="spellStart"/>
      <w:r w:rsidRPr="00154B41">
        <w:rPr>
          <w:rFonts w:ascii="Courier New" w:hAnsi="Courier New" w:cs="Courier New"/>
          <w:b/>
          <w:i w:val="0"/>
          <w:color w:val="auto"/>
        </w:rPr>
        <w:t>maintext</w:t>
      </w:r>
      <w:proofErr w:type="spellEnd"/>
      <w:r w:rsidRPr="00154B41">
        <w:rPr>
          <w:rFonts w:ascii="Courier New" w:hAnsi="Courier New" w:cs="Courier New"/>
          <w:b/>
          <w:i w:val="0"/>
          <w:color w:val="auto"/>
        </w:rPr>
        <w:t>[</w:t>
      </w:r>
      <w:r w:rsidR="00E96183" w:rsidRPr="00154B41">
        <w:rPr>
          <w:rFonts w:ascii="Courier New" w:hAnsi="Courier New" w:cs="Courier New"/>
          <w:b/>
          <w:i w:val="0"/>
          <w:color w:val="auto"/>
        </w:rPr>
        <w:t>max 4800</w:t>
      </w:r>
      <w:r w:rsidRPr="00154B41">
        <w:rPr>
          <w:rFonts w:ascii="Courier New" w:hAnsi="Courier New" w:cs="Courier New"/>
          <w:b/>
          <w:i w:val="0"/>
          <w:color w:val="auto"/>
        </w:rPr>
        <w:t xml:space="preserve"> words</w:t>
      </w:r>
      <w:r w:rsidR="00E96183" w:rsidRPr="00154B41">
        <w:rPr>
          <w:rFonts w:ascii="Courier New" w:hAnsi="Courier New" w:cs="Courier New"/>
          <w:b/>
          <w:i w:val="0"/>
          <w:color w:val="auto"/>
        </w:rPr>
        <w:t xml:space="preserve"> including references</w:t>
      </w:r>
      <w:r w:rsidRPr="00154B41">
        <w:rPr>
          <w:rFonts w:ascii="Courier New" w:hAnsi="Courier New" w:cs="Courier New"/>
          <w:b/>
          <w:i w:val="0"/>
          <w:color w:val="auto"/>
        </w:rPr>
        <w:t>]</w:t>
      </w:r>
    </w:p>
    <w:p w14:paraId="32697183" w14:textId="1B4C21DD" w:rsidR="00CB7551" w:rsidRPr="00154B41" w:rsidRDefault="00CC0A4A" w:rsidP="00CB7551">
      <w:pPr>
        <w:pStyle w:val="Subttulo"/>
        <w:jc w:val="both"/>
        <w:rPr>
          <w:rFonts w:ascii="Courier New" w:hAnsi="Courier New" w:cs="Courier New"/>
          <w:b/>
          <w:color w:val="auto"/>
        </w:rPr>
      </w:pPr>
      <w:r w:rsidRPr="00154B41">
        <w:rPr>
          <w:rFonts w:ascii="Courier New" w:hAnsi="Courier New" w:cs="Courier New"/>
          <w:b/>
          <w:color w:val="auto"/>
        </w:rPr>
        <w:t>Introduction</w:t>
      </w:r>
      <w:r w:rsidR="00D738D8" w:rsidRPr="00154B41">
        <w:rPr>
          <w:rFonts w:ascii="Courier New" w:hAnsi="Courier New" w:cs="Courier New"/>
          <w:b/>
          <w:color w:val="auto"/>
        </w:rPr>
        <w:t xml:space="preserve"> [450 words]</w:t>
      </w:r>
    </w:p>
    <w:p w14:paraId="1CD1C64E" w14:textId="01DCC2DE" w:rsidR="009A1B26"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Recent increases in homicide in Latin America may be jeo</w:t>
      </w:r>
      <w:r w:rsidRPr="00154B41">
        <w:rPr>
          <w:rFonts w:ascii="Courier New" w:hAnsi="Courier New" w:cs="Courier New"/>
          <w:sz w:val="24"/>
          <w:szCs w:val="24"/>
        </w:rPr>
        <w:t>p</w:t>
      </w:r>
      <w:r w:rsidRPr="00154B41">
        <w:rPr>
          <w:rFonts w:ascii="Courier New" w:hAnsi="Courier New" w:cs="Courier New"/>
          <w:sz w:val="24"/>
          <w:szCs w:val="24"/>
        </w:rPr>
        <w:t>ardizing population health gains,</w:t>
      </w:r>
      <w:r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1-3</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brought about by efforts t</w:t>
      </w:r>
      <w:r w:rsidRPr="00154B41">
        <w:rPr>
          <w:rFonts w:ascii="Courier New" w:hAnsi="Courier New" w:cs="Courier New"/>
          <w:sz w:val="24"/>
          <w:szCs w:val="24"/>
        </w:rPr>
        <w:t>o</w:t>
      </w:r>
      <w:r w:rsidRPr="00154B41">
        <w:rPr>
          <w:rFonts w:ascii="Courier New" w:hAnsi="Courier New" w:cs="Courier New"/>
          <w:sz w:val="24"/>
          <w:szCs w:val="24"/>
        </w:rPr>
        <w:t>wards universal health coverage</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Organization&lt;/Author&gt;&lt;Year&gt;2014&lt;/Year&gt;&lt;RecNum&gt;22&lt;/RecNum&gt;&lt;DisplayText&gt;&lt;style face="superscript"&gt;4&lt;/style&gt;&lt;/DisplayText&gt;&lt;record&gt;&lt;rec-number&gt;22&lt;/rec-number&gt;&lt;foreign-keys&gt;&lt;key app="EN" db-id="p0ppx9stl0pvtme5p2hpxwec0d2vwwp9pepz" timestamp="1509010607"&gt;22&lt;/key&gt;&lt;/foreign-keys&gt;&lt;ref-type name="Book"&gt;6&lt;/ref-type&gt;&lt;contributors&gt;&lt;authors&gt;&lt;author&gt;World Health Organization,&lt;/author&gt;&lt;/authors&gt;&lt;/contributors&gt;&lt;titles&gt;&lt;title&gt;The world health report 2013: research for universal health coverage&lt;/title&gt;&lt;/titles&gt;&lt;dates&gt;&lt;year&gt;2014&lt;/year&gt;&lt;/dates&gt;&lt;publisher&gt;World Health Organization&lt;/publisher&gt;&lt;isbn&gt;9244564599&lt;/isbn&gt;&lt;urls&gt;&lt;/urls&gt;&lt;/record&gt;&lt;/Cite&gt;&lt;/EndNote&gt;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reductions in health-related financial insecurity in the past half a century.</w:t>
      </w:r>
      <w:r w:rsidR="00D53785"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Organization&lt;/Author&gt;&lt;Year&gt;2000&lt;/Year&gt;&lt;RecNum&gt;23&lt;/RecNum&gt;&lt;DisplayText&gt;&lt;style face="superscript"&gt;2&lt;/style&gt;&lt;/DisplayText&gt;&lt;record&gt;&lt;rec-number&gt;23&lt;/rec-number&gt;&lt;foreign-keys&gt;&lt;key app="EN" db-id="p0ppx9stl0pvtme5p2hpxwec0d2vwwp9pepz" timestamp="1509010628"&gt;23&lt;/key&gt;&lt;/foreign-keys&gt;&lt;ref-type name="Book"&gt;6&lt;/ref-type&gt;&lt;contributors&gt;&lt;authors&gt;&lt;author&gt;World Health Organization,&lt;/author&gt;&lt;/authors&gt;&lt;/contributors&gt;&lt;titles&gt;&lt;title&gt;The world health report 2000: health systems: improving performance&lt;/title&gt;&lt;/titles&gt;&lt;dates&gt;&lt;year&gt;2000&lt;/year&gt;&lt;/dates&gt;&lt;publisher&gt;World Health Organization&lt;/publisher&gt;&lt;isbn&gt;924156198X&lt;/isbn&gt;&lt;urls&gt;&lt;/urls&gt;&lt;/record&gt;&lt;/Cite&gt;&lt;/EndNote&gt;</w:instrText>
      </w:r>
      <w:r w:rsidR="00D53785"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w:t>
      </w:r>
      <w:r w:rsidR="00D53785" w:rsidRPr="00154B41">
        <w:rPr>
          <w:rFonts w:ascii="Courier New" w:hAnsi="Courier New" w:cs="Courier New"/>
          <w:sz w:val="24"/>
          <w:szCs w:val="24"/>
        </w:rPr>
        <w:fldChar w:fldCharType="end"/>
      </w:r>
    </w:p>
    <w:p w14:paraId="45CDAC3A" w14:textId="34225A2E" w:rsidR="00065382"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Between 1960 and 2015, life expectancy in Brazil increased from 54.2 to 74.7 years, converging with many developed cou</w:t>
      </w:r>
      <w:r w:rsidRPr="00154B41">
        <w:rPr>
          <w:rFonts w:ascii="Courier New" w:hAnsi="Courier New" w:cs="Courier New"/>
          <w:sz w:val="24"/>
          <w:szCs w:val="24"/>
        </w:rPr>
        <w:t>n</w:t>
      </w:r>
      <w:r w:rsidRPr="00154B41">
        <w:rPr>
          <w:rFonts w:ascii="Courier New" w:hAnsi="Courier New" w:cs="Courier New"/>
          <w:sz w:val="24"/>
          <w:szCs w:val="24"/>
        </w:rPr>
        <w:t>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&lt;EndNote&gt;&lt;Cite&gt;&lt;Author&gt;Nations&lt;/Author&gt;&lt;Year&gt;2017&lt;/Year&gt;&lt;RecNum&gt;31&lt;/RecNum&gt;&lt;DisplayText&gt;&lt;style face="superscript"&gt;5&lt;/style&gt;&lt;/DisplayText&gt;&lt;record&gt;&lt;rec-number&gt;31&lt;/rec-number&gt;&lt;foreign-keys&gt;&lt;key app="EN" db-id="p0ppx9stl0pvtme5p2hpxwec0d2vwwp9pepz" timestamp="1510567624"&gt;31&lt;/key&gt;&lt;/foreign-keys&gt;&lt;ref-type name="Journal Article"&gt;17&lt;/ref-type&gt;&lt;contributors&gt;&lt;authors&gt;&lt;author&gt;United Nations&lt;/author&gt;&lt;/authors&gt;&lt;/contributors&gt;&lt;titles&gt;&lt;title&gt;World population prospects: the 2017 revision&lt;/title&gt;&lt;secondary-title&gt;Population division of the department of economic and social affairs of the United Nations Secretariat, New York&lt;/secondary-title&gt;&lt;/titles&gt;&lt;periodical&gt;&lt;full-title&gt;Population division of the department of economic and social affairs of the United Nations Secretariat, New York&lt;/full-title&gt;&lt;/periodical&gt;&lt;dates&gt;&lt;year&gt;2017&lt;/year&gt;&lt;/dates&gt;&lt;urls&gt;&lt;/urls&gt;&lt;/record&gt;&lt;/Cite&gt;&lt;/EndNote&gt;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5</w:t>
      </w:r>
      <w:r w:rsidR="00065382" w:rsidRPr="00154B41">
        <w:rPr>
          <w:rFonts w:ascii="Courier New" w:hAnsi="Courier New" w:cs="Courier New"/>
          <w:sz w:val="24"/>
          <w:szCs w:val="24"/>
        </w:rPr>
        <w:fldChar w:fldCharType="end"/>
      </w:r>
      <w:r w:rsidRPr="00154B41">
        <w:rPr>
          <w:rFonts w:ascii="Courier New" w:hAnsi="Courier New" w:cs="Courier New"/>
          <w:sz w:val="24"/>
          <w:szCs w:val="24"/>
        </w:rPr>
        <w:t xml:space="preserve"> Reductions in amenable mortality have contributed to th</w:t>
      </w:r>
      <w:r w:rsidRPr="00154B41">
        <w:rPr>
          <w:rFonts w:ascii="Courier New" w:hAnsi="Courier New" w:cs="Courier New"/>
          <w:sz w:val="24"/>
          <w:szCs w:val="24"/>
        </w:rPr>
        <w:t>e</w:t>
      </w:r>
      <w:r w:rsidRPr="00154B41">
        <w:rPr>
          <w:rFonts w:ascii="Courier New" w:hAnsi="Courier New" w:cs="Courier New"/>
          <w:sz w:val="24"/>
          <w:szCs w:val="24"/>
        </w:rPr>
        <w:t>se gains, in particular, infant and cardiovascular disease mo</w:t>
      </w:r>
      <w:r w:rsidRPr="00154B41">
        <w:rPr>
          <w:rFonts w:ascii="Courier New" w:hAnsi="Courier New" w:cs="Courier New"/>
          <w:sz w:val="24"/>
          <w:szCs w:val="24"/>
        </w:rPr>
        <w:t>r</w:t>
      </w:r>
      <w:r w:rsidRPr="00154B41">
        <w:rPr>
          <w:rFonts w:ascii="Courier New" w:hAnsi="Courier New" w:cs="Courier New"/>
          <w:sz w:val="24"/>
          <w:szCs w:val="24"/>
        </w:rPr>
        <w:t>tality,</w:t>
      </w:r>
      <w:r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6-10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has coincided with the introduction of a mandated universal healthcare system in the past three decades</w:t>
      </w:r>
      <w:r w:rsidR="00D53785" w:rsidRPr="00154B41">
        <w:rPr>
          <w:rFonts w:ascii="Courier New" w:hAnsi="Courier New" w:cs="Courier New"/>
          <w:sz w:val="24"/>
          <w:szCs w:val="24"/>
        </w:rPr>
        <w:t>.</w:t>
      </w:r>
      <w:r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11-14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D53785" w:rsidRPr="00154B41">
        <w:rPr>
          <w:rFonts w:ascii="Courier New" w:hAnsi="Courier New" w:cs="Courier New"/>
          <w:sz w:val="24"/>
          <w:szCs w:val="24"/>
        </w:rPr>
        <w:t>I</w:t>
      </w:r>
      <w:r w:rsidRPr="00154B41">
        <w:rPr>
          <w:rFonts w:ascii="Courier New" w:hAnsi="Courier New" w:cs="Courier New"/>
          <w:sz w:val="24"/>
          <w:szCs w:val="24"/>
        </w:rPr>
        <w:t>n</w:t>
      </w:r>
      <w:r w:rsidRPr="00154B41">
        <w:rPr>
          <w:rFonts w:ascii="Courier New" w:hAnsi="Courier New" w:cs="Courier New"/>
          <w:sz w:val="24"/>
          <w:szCs w:val="24"/>
        </w:rPr>
        <w:t xml:space="preserve">cluding </w:t>
      </w:r>
      <w:r w:rsidR="009C52D0" w:rsidRPr="00154B41">
        <w:rPr>
          <w:rFonts w:ascii="Courier New" w:hAnsi="Courier New" w:cs="Courier New"/>
          <w:sz w:val="24"/>
          <w:szCs w:val="24"/>
        </w:rPr>
        <w:t xml:space="preserve">since 1994 </w:t>
      </w:r>
      <w:r w:rsidR="00E64363" w:rsidRPr="00154B41">
        <w:rPr>
          <w:rFonts w:ascii="Courier New" w:hAnsi="Courier New" w:cs="Courier New"/>
          <w:sz w:val="24"/>
          <w:szCs w:val="24"/>
        </w:rPr>
        <w:t xml:space="preserve">the </w:t>
      </w:r>
      <w:r w:rsidR="009C52D0" w:rsidRPr="00154B41">
        <w:rPr>
          <w:rFonts w:ascii="Courier New" w:hAnsi="Courier New" w:cs="Courier New"/>
          <w:sz w:val="24"/>
          <w:szCs w:val="24"/>
        </w:rPr>
        <w:t>Family Health Program</w:t>
      </w:r>
      <w:r w:rsidR="000E2AFB" w:rsidRPr="00154B41">
        <w:rPr>
          <w:rFonts w:ascii="Courier New" w:hAnsi="Courier New" w:cs="Courier New"/>
          <w:sz w:val="24"/>
          <w:szCs w:val="24"/>
        </w:rPr>
        <w:t xml:space="preserve"> which</w:t>
      </w:r>
      <w:r w:rsidR="009C52D0" w:rsidRPr="00154B41">
        <w:rPr>
          <w:rFonts w:ascii="Courier New" w:hAnsi="Courier New" w:cs="Courier New"/>
          <w:sz w:val="24"/>
          <w:szCs w:val="24"/>
        </w:rPr>
        <w:t xml:space="preserve"> </w:t>
      </w:r>
      <w:r w:rsidR="00E64363" w:rsidRPr="00154B41">
        <w:rPr>
          <w:rFonts w:ascii="Courier New" w:hAnsi="Courier New" w:cs="Courier New"/>
          <w:sz w:val="24"/>
          <w:szCs w:val="24"/>
        </w:rPr>
        <w:t xml:space="preserve">has led to substantial benefits, </w:t>
      </w:r>
      <w:r w:rsidR="00065382" w:rsidRPr="00154B41">
        <w:rPr>
          <w:rFonts w:ascii="Courier New" w:hAnsi="Courier New" w:cs="Courier New"/>
          <w:sz w:val="24"/>
          <w:szCs w:val="24"/>
        </w:rPr>
        <w:t>and the subsequent Unified Health System (</w:t>
      </w:r>
      <w:r w:rsidR="00065382" w:rsidRPr="00154B41">
        <w:rPr>
          <w:rFonts w:ascii="Courier New" w:hAnsi="Courier New" w:cs="Courier New"/>
          <w:sz w:val="24"/>
          <w:szCs w:val="24"/>
          <w:lang w:val="it-IT"/>
        </w:rPr>
        <w:t xml:space="preserve">Sistema </w:t>
      </w:r>
      <w:proofErr w:type="spellStart"/>
      <w:r w:rsidR="00065382" w:rsidRPr="00154B41">
        <w:rPr>
          <w:rFonts w:ascii="Courier New" w:hAnsi="Courier New" w:cs="Courier New"/>
          <w:sz w:val="24"/>
          <w:szCs w:val="24"/>
        </w:rPr>
        <w:t>Ú</w:t>
      </w:r>
      <w:r w:rsidR="00065382" w:rsidRPr="00C51723">
        <w:rPr>
          <w:rFonts w:ascii="Courier New" w:hAnsi="Courier New" w:cs="Courier New"/>
          <w:sz w:val="24"/>
          <w:szCs w:val="24"/>
        </w:rPr>
        <w:t>nico</w:t>
      </w:r>
      <w:proofErr w:type="spellEnd"/>
      <w:r w:rsidR="00065382" w:rsidRPr="00C51723">
        <w:rPr>
          <w:rFonts w:ascii="Courier New" w:hAnsi="Courier New" w:cs="Courier New"/>
          <w:sz w:val="24"/>
          <w:szCs w:val="24"/>
        </w:rPr>
        <w:t xml:space="preserve"> de </w:t>
      </w:r>
      <w:proofErr w:type="spellStart"/>
      <w:r w:rsidR="00065382" w:rsidRPr="00C51723">
        <w:rPr>
          <w:rFonts w:ascii="Courier New" w:hAnsi="Courier New" w:cs="Courier New"/>
          <w:sz w:val="24"/>
          <w:szCs w:val="24"/>
        </w:rPr>
        <w:t>Sa</w:t>
      </w:r>
      <w:r w:rsidR="00065382" w:rsidRPr="00154B41">
        <w:rPr>
          <w:rFonts w:ascii="Courier New" w:hAnsi="Courier New" w:cs="Courier New"/>
          <w:sz w:val="24"/>
          <w:szCs w:val="24"/>
        </w:rPr>
        <w:t>úde</w:t>
      </w:r>
      <w:proofErr w:type="spellEnd"/>
      <w:r w:rsidR="00065382" w:rsidRPr="00154B41">
        <w:rPr>
          <w:rFonts w:ascii="Courier New" w:hAnsi="Courier New" w:cs="Courier New"/>
          <w:sz w:val="24"/>
          <w:szCs w:val="24"/>
        </w:rPr>
        <w:t>).</w:t>
      </w:r>
      <w:commentRangeStart w:id="2"/>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&lt;EndNote&gt;&lt;Cite&gt;&lt;Author&gt;Macinko&lt;/Author&gt;&lt;Year&gt;2015&lt;/Year&gt;&lt;RecNum&gt;48&lt;/RecNum&gt;&lt;DisplayText&gt;&lt;style face="superscript"&gt;15&lt;/style&gt;&lt;/DisplayText&gt;&lt;record&gt;&lt;rec-number&gt;48&lt;/rec-number&gt;&lt;foreign-keys&gt;&lt;key app="EN" db-id="p0ppx9stl0pvtme5p2hpxwec0d2vwwp9pepz" timestamp="1515447523"&gt;48&lt;/key&gt;&lt;/foreign-keys&gt;&lt;ref-type name="Journal Article"&gt;17&lt;/ref-type&gt;&lt;contributors&gt;&lt;authors&gt;&lt;author&gt;Macinko, James&lt;/author&gt;&lt;author&gt;Harris, Matthew J&lt;/author&gt;&lt;/authors&gt;&lt;/contributors&gt;&lt;titles&gt;&lt;title&gt;Brazil&amp;apos;s family health strategy—delivering community-based primary care in a universal health system&lt;/title&gt;&lt;secondary-title&gt;New England Journal of Medicine&lt;/secondary-title&gt;&lt;/titles&gt;&lt;periodical&gt;&lt;full-title&gt;New England journal of medicine&lt;/full-title&gt;&lt;/periodical&gt;&lt;pages&gt;2177-2181&lt;/pages&gt;&lt;volume&gt;372&lt;/volume&gt;&lt;number&gt;23&lt;/number&gt;&lt;dates&gt;&lt;year&gt;2015&lt;/year&gt;&lt;/dates&gt;&lt;isbn&gt;0028-4793&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15</w:t>
      </w:r>
      <w:r w:rsidR="00065382" w:rsidRPr="00154B41">
        <w:rPr>
          <w:rFonts w:ascii="Courier New" w:hAnsi="Courier New" w:cs="Courier New"/>
          <w:sz w:val="24"/>
          <w:szCs w:val="24"/>
        </w:rPr>
        <w:fldChar w:fldCharType="end"/>
      </w:r>
      <w:commentRangeEnd w:id="2"/>
      <w:r w:rsidR="009F4BBB">
        <w:rPr>
          <w:rStyle w:val="Refdecomentrio"/>
          <w:rFonts w:asciiTheme="minorHAnsi" w:eastAsiaTheme="minorHAnsi" w:hAnsiTheme="minorHAnsi" w:cstheme="minorBidi"/>
          <w:color w:val="auto"/>
          <w:bdr w:val="none" w:sz="0" w:space="0" w:color="auto"/>
        </w:rPr>
        <w:commentReference w:id="2"/>
      </w:r>
    </w:p>
    <w:p w14:paraId="3188DD31" w14:textId="24EA6A43" w:rsidR="00BE5707" w:rsidRPr="00154B41" w:rsidRDefault="00BE5707" w:rsidP="00CB7551">
      <w:pPr>
        <w:ind w:firstLine="720"/>
        <w:jc w:val="both"/>
        <w:rPr>
          <w:rFonts w:ascii="Courier New" w:hAnsi="Courier New" w:cs="Courier New"/>
          <w:sz w:val="24"/>
          <w:szCs w:val="24"/>
        </w:rPr>
      </w:pPr>
      <w:r w:rsidRPr="00154B41">
        <w:rPr>
          <w:rFonts w:ascii="Courier New" w:hAnsi="Courier New" w:cs="Courier New"/>
          <w:sz w:val="24"/>
          <w:szCs w:val="24"/>
        </w:rPr>
        <w:t>Violence and homicides</w:t>
      </w:r>
      <w:r w:rsidR="00065382" w:rsidRPr="00154B41">
        <w:rPr>
          <w:rFonts w:ascii="Courier New" w:hAnsi="Courier New" w:cs="Courier New"/>
          <w:sz w:val="24"/>
          <w:szCs w:val="24"/>
        </w:rPr>
        <w:t>, however, present a</w:t>
      </w:r>
      <w:r w:rsidRPr="00154B41">
        <w:rPr>
          <w:rFonts w:ascii="Courier New" w:hAnsi="Courier New" w:cs="Courier New"/>
          <w:sz w:val="24"/>
          <w:szCs w:val="24"/>
        </w:rPr>
        <w:t xml:space="preserve"> major public health concern </w:t>
      </w:r>
      <w:r w:rsidR="00B70BED" w:rsidRPr="00154B41">
        <w:rPr>
          <w:rFonts w:ascii="Courier New" w:hAnsi="Courier New" w:cs="Courier New"/>
          <w:sz w:val="24"/>
          <w:szCs w:val="24"/>
        </w:rPr>
        <w:t xml:space="preserve">in </w:t>
      </w:r>
      <w:r w:rsidR="00065382" w:rsidRPr="00154B41">
        <w:rPr>
          <w:rFonts w:ascii="Courier New" w:hAnsi="Courier New" w:cs="Courier New"/>
          <w:sz w:val="24"/>
          <w:szCs w:val="24"/>
        </w:rPr>
        <w:t>Latin America</w:t>
      </w:r>
      <w:r w:rsidR="00355B63" w:rsidRPr="00154B41">
        <w:rPr>
          <w:rFonts w:ascii="Courier New" w:hAnsi="Courier New" w:cs="Courier New"/>
          <w:sz w:val="24"/>
          <w:szCs w:val="24"/>
        </w:rPr>
        <w:t>.</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B80811" w:rsidRPr="00154B41">
        <w:rPr>
          <w:rFonts w:ascii="Courier New" w:hAnsi="Courier New" w:cs="Courier New"/>
          <w:sz w:val="24"/>
          <w:szCs w:val="24"/>
        </w:rPr>
        <w:t>In Brazil</w:t>
      </w:r>
      <w:r w:rsidR="00065382" w:rsidRPr="00154B41">
        <w:rPr>
          <w:rFonts w:ascii="Courier New" w:hAnsi="Courier New" w:cs="Courier New"/>
          <w:sz w:val="24"/>
          <w:szCs w:val="24"/>
        </w:rPr>
        <w:t xml:space="preserve"> specifically</w:t>
      </w:r>
      <w:r w:rsidR="00B80811" w:rsidRPr="00154B41">
        <w:rPr>
          <w:rFonts w:ascii="Courier New" w:hAnsi="Courier New" w:cs="Courier New"/>
          <w:sz w:val="24"/>
          <w:szCs w:val="24"/>
        </w:rPr>
        <w:t xml:space="preserve">, </w:t>
      </w:r>
      <w:r w:rsidR="004718D8" w:rsidRPr="00154B41">
        <w:rPr>
          <w:rFonts w:ascii="Courier New" w:hAnsi="Courier New" w:cs="Courier New"/>
          <w:sz w:val="24"/>
          <w:szCs w:val="24"/>
        </w:rPr>
        <w:t>hom</w:t>
      </w:r>
      <w:r w:rsidR="004718D8" w:rsidRPr="00154B41">
        <w:rPr>
          <w:rFonts w:ascii="Courier New" w:hAnsi="Courier New" w:cs="Courier New"/>
          <w:sz w:val="24"/>
          <w:szCs w:val="24"/>
        </w:rPr>
        <w:t>i</w:t>
      </w:r>
      <w:r w:rsidR="004718D8" w:rsidRPr="00154B41">
        <w:rPr>
          <w:rFonts w:ascii="Courier New" w:hAnsi="Courier New" w:cs="Courier New"/>
          <w:sz w:val="24"/>
          <w:szCs w:val="24"/>
        </w:rPr>
        <w:t xml:space="preserve">cides </w:t>
      </w:r>
      <w:r w:rsidR="00B80811" w:rsidRPr="00154B41">
        <w:rPr>
          <w:rFonts w:ascii="Courier New" w:hAnsi="Courier New" w:cs="Courier New"/>
          <w:sz w:val="24"/>
          <w:szCs w:val="24"/>
        </w:rPr>
        <w:t>are the third leading cause of death</w:t>
      </w:r>
      <w:r w:rsidR="00065382" w:rsidRPr="00154B41">
        <w:rPr>
          <w:rFonts w:ascii="Courier New" w:hAnsi="Courier New" w:cs="Courier New"/>
          <w:sz w:val="24"/>
          <w:szCs w:val="24"/>
        </w:rPr>
        <w:t xml:space="preserve"> with accidents</w:t>
      </w:r>
      <w:r w:rsidR="00B80811" w:rsidRPr="00154B41">
        <w:rPr>
          <w:rFonts w:ascii="Courier New" w:hAnsi="Courier New" w:cs="Courier New"/>
          <w:sz w:val="24"/>
          <w:szCs w:val="24"/>
        </w:rPr>
        <w:t xml:space="preserve"> for the total population and the main cause of death </w:t>
      </w:r>
      <w:r w:rsidR="00065382" w:rsidRPr="00154B41">
        <w:rPr>
          <w:rFonts w:ascii="Courier New" w:hAnsi="Courier New" w:cs="Courier New"/>
          <w:sz w:val="24"/>
          <w:szCs w:val="24"/>
        </w:rPr>
        <w:t>among</w:t>
      </w:r>
      <w:r w:rsidR="00B80811" w:rsidRPr="00154B41">
        <w:rPr>
          <w:rFonts w:ascii="Courier New" w:hAnsi="Courier New" w:cs="Courier New"/>
          <w:sz w:val="24"/>
          <w:szCs w:val="24"/>
        </w:rPr>
        <w:t xml:space="preserve"> young adults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00E52D82" w:rsidRPr="00154B41">
        <w:rPr>
          <w:rFonts w:ascii="Courier New" w:hAnsi="Courier New" w:cs="Courier New"/>
          <w:sz w:val="24"/>
          <w:szCs w:val="24"/>
        </w:rPr>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17 18</w:t>
      </w:r>
      <w:r w:rsidR="00E52D82" w:rsidRPr="00154B41">
        <w:rPr>
          <w:rFonts w:ascii="Courier New" w:hAnsi="Courier New" w:cs="Courier New"/>
          <w:sz w:val="24"/>
          <w:szCs w:val="24"/>
        </w:rPr>
        <w:fldChar w:fldCharType="end"/>
      </w:r>
      <w:r w:rsidR="00B80811" w:rsidRPr="00154B41">
        <w:rPr>
          <w:rFonts w:ascii="Courier New" w:hAnsi="Courier New" w:cs="Courier New"/>
          <w:sz w:val="24"/>
          <w:szCs w:val="24"/>
        </w:rPr>
        <w:t xml:space="preserve"> </w:t>
      </w:r>
      <w:r w:rsidR="00065382" w:rsidRPr="00154B41">
        <w:rPr>
          <w:rFonts w:ascii="Courier New" w:hAnsi="Courier New" w:cs="Courier New"/>
          <w:sz w:val="24"/>
          <w:szCs w:val="24"/>
        </w:rPr>
        <w:t>Between 2000 and 2007, the homicide rate was 23 per 100,000 people, a rate considerably higher than most neighboring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00065382" w:rsidRPr="00154B41">
        <w:rPr>
          <w:rFonts w:ascii="Courier New" w:hAnsi="Courier New" w:cs="Courier New"/>
          <w:sz w:val="24"/>
          <w:szCs w:val="24"/>
        </w:rPr>
        <w:fldChar w:fldCharType="end"/>
      </w:r>
      <w:r w:rsidR="00065382" w:rsidRPr="00154B41">
        <w:rPr>
          <w:rFonts w:ascii="Courier New" w:hAnsi="Courier New" w:cs="Courier New"/>
          <w:sz w:val="24"/>
          <w:szCs w:val="24"/>
        </w:rPr>
        <w:t xml:space="preserve"> Currently, the homicide risk is ten times higher than </w:t>
      </w:r>
      <w:r w:rsidR="00896AB6" w:rsidRPr="00154B41">
        <w:rPr>
          <w:rFonts w:ascii="Courier New" w:hAnsi="Courier New" w:cs="Courier New"/>
          <w:sz w:val="24"/>
          <w:szCs w:val="24"/>
        </w:rPr>
        <w:t>in</w:t>
      </w:r>
      <w:r w:rsidR="00065382" w:rsidRPr="00154B41">
        <w:rPr>
          <w:rFonts w:ascii="Courier New" w:hAnsi="Courier New" w:cs="Courier New"/>
          <w:sz w:val="24"/>
          <w:szCs w:val="24"/>
        </w:rPr>
        <w:t xml:space="preserve"> most</w:t>
      </w:r>
      <w:r w:rsidR="00EB2466" w:rsidRPr="00154B41">
        <w:rPr>
          <w:rFonts w:ascii="Courier New" w:hAnsi="Courier New" w:cs="Courier New"/>
          <w:sz w:val="24"/>
          <w:szCs w:val="24"/>
        </w:rPr>
        <w:t xml:space="preserve"> developed </w:t>
      </w:r>
      <w:commentRangeStart w:id="3"/>
      <w:r w:rsidR="007D2237" w:rsidRPr="00154B41">
        <w:rPr>
          <w:rFonts w:ascii="Courier New" w:hAnsi="Courier New" w:cs="Courier New"/>
          <w:sz w:val="24"/>
          <w:szCs w:val="24"/>
        </w:rPr>
        <w:t>countries</w:t>
      </w:r>
      <w:commentRangeEnd w:id="3"/>
      <w:r w:rsidR="00C51723">
        <w:rPr>
          <w:rStyle w:val="Refdecomentrio"/>
        </w:rPr>
        <w:commentReference w:id="3"/>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&lt;EndNote&gt;&lt;Cite&gt;&lt;Author&gt;Malta&lt;/Author&gt;&lt;Year&gt;2017&lt;/Year&gt;&lt;RecNum&gt;51&lt;/RecNum&gt;&lt;DisplayText&gt;&lt;style face="superscript"&gt;18&lt;/style&gt;&lt;/DisplayText&gt;&lt;record&gt;&lt;rec-number&gt;51&lt;/rec-number&gt;&lt;foreign-keys&gt;&lt;key app="EN" db-id="p0ppx9stl0pvtme5p2hpxwec0d2vwwp9pepz" timestamp="1515447803"&gt;51&lt;/key&gt;&lt;/foreign-keys&gt;&lt;ref-type name="Journal Article"&gt;17&lt;/ref-type&gt;&lt;contributors&gt;&lt;authors&gt;&lt;author&gt;Malta, Deborah Carvalho&lt;/author&gt;&lt;author&gt;Minayo, Maria Cecília de Souza&lt;/author&gt;&lt;author&gt;Soares Filho, Adauto Martins&lt;/author&gt;&lt;author&gt;Silva, Marta Maria Alves da&lt;/author&gt;&lt;author&gt;Montenegro, Marli de Mesquita Silva&lt;/author&gt;&lt;author&gt;Ladeira, Roberto Marini&lt;/author&gt;&lt;author&gt;Morais Neto, Otaliba Libanio de&lt;/author&gt;&lt;author&gt;Melo, Ana Paula&lt;/author&gt;&lt;author&gt;Mooney, Meghan&lt;/author&gt;&lt;author&gt;Naghavi, Mohsen&lt;/author&gt;&lt;/authors&gt;&lt;/contributors&gt;&lt;titles&gt;&lt;title&gt;Mortalidade e anos de vida perdidos por violências interpessoais e autoprovocadas no Brasil e Estados: análise das estimativas do Estudo Carga Global de Doença, 1990 e 2015&lt;/title&gt;&lt;secondary-title&gt;Revista Brasileira de Epidemiologia&lt;/secondary-title&gt;&lt;/titles&gt;&lt;periodical&gt;&lt;full-title&gt;Revista Brasileira de Epidemiologia&lt;/full-title&gt;&lt;/periodical&gt;&lt;pages&gt;142-156&lt;/pages&gt;&lt;volume&gt;20&lt;/volume&gt;&lt;dates&gt;&lt;year&gt;2017&lt;/year&gt;&lt;/dates&gt;&lt;isbn&gt;1415-790X&lt;/isbn&gt;&lt;urls&gt;&lt;/urls&gt;&lt;/record&gt;&lt;/Cite&gt;&lt;/EndNote&gt;</w:instrText>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18</w:t>
      </w:r>
      <w:r w:rsidR="00E52D82" w:rsidRPr="00154B41">
        <w:rPr>
          <w:rFonts w:ascii="Courier New" w:hAnsi="Courier New" w:cs="Courier New"/>
          <w:sz w:val="24"/>
          <w:szCs w:val="24"/>
        </w:rPr>
        <w:fldChar w:fldCharType="end"/>
      </w:r>
    </w:p>
    <w:p w14:paraId="57D3B9CD" w14:textId="735108E2" w:rsidR="00065382" w:rsidRPr="00154B41" w:rsidRDefault="00065382"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Although informative for the purpose of </w:t>
      </w:r>
      <w:r w:rsidR="00D53785" w:rsidRPr="00154B41">
        <w:rPr>
          <w:rFonts w:ascii="Courier New" w:hAnsi="Courier New" w:cs="Courier New"/>
          <w:sz w:val="24"/>
          <w:szCs w:val="24"/>
        </w:rPr>
        <w:t>cross-country</w:t>
      </w:r>
      <w:r w:rsidRPr="00154B41">
        <w:rPr>
          <w:rFonts w:ascii="Courier New" w:hAnsi="Courier New" w:cs="Courier New"/>
          <w:sz w:val="24"/>
          <w:szCs w:val="24"/>
        </w:rPr>
        <w:t xml:space="preserve"> co</w:t>
      </w:r>
      <w:r w:rsidRPr="00154B41">
        <w:rPr>
          <w:rFonts w:ascii="Courier New" w:hAnsi="Courier New" w:cs="Courier New"/>
          <w:sz w:val="24"/>
          <w:szCs w:val="24"/>
        </w:rPr>
        <w:t>m</w:t>
      </w:r>
      <w:r w:rsidRPr="00154B41">
        <w:rPr>
          <w:rFonts w:ascii="Courier New" w:hAnsi="Courier New" w:cs="Courier New"/>
          <w:sz w:val="24"/>
          <w:szCs w:val="24"/>
        </w:rPr>
        <w:t>parisons</w:t>
      </w:r>
      <w:r w:rsidR="0062705E" w:rsidRPr="00154B41">
        <w:rPr>
          <w:rFonts w:ascii="Courier New" w:hAnsi="Courier New" w:cs="Courier New"/>
          <w:sz w:val="24"/>
          <w:szCs w:val="24"/>
        </w:rPr>
        <w:t xml:space="preserve">, national </w:t>
      </w:r>
      <w:r w:rsidRPr="00154B41">
        <w:rPr>
          <w:rFonts w:ascii="Courier New" w:hAnsi="Courier New" w:cs="Courier New"/>
          <w:sz w:val="24"/>
          <w:szCs w:val="24"/>
        </w:rPr>
        <w:t>statistics for Brazil</w:t>
      </w:r>
      <w:r w:rsidR="0062705E" w:rsidRPr="00154B41">
        <w:rPr>
          <w:rFonts w:ascii="Courier New" w:hAnsi="Courier New" w:cs="Courier New"/>
          <w:sz w:val="24"/>
          <w:szCs w:val="24"/>
        </w:rPr>
        <w:t xml:space="preserve"> mask large disparities </w:t>
      </w:r>
      <w:r w:rsidRPr="00154B41">
        <w:rPr>
          <w:rFonts w:ascii="Courier New" w:hAnsi="Courier New" w:cs="Courier New"/>
          <w:sz w:val="24"/>
          <w:szCs w:val="24"/>
        </w:rPr>
        <w:t>subnationally</w:t>
      </w:r>
      <w:r w:rsidR="0065334F" w:rsidRPr="00154B41">
        <w:rPr>
          <w:rFonts w:ascii="Courier New" w:hAnsi="Courier New" w:cs="Courier New"/>
          <w:sz w:val="24"/>
          <w:szCs w:val="24"/>
        </w:rPr>
        <w:t>,</w:t>
      </w:r>
      <w:r w:rsidR="0062705E" w:rsidRPr="00154B41">
        <w:rPr>
          <w:rFonts w:ascii="Courier New" w:hAnsi="Courier New" w:cs="Courier New"/>
          <w:sz w:val="24"/>
          <w:szCs w:val="24"/>
        </w:rPr>
        <w:t xml:space="preserve"> and between females and </w:t>
      </w:r>
      <w:r w:rsidRPr="00154B41">
        <w:rPr>
          <w:rFonts w:ascii="Courier New" w:hAnsi="Courier New" w:cs="Courier New"/>
          <w:sz w:val="24"/>
          <w:szCs w:val="24"/>
        </w:rPr>
        <w:t>males</w:t>
      </w:r>
      <w:r w:rsidR="0062705E" w:rsidRPr="00154B41">
        <w:rPr>
          <w:rFonts w:ascii="Courier New" w:hAnsi="Courier New" w:cs="Courier New"/>
          <w:sz w:val="24"/>
          <w:szCs w:val="24"/>
        </w:rPr>
        <w:t xml:space="preserve">. For instance, </w:t>
      </w:r>
      <w:r w:rsidRPr="00154B41">
        <w:rPr>
          <w:rFonts w:ascii="Courier New" w:hAnsi="Courier New" w:cs="Courier New"/>
          <w:sz w:val="24"/>
          <w:szCs w:val="24"/>
        </w:rPr>
        <w:t>life expectancy ranged from 63.2 years in Alagoas to 71.3 in Santa Catarina in 2000,</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&lt;EndNote&gt;&lt;Cite&gt;&lt;Author&gt;Messias&lt;/Author&gt;&lt;Year&gt;2003&lt;/Year&gt;&lt;RecNum&gt;32&lt;/RecNum&gt;&lt;DisplayText&gt;&lt;style face="superscript"&gt;19&lt;/style&gt;&lt;/DisplayText&gt;&lt;record&gt;&lt;rec-number&gt;32&lt;/rec-number&gt;&lt;foreign-keys&gt;&lt;key app="EN" db-id="p0ppx9stl0pvtme5p2hpxwec0d2vwwp9pepz" timestamp="1510569957"&gt;32&lt;/key&gt;&lt;/foreign-keys&gt;&lt;ref-type name="Journal Article"&gt;17&lt;/ref-type&gt;&lt;contributors&gt;&lt;authors&gt;&lt;author&gt;Messias, Erick&lt;/author&gt;&lt;/authors&gt;&lt;/contributors&gt;&lt;titles&gt;&lt;title&gt;Income inequality, illiteracy rate, and life expectancy in Brazil&lt;/title&gt;&lt;secondary-title&gt;American Journal of Public Health&lt;/secondary-title&gt;&lt;/titles&gt;&lt;periodical&gt;&lt;full-title&gt;American journal of public health&lt;/full-title&gt;&lt;/periodical&gt;&lt;pages&gt;1294-1296&lt;/pages&gt;&lt;volume&gt;93&lt;/volume&gt;&lt;number&gt;8&lt;/number&gt;&lt;dates&gt;&lt;year&gt;2003&lt;/year&gt;&lt;/dates&gt;&lt;isbn&gt;0090-0036&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19</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the rate of change in life expectancy in recent years has varied from 0.6 to 4.1 years between Southeast and Northeast regions,</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&lt;EndNote&gt;&lt;Cite&gt;&lt;Author&gt;Borges&lt;/Author&gt;&lt;Year&gt;2017&lt;/Year&gt;&lt;RecNum&gt;52&lt;/RecNum&gt;&lt;DisplayText&gt;&lt;style face="superscript"&gt;20&lt;/style&gt;&lt;/DisplayText&gt;&lt;record&gt;&lt;rec-number&gt;52&lt;/rec-number&gt;&lt;foreign-keys&gt;&lt;key app="EN" db-id="p0ppx9stl0pvtme5p2hpxwec0d2vwwp9pepz" timestamp="1515448020"&gt;52&lt;/key&gt;&lt;/foreign-keys&gt;&lt;ref-type name="Journal Article"&gt;17&lt;/ref-type&gt;&lt;contributors&gt;&lt;authors&gt;&lt;author&gt;Borges, Gabriel Mendes&lt;/author&gt;&lt;/authors&gt;&lt;/contributors&gt;&lt;titles&gt;&lt;title&gt;Health transition in Brazil: regional variations and divergence/convergence in mortality&lt;/title&gt;&lt;secondary-title&gt;Cadernos de saude publica&lt;/secondary-title&gt;&lt;/titles&gt;&lt;periodical&gt;&lt;full-title&gt;Cadernos de saude publica&lt;/full-title&gt;&lt;/periodical&gt;&lt;volume&gt;33&lt;/volume&gt;&lt;number&gt;8&lt;/number&gt;&lt;dates&gt;&lt;year&gt;2017&lt;/year&gt;&lt;/dates&gt;&lt;isbn&gt;0102-311X&lt;/isbn&gt;&lt;urls&gt;&lt;/urls&gt;&lt;/record&gt;&lt;/Cite&gt;&lt;/EndNote&gt;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respectively. A large contributory fa</w:t>
      </w:r>
      <w:r w:rsidRPr="00154B41">
        <w:rPr>
          <w:rFonts w:ascii="Courier New" w:hAnsi="Courier New" w:cs="Courier New"/>
          <w:sz w:val="24"/>
          <w:szCs w:val="24"/>
        </w:rPr>
        <w:t>c</w:t>
      </w:r>
      <w:r w:rsidRPr="00154B41">
        <w:rPr>
          <w:rFonts w:ascii="Courier New" w:hAnsi="Courier New" w:cs="Courier New"/>
          <w:sz w:val="24"/>
          <w:szCs w:val="24"/>
        </w:rPr>
        <w:t>tor may be inequality in amenable mortality reductions</w:t>
      </w:r>
      <w:r w:rsidR="00434D31" w:rsidRPr="00154B41">
        <w:rPr>
          <w:rFonts w:ascii="Courier New" w:hAnsi="Courier New" w:cs="Courier New"/>
          <w:sz w:val="24"/>
          <w:szCs w:val="24"/>
        </w:rPr>
        <w:t xml:space="preserve"> in 2000-12</w:t>
      </w:r>
      <w:r w:rsidRPr="00154B41">
        <w:rPr>
          <w:rFonts w:ascii="Courier New" w:hAnsi="Courier New" w:cs="Courier New"/>
          <w:sz w:val="24"/>
          <w:szCs w:val="24"/>
        </w:rPr>
        <w:t>, which varied between 11% and 4.3% in states with high and low governance scores, respectively.</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Pr="00154B41">
        <w:rPr>
          <w:rFonts w:ascii="Courier New" w:hAnsi="Courier New" w:cs="Courier New"/>
          <w:sz w:val="24"/>
          <w:szCs w:val="24"/>
        </w:rPr>
        <w:fldChar w:fldCharType="end"/>
      </w:r>
    </w:p>
    <w:p w14:paraId="06D2BE43" w14:textId="4EA03A4D" w:rsidR="00B36B96" w:rsidRPr="00154B41" w:rsidRDefault="00B36B96" w:rsidP="00CB7551">
      <w:pPr>
        <w:ind w:firstLine="720"/>
        <w:jc w:val="both"/>
        <w:rPr>
          <w:rFonts w:ascii="Courier New" w:hAnsi="Courier New" w:cs="Courier New"/>
          <w:sz w:val="24"/>
          <w:szCs w:val="24"/>
        </w:rPr>
      </w:pPr>
      <w:r w:rsidRPr="00154B41">
        <w:rPr>
          <w:rFonts w:ascii="Courier New" w:hAnsi="Courier New" w:cs="Courier New"/>
          <w:sz w:val="24"/>
          <w:szCs w:val="24"/>
        </w:rPr>
        <w:t>Further complicating our understanding of Brazil’s mortal</w:t>
      </w:r>
      <w:r w:rsidRPr="00154B41">
        <w:rPr>
          <w:rFonts w:ascii="Courier New" w:hAnsi="Courier New" w:cs="Courier New"/>
          <w:sz w:val="24"/>
          <w:szCs w:val="24"/>
        </w:rPr>
        <w:t>i</w:t>
      </w:r>
      <w:r w:rsidRPr="00154B41">
        <w:rPr>
          <w:rFonts w:ascii="Courier New" w:hAnsi="Courier New" w:cs="Courier New"/>
          <w:sz w:val="24"/>
          <w:szCs w:val="24"/>
        </w:rPr>
        <w:t>ty experience is the variation in homicide rates between men and women</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 21&lt;/style&gt;&lt;/DisplayText&gt;&lt;record&gt;&lt;rec-number&gt;21&lt;/rec-number&gt;&lt;foreign-keys&gt;&lt;key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Cite&gt;&lt;Author&gt;Gamlin&lt;/Author&gt;&lt;Year&gt;2015&lt;/Year&gt;&lt;RecNum&gt;13&lt;/RecNum&gt;&lt;record&gt;&lt;rec-number&gt;13&lt;/rec-number&gt;&lt;foreign-keys&gt;&lt;key app="EN" db-id="p0ppx9stl0pvtme5p2hpxwec0d2vwwp9pepz" timestamp="1509008256"&gt;13&lt;/key&gt;&lt;/foreign-keys&gt;&lt;ref-type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8F4E46"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16 21</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High homicide rates have the potential to reverse life expectancy gains, as was recently reported in the context</w:t>
      </w:r>
      <w:r w:rsidR="000E2AFB" w:rsidRPr="00154B41">
        <w:rPr>
          <w:rFonts w:ascii="Courier New" w:hAnsi="Courier New" w:cs="Courier New"/>
          <w:sz w:val="24"/>
          <w:szCs w:val="24"/>
        </w:rPr>
        <w:t>s</w:t>
      </w:r>
      <w:r w:rsidR="008F4E46" w:rsidRPr="00154B41">
        <w:rPr>
          <w:rFonts w:ascii="Courier New" w:hAnsi="Courier New" w:cs="Courier New"/>
          <w:sz w:val="24"/>
          <w:szCs w:val="24"/>
        </w:rPr>
        <w:t xml:space="preserve"> of Mexico</w:t>
      </w:r>
      <w:r w:rsidR="00D53785" w:rsidRPr="00154B41">
        <w:rPr>
          <w:rFonts w:ascii="Courier New" w:hAnsi="Courier New" w:cs="Courier New"/>
          <w:sz w:val="24"/>
          <w:szCs w:val="24"/>
        </w:rPr>
        <w:t xml:space="preserve"> and Venezuela</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r>
      <w:r w:rsidR="008F4E4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22-24</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and homicide rates among Brazilian men are ten times that of women.</w:t>
      </w:r>
      <w:r w:rsidR="000E2AF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E2AF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16</w:t>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Although national statistics do not indicate any change in homicide rates in the last</w:t>
      </w:r>
      <w:r w:rsidR="007768E6" w:rsidRPr="00154B41">
        <w:rPr>
          <w:rFonts w:ascii="Courier New" w:hAnsi="Courier New" w:cs="Courier New"/>
          <w:sz w:val="24"/>
          <w:szCs w:val="24"/>
        </w:rPr>
        <w:t xml:space="preserve"> decade</w:t>
      </w:r>
      <w:r w:rsidR="005C2F6A" w:rsidRPr="00154B41">
        <w:rPr>
          <w:rFonts w:ascii="Courier New" w:hAnsi="Courier New" w:cs="Courier New"/>
          <w:sz w:val="24"/>
          <w:szCs w:val="24"/>
        </w:rPr>
        <w:t>,</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25</w:t>
      </w:r>
      <w:r w:rsidR="005C2F6A" w:rsidRPr="00154B41">
        <w:rPr>
          <w:rFonts w:ascii="Courier New" w:hAnsi="Courier New" w:cs="Courier New"/>
          <w:sz w:val="24"/>
          <w:szCs w:val="24"/>
        </w:rPr>
        <w:fldChar w:fldCharType="end"/>
      </w:r>
      <w:r w:rsidR="005C2F6A" w:rsidRPr="00154B41">
        <w:rPr>
          <w:rFonts w:ascii="Courier New" w:hAnsi="Courier New" w:cs="Courier New"/>
          <w:sz w:val="24"/>
          <w:szCs w:val="24"/>
        </w:rPr>
        <w:t xml:space="preserve"> this could be due to the </w:t>
      </w:r>
      <w:r w:rsidR="00771542" w:rsidRPr="00154B41">
        <w:rPr>
          <w:rFonts w:ascii="Courier New" w:hAnsi="Courier New" w:cs="Courier New"/>
          <w:sz w:val="24"/>
          <w:szCs w:val="24"/>
        </w:rPr>
        <w:t xml:space="preserve">balancing </w:t>
      </w:r>
      <w:r w:rsidR="005C2F6A" w:rsidRPr="00154B41">
        <w:rPr>
          <w:rFonts w:ascii="Courier New" w:hAnsi="Courier New" w:cs="Courier New"/>
          <w:sz w:val="24"/>
          <w:szCs w:val="24"/>
        </w:rPr>
        <w:t>effect of homicide rate</w:t>
      </w:r>
      <w:r w:rsidR="00771542" w:rsidRPr="00154B41">
        <w:rPr>
          <w:rFonts w:ascii="Courier New" w:hAnsi="Courier New" w:cs="Courier New"/>
          <w:sz w:val="24"/>
          <w:szCs w:val="24"/>
        </w:rPr>
        <w:t>s</w:t>
      </w:r>
      <w:r w:rsidR="005C2F6A" w:rsidRPr="00154B41">
        <w:rPr>
          <w:rFonts w:ascii="Courier New" w:hAnsi="Courier New" w:cs="Courier New"/>
          <w:sz w:val="24"/>
          <w:szCs w:val="24"/>
        </w:rPr>
        <w:t xml:space="preserve"> </w:t>
      </w:r>
      <w:r w:rsidR="00771542" w:rsidRPr="00154B41">
        <w:rPr>
          <w:rFonts w:ascii="Courier New" w:hAnsi="Courier New" w:cs="Courier New"/>
          <w:sz w:val="24"/>
          <w:szCs w:val="24"/>
        </w:rPr>
        <w:t>i</w:t>
      </w:r>
      <w:r w:rsidR="00771542" w:rsidRPr="00154B41">
        <w:rPr>
          <w:rFonts w:ascii="Courier New" w:hAnsi="Courier New" w:cs="Courier New"/>
          <w:sz w:val="24"/>
          <w:szCs w:val="24"/>
        </w:rPr>
        <w:t>n</w:t>
      </w:r>
      <w:r w:rsidR="00771542" w:rsidRPr="00154B41">
        <w:rPr>
          <w:rFonts w:ascii="Courier New" w:hAnsi="Courier New" w:cs="Courier New"/>
          <w:sz w:val="24"/>
          <w:szCs w:val="24"/>
        </w:rPr>
        <w:t xml:space="preserve">creasing </w:t>
      </w:r>
      <w:r w:rsidR="005C2F6A" w:rsidRPr="00154B41">
        <w:rPr>
          <w:rFonts w:ascii="Courier New" w:hAnsi="Courier New" w:cs="Courier New"/>
          <w:sz w:val="24"/>
          <w:szCs w:val="24"/>
        </w:rPr>
        <w:t>in some states</w:t>
      </w:r>
      <w:r w:rsidR="00771542" w:rsidRPr="00154B41">
        <w:rPr>
          <w:rFonts w:ascii="Courier New" w:hAnsi="Courier New" w:cs="Courier New"/>
          <w:sz w:val="24"/>
          <w:szCs w:val="24"/>
        </w:rPr>
        <w:t xml:space="preserve"> while</w:t>
      </w:r>
      <w:r w:rsidR="005C2F6A" w:rsidRPr="00154B41">
        <w:rPr>
          <w:rFonts w:ascii="Courier New" w:hAnsi="Courier New" w:cs="Courier New"/>
          <w:sz w:val="24"/>
          <w:szCs w:val="24"/>
        </w:rPr>
        <w:t xml:space="preserve"> decreas</w:t>
      </w:r>
      <w:r w:rsidR="00771542" w:rsidRPr="00154B41">
        <w:rPr>
          <w:rFonts w:ascii="Courier New" w:hAnsi="Courier New" w:cs="Courier New"/>
          <w:sz w:val="24"/>
          <w:szCs w:val="24"/>
        </w:rPr>
        <w:t>ing</w:t>
      </w:r>
      <w:r w:rsidR="005C2F6A" w:rsidRPr="00154B41">
        <w:rPr>
          <w:rFonts w:ascii="Courier New" w:hAnsi="Courier New" w:cs="Courier New"/>
          <w:sz w:val="24"/>
          <w:szCs w:val="24"/>
        </w:rPr>
        <w:t xml:space="preserve"> in others. For i</w:t>
      </w:r>
      <w:r w:rsidR="005C2F6A" w:rsidRPr="00154B41">
        <w:rPr>
          <w:rFonts w:ascii="Courier New" w:hAnsi="Courier New" w:cs="Courier New"/>
          <w:sz w:val="24"/>
          <w:szCs w:val="24"/>
        </w:rPr>
        <w:t>n</w:t>
      </w:r>
      <w:r w:rsidR="005C2F6A" w:rsidRPr="00154B41">
        <w:rPr>
          <w:rFonts w:ascii="Courier New" w:hAnsi="Courier New" w:cs="Courier New"/>
          <w:sz w:val="24"/>
          <w:szCs w:val="24"/>
        </w:rPr>
        <w:t>stance, whilst the homicide rate has declined in Brasilia b</w:t>
      </w:r>
      <w:r w:rsidR="005C2F6A" w:rsidRPr="00154B41">
        <w:rPr>
          <w:rFonts w:ascii="Courier New" w:hAnsi="Courier New" w:cs="Courier New"/>
          <w:sz w:val="24"/>
          <w:szCs w:val="24"/>
        </w:rPr>
        <w:t>e</w:t>
      </w:r>
      <w:r w:rsidR="005C2F6A" w:rsidRPr="00154B41">
        <w:rPr>
          <w:rFonts w:ascii="Courier New" w:hAnsi="Courier New" w:cs="Courier New"/>
          <w:sz w:val="24"/>
          <w:szCs w:val="24"/>
        </w:rPr>
        <w:t>tween 2007 and 2011, in the same period, homicides have i</w:t>
      </w:r>
      <w:r w:rsidR="005C2F6A" w:rsidRPr="00154B41">
        <w:rPr>
          <w:rFonts w:ascii="Courier New" w:hAnsi="Courier New" w:cs="Courier New"/>
          <w:sz w:val="24"/>
          <w:szCs w:val="24"/>
        </w:rPr>
        <w:t>n</w:t>
      </w:r>
      <w:r w:rsidR="005C2F6A" w:rsidRPr="00154B41">
        <w:rPr>
          <w:rFonts w:ascii="Courier New" w:hAnsi="Courier New" w:cs="Courier New"/>
          <w:sz w:val="24"/>
          <w:szCs w:val="24"/>
        </w:rPr>
        <w:t>creased by more than 40% in Bahia.</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26</w:t>
      </w:r>
      <w:r w:rsidR="005C2F6A" w:rsidRPr="00154B41">
        <w:rPr>
          <w:rFonts w:ascii="Courier New" w:hAnsi="Courier New" w:cs="Courier New"/>
          <w:sz w:val="24"/>
          <w:szCs w:val="24"/>
        </w:rPr>
        <w:fldChar w:fldCharType="end"/>
      </w:r>
    </w:p>
    <w:p w14:paraId="577B4E13" w14:textId="20BB176F" w:rsidR="005C2F6A" w:rsidRPr="00154B41" w:rsidRDefault="005C2F6A" w:rsidP="00CB7551">
      <w:pPr>
        <w:ind w:firstLine="720"/>
        <w:jc w:val="both"/>
        <w:rPr>
          <w:rFonts w:ascii="Courier New" w:hAnsi="Courier New" w:cs="Courier New"/>
          <w:sz w:val="24"/>
          <w:szCs w:val="24"/>
        </w:rPr>
      </w:pPr>
      <w:r w:rsidRPr="00154B41">
        <w:rPr>
          <w:rFonts w:ascii="Courier New" w:hAnsi="Courier New" w:cs="Courier New"/>
          <w:sz w:val="24"/>
          <w:szCs w:val="24"/>
        </w:rPr>
        <w:t>Despite the considerable inter-gender and subnational var</w:t>
      </w:r>
      <w:r w:rsidRPr="00154B41">
        <w:rPr>
          <w:rFonts w:ascii="Courier New" w:hAnsi="Courier New" w:cs="Courier New"/>
          <w:sz w:val="24"/>
          <w:szCs w:val="24"/>
        </w:rPr>
        <w:t>i</w:t>
      </w:r>
      <w:r w:rsidRPr="00154B41">
        <w:rPr>
          <w:rFonts w:ascii="Courier New" w:hAnsi="Courier New" w:cs="Courier New"/>
          <w:sz w:val="24"/>
          <w:szCs w:val="24"/>
        </w:rPr>
        <w:t xml:space="preserve">ation in mortality and homicides in Brazil, studies examining </w:t>
      </w:r>
      <w:r w:rsidRPr="00154B41">
        <w:rPr>
          <w:rFonts w:ascii="Courier New" w:hAnsi="Courier New" w:cs="Courier New"/>
          <w:sz w:val="24"/>
          <w:szCs w:val="24"/>
        </w:rPr>
        <w:lastRenderedPageBreak/>
        <w:t>the contributing effect of homicide mortality to changes in life expectancy are scarce. This paper aims to examine the effect of homicide mortality on changes in state-level life expectancy in the new century, in order to inform public health planning ai</w:t>
      </w:r>
      <w:r w:rsidRPr="00154B41">
        <w:rPr>
          <w:rFonts w:ascii="Courier New" w:hAnsi="Courier New" w:cs="Courier New"/>
          <w:sz w:val="24"/>
          <w:szCs w:val="24"/>
        </w:rPr>
        <w:t>m</w:t>
      </w:r>
      <w:r w:rsidRPr="00154B41">
        <w:rPr>
          <w:rFonts w:ascii="Courier New" w:hAnsi="Courier New" w:cs="Courier New"/>
          <w:sz w:val="24"/>
          <w:szCs w:val="24"/>
        </w:rPr>
        <w:t>ing to reduce the burden of violence</w:t>
      </w:r>
      <w:r w:rsidR="00C2227C" w:rsidRPr="00154B41">
        <w:rPr>
          <w:rFonts w:ascii="Courier New" w:hAnsi="Courier New" w:cs="Courier New"/>
          <w:sz w:val="24"/>
          <w:szCs w:val="24"/>
        </w:rPr>
        <w:t xml:space="preserve"> and health disparities</w:t>
      </w:r>
      <w:r w:rsidRPr="00154B41">
        <w:rPr>
          <w:rFonts w:ascii="Courier New" w:hAnsi="Courier New" w:cs="Courier New"/>
          <w:sz w:val="24"/>
          <w:szCs w:val="24"/>
        </w:rPr>
        <w:t xml:space="preserve"> in Brazil</w:t>
      </w:r>
      <w:r w:rsidR="00C2227C" w:rsidRPr="00154B41">
        <w:rPr>
          <w:rFonts w:ascii="Courier New" w:hAnsi="Courier New" w:cs="Courier New"/>
          <w:sz w:val="24"/>
          <w:szCs w:val="24"/>
        </w:rPr>
        <w:t>.</w:t>
      </w:r>
    </w:p>
    <w:p w14:paraId="47CCB694" w14:textId="77777777" w:rsidR="007E353E" w:rsidRPr="00154B41" w:rsidRDefault="007E353E" w:rsidP="00CB7551">
      <w:pPr>
        <w:ind w:firstLine="720"/>
        <w:jc w:val="both"/>
        <w:rPr>
          <w:rFonts w:ascii="Courier New" w:hAnsi="Courier New" w:cs="Courier New"/>
          <w:sz w:val="24"/>
          <w:szCs w:val="24"/>
        </w:rPr>
      </w:pPr>
    </w:p>
    <w:p w14:paraId="58514785" w14:textId="6A4D297E" w:rsidR="00C90311" w:rsidRPr="00154B41" w:rsidRDefault="00325440" w:rsidP="00C51723">
      <w:pPr>
        <w:pStyle w:val="Subttulo"/>
        <w:jc w:val="both"/>
        <w:rPr>
          <w:rFonts w:ascii="Courier New" w:eastAsiaTheme="minorHAnsi" w:hAnsi="Courier New" w:cs="Courier New"/>
          <w:b/>
          <w:iCs w:val="0"/>
          <w:color w:val="auto"/>
          <w:spacing w:val="0"/>
        </w:rPr>
      </w:pPr>
      <w:r w:rsidRPr="00154B41">
        <w:rPr>
          <w:rFonts w:ascii="Courier New" w:eastAsiaTheme="minorHAnsi" w:hAnsi="Courier New" w:cs="Courier New"/>
          <w:b/>
          <w:iCs w:val="0"/>
          <w:color w:val="auto"/>
          <w:spacing w:val="0"/>
        </w:rPr>
        <w:t xml:space="preserve">Study </w:t>
      </w:r>
      <w:r w:rsidR="00C60172" w:rsidRPr="00154B41">
        <w:rPr>
          <w:rFonts w:ascii="Courier New" w:eastAsiaTheme="minorHAnsi" w:hAnsi="Courier New" w:cs="Courier New"/>
          <w:b/>
          <w:iCs w:val="0"/>
          <w:color w:val="auto"/>
          <w:spacing w:val="0"/>
        </w:rPr>
        <w:t xml:space="preserve">Data </w:t>
      </w:r>
      <w:r w:rsidRPr="00154B41">
        <w:rPr>
          <w:rFonts w:ascii="Courier New" w:eastAsiaTheme="minorHAnsi" w:hAnsi="Courier New" w:cs="Courier New"/>
          <w:b/>
          <w:iCs w:val="0"/>
          <w:color w:val="auto"/>
          <w:spacing w:val="0"/>
        </w:rPr>
        <w:t>and</w:t>
      </w:r>
      <w:r w:rsidR="00C60172" w:rsidRPr="00154B41">
        <w:rPr>
          <w:rFonts w:ascii="Courier New" w:eastAsiaTheme="minorHAnsi" w:hAnsi="Courier New" w:cs="Courier New"/>
          <w:b/>
          <w:iCs w:val="0"/>
          <w:color w:val="auto"/>
          <w:spacing w:val="0"/>
        </w:rPr>
        <w:t xml:space="preserve"> Methods</w:t>
      </w:r>
      <w:r w:rsidR="00D738D8" w:rsidRPr="00154B41">
        <w:rPr>
          <w:rFonts w:ascii="Courier New" w:eastAsiaTheme="minorHAnsi" w:hAnsi="Courier New" w:cs="Courier New"/>
          <w:b/>
          <w:iCs w:val="0"/>
          <w:color w:val="auto"/>
          <w:spacing w:val="0"/>
        </w:rPr>
        <w:t xml:space="preserve"> [800 including limitations]</w:t>
      </w:r>
    </w:p>
    <w:p w14:paraId="218E560B" w14:textId="41357EF3" w:rsidR="0013394E" w:rsidRPr="00154B41" w:rsidRDefault="00447EB7">
      <w:pPr>
        <w:ind w:firstLine="720"/>
        <w:jc w:val="both"/>
        <w:rPr>
          <w:rFonts w:ascii="Courier New" w:hAnsi="Courier New" w:cs="Courier New"/>
          <w:sz w:val="24"/>
          <w:szCs w:val="24"/>
        </w:rPr>
        <w:pPrChange w:id="4" w:author="JÚLIA" w:date="2019-10-19T01:12:00Z">
          <w:pPr>
            <w:ind w:firstLine="720"/>
          </w:pPr>
        </w:pPrChange>
      </w:pPr>
      <w:ins w:id="5" w:author="JÚLIA" w:date="2019-10-19T01:43:00Z">
        <w:r w:rsidRPr="00154B41">
          <w:rPr>
            <w:rFonts w:ascii="Courier New" w:hAnsi="Courier New" w:cs="Courier New"/>
            <w:sz w:val="24"/>
            <w:szCs w:val="24"/>
          </w:rPr>
          <w:t>We obtained state-level mortality data by age, sex</w:t>
        </w:r>
        <w:r>
          <w:rPr>
            <w:rFonts w:ascii="Courier New" w:hAnsi="Courier New" w:cs="Courier New"/>
            <w:sz w:val="24"/>
            <w:szCs w:val="24"/>
          </w:rPr>
          <w:t>, year</w:t>
        </w:r>
        <w:r w:rsidRPr="00154B41">
          <w:rPr>
            <w:rFonts w:ascii="Courier New" w:hAnsi="Courier New" w:cs="Courier New"/>
            <w:sz w:val="24"/>
            <w:szCs w:val="24"/>
          </w:rPr>
          <w:t xml:space="preserve"> and causes of death from the Mortality Information System pr</w:t>
        </w:r>
        <w:r w:rsidRPr="00154B41">
          <w:rPr>
            <w:rFonts w:ascii="Courier New" w:hAnsi="Courier New" w:cs="Courier New"/>
            <w:sz w:val="24"/>
            <w:szCs w:val="24"/>
          </w:rPr>
          <w:t>o</w:t>
        </w:r>
        <w:r w:rsidRPr="00154B41">
          <w:rPr>
            <w:rFonts w:ascii="Courier New" w:hAnsi="Courier New" w:cs="Courier New"/>
            <w:sz w:val="24"/>
            <w:szCs w:val="24"/>
          </w:rPr>
          <w:t xml:space="preserve">duced by the Brazilian Ministry of Health. </w:t>
        </w:r>
      </w:ins>
      <w:del w:id="6" w:author="JÚLIA" w:date="2019-10-19T01:44:00Z">
        <w:r w:rsidR="00B741C6" w:rsidRPr="00154B41" w:rsidDel="00447EB7">
          <w:rPr>
            <w:rFonts w:ascii="Courier New" w:hAnsi="Courier New" w:cs="Courier New"/>
            <w:sz w:val="24"/>
            <w:szCs w:val="24"/>
          </w:rPr>
          <w:delText xml:space="preserve">We used state-level </w:delText>
        </w:r>
        <w:commentRangeStart w:id="7"/>
        <w:r w:rsidR="00B741C6" w:rsidRPr="00154B41" w:rsidDel="00447EB7">
          <w:rPr>
            <w:rFonts w:ascii="Courier New" w:hAnsi="Courier New" w:cs="Courier New"/>
            <w:sz w:val="24"/>
            <w:szCs w:val="24"/>
          </w:rPr>
          <w:delText>mortality</w:delText>
        </w:r>
      </w:del>
      <w:commentRangeEnd w:id="7"/>
      <w:r w:rsidR="00DC720E">
        <w:rPr>
          <w:rStyle w:val="Refdecomentrio"/>
        </w:rPr>
        <w:commentReference w:id="7"/>
      </w:r>
      <w:del w:id="8" w:author="JÚLIA" w:date="2019-10-19T01:44:00Z">
        <w:r w:rsidR="00B741C6" w:rsidRPr="00154B41" w:rsidDel="00447EB7">
          <w:rPr>
            <w:rFonts w:ascii="Courier New" w:hAnsi="Courier New" w:cs="Courier New"/>
            <w:sz w:val="24"/>
            <w:szCs w:val="24"/>
          </w:rPr>
          <w:delText xml:space="preserve"> data by age, sex and causes of death to compute pr</w:delText>
        </w:r>
        <w:r w:rsidR="00B741C6" w:rsidRPr="00154B41" w:rsidDel="00447EB7">
          <w:rPr>
            <w:rFonts w:ascii="Courier New" w:hAnsi="Courier New" w:cs="Courier New"/>
            <w:sz w:val="24"/>
            <w:szCs w:val="24"/>
          </w:rPr>
          <w:delText>o</w:delText>
        </w:r>
        <w:r w:rsidR="00B741C6" w:rsidRPr="00154B41" w:rsidDel="00447EB7">
          <w:rPr>
            <w:rFonts w:ascii="Courier New" w:hAnsi="Courier New" w:cs="Courier New"/>
            <w:sz w:val="24"/>
            <w:szCs w:val="24"/>
          </w:rPr>
          <w:delText>portions of deaths by cause, age, sex and state in a given year.</w:delText>
        </w:r>
      </w:del>
      <w:r w:rsidR="00B741C6"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&lt;EndNote&gt;&lt;Cite&gt;&lt;Author&gt;Ministry of Health in Brazil&lt;/Author&gt;&lt;Year&gt;2017&lt;/Year&gt;&lt;RecNum&gt;53&lt;/RecNum&gt;&lt;DisplayText&gt;&lt;style face="superscript"&gt;27&lt;/style&gt;&lt;/DisplayText&gt;&lt;record&gt;&lt;rec-number&gt;53&lt;/rec-number&gt;&lt;foreign-keys&gt;&lt;key app="EN" db-id="p0ppx9stl0pvtme5p2hpxwec0d2vwwp9pepz" timestamp="1515448371"&gt;53&lt;/key&gt;&lt;/foreign-keys&gt;&lt;ref-type name="Web Page"&gt;12&lt;/ref-type&gt;&lt;contributors&gt;&lt;authors&gt;&lt;author&gt;Ministry of Health in Brazil,&lt;/author&gt;&lt;/authors&gt;&lt;/contributors&gt;&lt;titles&gt;&lt;title&gt;System of Mortality Information&lt;/title&gt;&lt;/titles&gt;&lt;dates&gt;&lt;year&gt;2017&lt;/year&gt;&lt;/dates&gt;&lt;pub-location&gt;www.datasus.gov.br&lt;/pub-location&gt;&lt;urls&gt;&lt;/urls&gt;&lt;/record&gt;&lt;/Cite&gt;&lt;/EndNote&gt;</w:instrText>
      </w:r>
      <w:r w:rsidR="00B741C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27</w:t>
      </w:r>
      <w:r w:rsidR="00B741C6" w:rsidRPr="00154B41">
        <w:rPr>
          <w:rFonts w:ascii="Courier New" w:hAnsi="Courier New" w:cs="Courier New"/>
          <w:sz w:val="24"/>
          <w:szCs w:val="24"/>
        </w:rPr>
        <w:fldChar w:fldCharType="end"/>
      </w:r>
      <w:del w:id="9" w:author="JÚLIA" w:date="2019-10-19T01:44:00Z">
        <w:r w:rsidR="00B741C6" w:rsidRPr="00154B41" w:rsidDel="00447EB7">
          <w:rPr>
            <w:rFonts w:ascii="Courier New" w:hAnsi="Courier New" w:cs="Courier New"/>
            <w:sz w:val="24"/>
            <w:szCs w:val="24"/>
          </w:rPr>
          <w:delText xml:space="preserve"> We obtained </w:delText>
        </w:r>
      </w:del>
      <w:del w:id="10" w:author="JÚLIA" w:date="2019-10-19T01:43:00Z">
        <w:r w:rsidR="00B741C6" w:rsidRPr="00154B41" w:rsidDel="00447EB7">
          <w:rPr>
            <w:rFonts w:ascii="Courier New" w:hAnsi="Courier New" w:cs="Courier New"/>
            <w:sz w:val="24"/>
            <w:szCs w:val="24"/>
          </w:rPr>
          <w:delText xml:space="preserve">the data </w:delText>
        </w:r>
      </w:del>
      <w:del w:id="11" w:author="JÚLIA" w:date="2019-10-19T01:44:00Z">
        <w:r w:rsidR="00B741C6" w:rsidRPr="00154B41" w:rsidDel="00447EB7">
          <w:rPr>
            <w:rFonts w:ascii="Courier New" w:hAnsi="Courier New" w:cs="Courier New"/>
            <w:sz w:val="24"/>
            <w:szCs w:val="24"/>
          </w:rPr>
          <w:delText>from the Mortality Information Sy</w:delText>
        </w:r>
        <w:r w:rsidR="00B741C6" w:rsidRPr="00154B41" w:rsidDel="00447EB7">
          <w:rPr>
            <w:rFonts w:ascii="Courier New" w:hAnsi="Courier New" w:cs="Courier New"/>
            <w:sz w:val="24"/>
            <w:szCs w:val="24"/>
          </w:rPr>
          <w:delText>s</w:delText>
        </w:r>
        <w:r w:rsidR="00B741C6" w:rsidRPr="00154B41" w:rsidDel="00447EB7">
          <w:rPr>
            <w:rFonts w:ascii="Courier New" w:hAnsi="Courier New" w:cs="Courier New"/>
            <w:sz w:val="24"/>
            <w:szCs w:val="24"/>
          </w:rPr>
          <w:delText>tem produced by the Brazilian Ministry of Health.</w:delText>
        </w:r>
        <w:r w:rsidR="00391B02" w:rsidRPr="00154B41" w:rsidDel="00447EB7">
          <w:rPr>
            <w:rFonts w:ascii="Courier New" w:hAnsi="Courier New" w:cs="Courier New"/>
            <w:sz w:val="24"/>
            <w:szCs w:val="24"/>
          </w:rPr>
          <w:delText xml:space="preserve"> </w:delText>
        </w:r>
      </w:del>
      <w:r w:rsidR="008C17E8" w:rsidRPr="00154B41">
        <w:rPr>
          <w:rFonts w:ascii="Courier New" w:hAnsi="Courier New" w:cs="Courier New"/>
          <w:sz w:val="24"/>
          <w:szCs w:val="24"/>
        </w:rPr>
        <w:t>Additionally,</w:t>
      </w:r>
      <w:ins w:id="12" w:author="Bernardo" w:date="2019-10-19T16:28:00Z">
        <w:r w:rsidR="003019EA">
          <w:rPr>
            <w:rFonts w:ascii="Courier New" w:hAnsi="Courier New" w:cs="Courier New"/>
            <w:sz w:val="24"/>
            <w:szCs w:val="24"/>
          </w:rPr>
          <w:t xml:space="preserve"> since </w:t>
        </w:r>
      </w:ins>
      <w:ins w:id="13" w:author="Bernardo" w:date="2019-10-19T16:29:00Z">
        <w:r w:rsidR="003019EA">
          <w:rPr>
            <w:rFonts w:ascii="Courier New" w:hAnsi="Courier New" w:cs="Courier New"/>
            <w:sz w:val="24"/>
            <w:szCs w:val="24"/>
          </w:rPr>
          <w:t xml:space="preserve">death </w:t>
        </w:r>
        <w:commentRangeStart w:id="14"/>
        <w:r w:rsidR="003019EA">
          <w:rPr>
            <w:rFonts w:ascii="Courier New" w:hAnsi="Courier New" w:cs="Courier New"/>
            <w:sz w:val="24"/>
            <w:szCs w:val="24"/>
          </w:rPr>
          <w:t>counts</w:t>
        </w:r>
      </w:ins>
      <w:commentRangeEnd w:id="14"/>
      <w:ins w:id="15" w:author="Bernardo" w:date="2019-10-19T21:23:00Z">
        <w:r w:rsidR="00AF1D45">
          <w:rPr>
            <w:rStyle w:val="Refdecomentrio"/>
          </w:rPr>
          <w:commentReference w:id="14"/>
        </w:r>
      </w:ins>
      <w:ins w:id="16" w:author="Bernardo" w:date="2019-10-19T16:29:00Z">
        <w:r w:rsidR="003019EA">
          <w:rPr>
            <w:rFonts w:ascii="Courier New" w:hAnsi="Courier New" w:cs="Courier New"/>
            <w:sz w:val="24"/>
            <w:szCs w:val="24"/>
          </w:rPr>
          <w:t xml:space="preserve"> registration in Brazil is incomplete</w:t>
        </w:r>
      </w:ins>
      <w:del w:id="17" w:author="Bernardo" w:date="2019-10-19T16:29:00Z">
        <w:r w:rsidR="008C17E8" w:rsidRPr="00154B41" w:rsidDel="003019EA">
          <w:rPr>
            <w:rFonts w:ascii="Courier New" w:hAnsi="Courier New" w:cs="Courier New"/>
            <w:sz w:val="24"/>
            <w:szCs w:val="24"/>
          </w:rPr>
          <w:delText xml:space="preserve"> we used death estimates corrected for completeness, age misstatement, and migration available from Queiroz and colleagues,</w:delText>
        </w:r>
      </w:del>
      <w:r w:rsidR="008C17E8"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&lt;EndNote&gt;&lt;Cite&gt;&lt;Author&gt;Queiroz&lt;/Author&gt;&lt;Year&gt;2017&lt;/Year&gt;&lt;RecNum&gt;54&lt;/RecNum&gt;&lt;DisplayText&gt;&lt;style face="superscript"&gt;28&lt;/style&gt;&lt;/DisplayText&gt;&lt;record&gt;&lt;rec-number&gt;54&lt;/rec-number&gt;&lt;foreign-keys&gt;&lt;key app="EN" db-id="p0ppx9stl0pvtme5p2hpxwec0d2vwwp9pepz" timestamp="1515448531"&gt;54&lt;/key&gt;&lt;/foreign-keys&gt;&lt;ref-type name="Journal Article"&gt;17&lt;/ref-type&gt;&lt;contributors&gt;&lt;authors&gt;&lt;author&gt;Queiroz, Bernardo Lanza&lt;/author&gt;&lt;author&gt;Freire, Flávio Henrique Miranda de Araujo&lt;/author&gt;&lt;author&gt;Gonzaga, Marcos Roberto&lt;/author&gt;&lt;author&gt;Lima, Everton Emanuel Campos de&lt;/author&gt;&lt;/authors&gt;&lt;/contributors&gt;&lt;titles&gt;&lt;title&gt;Completeness of death-count coverage and adult mortality (45q15) for Brazilian states from 1980 to 2010&lt;/title&gt;&lt;secondary-title&gt;Revista Brasileira de Epidemiologia&lt;/secondary-title&gt;&lt;/titles&gt;&lt;periodical&gt;&lt;full-title&gt;Revista Brasileira de Epidemiologia&lt;/full-title&gt;&lt;/periodical&gt;&lt;pages&gt;21-33&lt;/pages&gt;&lt;volume&gt;20&lt;/volume&gt;&lt;dates&gt;&lt;year&gt;2017&lt;/year&gt;&lt;/dates&gt;&lt;isbn&gt;1415-790X&lt;/isbn&gt;&lt;urls&gt;&lt;/urls&gt;&lt;/record&gt;&lt;/Cite&gt;&lt;/EndNote&gt;</w:instrText>
      </w:r>
      <w:r w:rsidR="008C17E8"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28</w:t>
      </w:r>
      <w:r w:rsidR="008C17E8" w:rsidRPr="00154B41">
        <w:rPr>
          <w:rFonts w:ascii="Courier New" w:hAnsi="Courier New" w:cs="Courier New"/>
          <w:sz w:val="24"/>
          <w:szCs w:val="24"/>
        </w:rPr>
        <w:fldChar w:fldCharType="end"/>
      </w:r>
      <w:r w:rsidR="008C17E8" w:rsidRPr="00154B41">
        <w:rPr>
          <w:rFonts w:ascii="Courier New" w:hAnsi="Courier New" w:cs="Courier New"/>
          <w:sz w:val="24"/>
          <w:szCs w:val="24"/>
        </w:rPr>
        <w:t xml:space="preserve"> </w:t>
      </w:r>
      <w:ins w:id="18" w:author="Bernardo" w:date="2019-10-19T16:29:00Z">
        <w:r w:rsidR="003019EA">
          <w:rPr>
            <w:rFonts w:ascii="Courier New" w:hAnsi="Courier New" w:cs="Courier New"/>
            <w:sz w:val="24"/>
            <w:szCs w:val="24"/>
          </w:rPr>
          <w:t xml:space="preserve">we use traditional demographic methods – Death Distribution Methods – to correct for completeness, </w:t>
        </w:r>
      </w:ins>
      <w:r w:rsidR="008C17E8" w:rsidRPr="00154B41">
        <w:rPr>
          <w:rFonts w:ascii="Courier New" w:hAnsi="Courier New" w:cs="Courier New"/>
          <w:sz w:val="24"/>
          <w:szCs w:val="24"/>
        </w:rPr>
        <w:t xml:space="preserve">and population estimates </w:t>
      </w:r>
      <w:r w:rsidR="0013394E" w:rsidRPr="00154B41">
        <w:rPr>
          <w:rFonts w:ascii="Courier New" w:hAnsi="Courier New" w:cs="Courier New"/>
          <w:sz w:val="24"/>
          <w:szCs w:val="24"/>
        </w:rPr>
        <w:t>available from the National Statistics Office (IBGE)</w:t>
      </w:r>
      <w:r w:rsidR="008C17E8" w:rsidRPr="00154B41">
        <w:rPr>
          <w:rFonts w:ascii="Courier New" w:hAnsi="Courier New" w:cs="Courier New"/>
          <w:sz w:val="24"/>
          <w:szCs w:val="24"/>
        </w:rPr>
        <w:t xml:space="preserve"> from 2000 to 2015</w:t>
      </w:r>
      <w:r w:rsidR="00391B02" w:rsidRPr="00154B41">
        <w:rPr>
          <w:rFonts w:ascii="Courier New" w:hAnsi="Courier New" w:cs="Courier New"/>
          <w:sz w:val="24"/>
          <w:szCs w:val="24"/>
        </w:rPr>
        <w:t xml:space="preserve"> at the state-</w:t>
      </w:r>
      <w:r w:rsidR="00223ECE" w:rsidRPr="00154B41">
        <w:rPr>
          <w:rFonts w:ascii="Courier New" w:hAnsi="Courier New" w:cs="Courier New"/>
          <w:sz w:val="24"/>
          <w:szCs w:val="24"/>
        </w:rPr>
        <w:t>level</w:t>
      </w:r>
      <w:r w:rsidR="0000591D" w:rsidRPr="00154B41">
        <w:rPr>
          <w:rFonts w:ascii="Courier New" w:hAnsi="Courier New" w:cs="Courier New"/>
          <w:sz w:val="24"/>
          <w:szCs w:val="24"/>
        </w:rPr>
        <w:t>.</w:t>
      </w:r>
      <w:r w:rsidR="007E353E"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&lt;EndNote&gt;&lt;Cite&gt;&lt;Author&gt;Brazilian National Statistics Office&lt;/Author&gt;&lt;Year&gt;2017&lt;/Year&gt;&lt;RecNum&gt;55&lt;/RecNum&gt;&lt;DisplayText&gt;&lt;style face="superscript"&gt;29&lt;/style&gt;&lt;/DisplayText&gt;&lt;record&gt;&lt;rec-number&gt;55&lt;/rec-number&gt;&lt;foreign-keys&gt;&lt;key app="EN" db-id="p0ppx9stl0pvtme5p2hpxwec0d2vwwp9pepz" timestamp="1515448676"&gt;55&lt;/key&gt;&lt;/foreign-keys&gt;&lt;ref-type name="Book"&gt;6&lt;/ref-type&gt;&lt;contributors&gt;&lt;authors&gt;&lt;author&gt;Brazilian National Statistics Office,&lt;/author&gt;&lt;/authors&gt;&lt;/contributors&gt;&lt;titles&gt;&lt;title&gt;Population Projections&lt;/title&gt;&lt;/titles&gt;&lt;dates&gt;&lt;year&gt;2017&lt;/year&gt;&lt;/dates&gt;&lt;pub-location&gt;https://www.ibge.gov.br/estatisticas-novoportal/sociais/populacao/9103-estimativas-de-populacao.html&lt;/pub-location&gt;&lt;urls&gt;&lt;/urls&gt;&lt;/record&gt;&lt;/Cite&gt;&lt;/EndNote&gt;</w:instrText>
      </w:r>
      <w:r w:rsidR="007E353E"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29</w:t>
      </w:r>
      <w:r w:rsidR="007E353E" w:rsidRPr="00154B41">
        <w:rPr>
          <w:rFonts w:ascii="Courier New" w:hAnsi="Courier New" w:cs="Courier New"/>
          <w:sz w:val="24"/>
          <w:szCs w:val="24"/>
        </w:rPr>
        <w:fldChar w:fldCharType="end"/>
      </w:r>
      <w:r w:rsidR="0000591D" w:rsidRPr="00154B41">
        <w:rPr>
          <w:rFonts w:ascii="Courier New" w:hAnsi="Courier New" w:cs="Courier New"/>
          <w:sz w:val="24"/>
          <w:szCs w:val="24"/>
        </w:rPr>
        <w:t xml:space="preserve"> </w:t>
      </w:r>
    </w:p>
    <w:p w14:paraId="4CC72955" w14:textId="77777777" w:rsidR="000E2AFB" w:rsidRPr="00154B41" w:rsidRDefault="000E2AFB">
      <w:pPr>
        <w:ind w:firstLine="720"/>
        <w:jc w:val="both"/>
        <w:rPr>
          <w:rFonts w:ascii="Courier New" w:hAnsi="Courier New" w:cs="Courier New"/>
          <w:sz w:val="24"/>
          <w:szCs w:val="24"/>
        </w:rPr>
        <w:pPrChange w:id="19" w:author="JÚLIA" w:date="2019-10-19T01:12:00Z">
          <w:pPr>
            <w:ind w:firstLine="720"/>
          </w:pPr>
        </w:pPrChange>
      </w:pPr>
    </w:p>
    <w:p w14:paraId="40EB7BC5" w14:textId="1AB27F08" w:rsidR="00766C92" w:rsidRPr="00154B41" w:rsidRDefault="00766C92" w:rsidP="00CB7551">
      <w:pPr>
        <w:jc w:val="both"/>
        <w:rPr>
          <w:rFonts w:ascii="Courier New" w:hAnsi="Courier New" w:cs="Courier New"/>
          <w:sz w:val="24"/>
          <w:szCs w:val="24"/>
        </w:rPr>
      </w:pPr>
      <w:r w:rsidRPr="00154B41">
        <w:rPr>
          <w:rFonts w:ascii="Courier New" w:hAnsi="Courier New" w:cs="Courier New"/>
          <w:b/>
          <w:sz w:val="24"/>
          <w:szCs w:val="24"/>
        </w:rPr>
        <w:t>Cause-of-death classification</w:t>
      </w:r>
      <w:r w:rsidRPr="00154B41">
        <w:rPr>
          <w:rFonts w:ascii="Courier New" w:hAnsi="Courier New" w:cs="Courier New"/>
          <w:sz w:val="24"/>
          <w:szCs w:val="24"/>
        </w:rPr>
        <w:t xml:space="preserve"> </w:t>
      </w:r>
      <w:r w:rsidR="003C45B8" w:rsidRPr="00154B41">
        <w:rPr>
          <w:rFonts w:ascii="Courier New" w:hAnsi="Courier New" w:cs="Courier New"/>
          <w:sz w:val="24"/>
          <w:szCs w:val="24"/>
        </w:rPr>
        <w:t xml:space="preserve">The concept of amenable mortality formed the basis of the cause of death classifications in our study, and refers </w:t>
      </w:r>
      <w:r w:rsidR="000E2AFB" w:rsidRPr="00154B41">
        <w:rPr>
          <w:rFonts w:ascii="Courier New" w:hAnsi="Courier New" w:cs="Courier New"/>
          <w:sz w:val="24"/>
          <w:szCs w:val="24"/>
        </w:rPr>
        <w:t xml:space="preserve">to </w:t>
      </w:r>
      <w:r w:rsidR="003C45B8" w:rsidRPr="00154B41">
        <w:rPr>
          <w:rFonts w:ascii="Courier New" w:hAnsi="Courier New" w:cs="Courier New"/>
          <w:sz w:val="24"/>
          <w:szCs w:val="24"/>
        </w:rPr>
        <w:t>mortality</w:t>
      </w:r>
      <w:r w:rsidRPr="00154B41">
        <w:rPr>
          <w:rFonts w:ascii="Courier New" w:hAnsi="Courier New" w:cs="Courier New"/>
          <w:sz w:val="24"/>
          <w:szCs w:val="24"/>
        </w:rPr>
        <w:t xml:space="preserve"> that should </w:t>
      </w:r>
      <w:r w:rsidR="003C45B8" w:rsidRPr="00154B41">
        <w:rPr>
          <w:rFonts w:ascii="Courier New" w:hAnsi="Courier New" w:cs="Courier New"/>
          <w:sz w:val="24"/>
          <w:szCs w:val="24"/>
        </w:rPr>
        <w:t>be absent in the</w:t>
      </w:r>
      <w:r w:rsidRPr="00154B41">
        <w:rPr>
          <w:rFonts w:ascii="Courier New" w:hAnsi="Courier New" w:cs="Courier New"/>
          <w:sz w:val="24"/>
          <w:szCs w:val="24"/>
        </w:rPr>
        <w:t xml:space="preserve"> presence of timely and quality health care</w:t>
      </w:r>
      <w:r w:rsidR="00FC3CB9"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&lt;EndNote&gt;&lt;Cite&gt;&lt;Author&gt;Nolte&lt;/Author&gt;&lt;Year&gt;2008&lt;/Year&gt;&lt;RecNum&gt;34&lt;/RecNum&gt;&lt;DisplayText&gt;&lt;style face="superscript"&gt;30 31&lt;/style&gt;&lt;/DisplayText&gt;&lt;record&gt;&lt;rec-number&gt;34&lt;/rec-number&gt;&lt;foreign-keys&gt;&lt;key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Cite&gt;&lt;Author&gt;Nolte&lt;/Author&gt;&lt;Year&gt;2004&lt;/Year&gt;&lt;RecNum&gt;33&lt;/RecNum&gt;&lt;record&gt;&lt;rec-number&gt;33&lt;/rec-number&gt;&lt;foreign-keys&gt;&lt;key app="EN" db-id="p0ppx9stl0pvtme5p2hpxwec0d2vwwp9pepz" timestamp="1510575727"&gt;33&lt;/key&gt;&lt;/foreign-keys&gt;&lt;ref-type name="Book"&gt;6&lt;/ref-type&gt;&lt;contributors&gt;&lt;authors&gt;&lt;author&gt;Nolte, Ellen&lt;/author&gt;&lt;author&gt;McKee, Martin&lt;/author&gt;&lt;/authors&gt;&lt;/contributors&gt;&lt;titles&gt;&lt;title&gt;Does health care save lives? Avoidable mortality revisited&lt;/title&gt;&lt;/titles&gt;&lt;dates&gt;&lt;year&gt;2004&lt;/year&gt;&lt;/dates&gt;&lt;publisher&gt;The Nuffield Trust&lt;/publisher&gt;&lt;isbn&gt;1902089944&lt;/isbn&gt;&lt;urls&gt;&lt;/urls&gt;&lt;/record&gt;&lt;/Cite&gt;&lt;/EndNote&gt;</w:instrText>
      </w:r>
      <w:r w:rsidR="007F51CD"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30 31</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This concept has successfully been used to link the progress of primary care e</w:t>
      </w:r>
      <w:r w:rsidR="007F51CD" w:rsidRPr="00154B41">
        <w:rPr>
          <w:rFonts w:ascii="Courier New" w:hAnsi="Courier New" w:cs="Courier New"/>
          <w:sz w:val="24"/>
          <w:szCs w:val="24"/>
        </w:rPr>
        <w:t>x</w:t>
      </w:r>
      <w:r w:rsidR="007F51CD" w:rsidRPr="00154B41">
        <w:rPr>
          <w:rFonts w:ascii="Courier New" w:hAnsi="Courier New" w:cs="Courier New"/>
          <w:sz w:val="24"/>
          <w:szCs w:val="24"/>
        </w:rPr>
        <w:t>pansion and reductions in amenable mortality in Brazil</w:t>
      </w:r>
      <w:r w:rsidR="003C45B8"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7F51CD"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w:t>
      </w:r>
      <w:r w:rsidR="003C45B8" w:rsidRPr="00154B41">
        <w:rPr>
          <w:rFonts w:ascii="Courier New" w:hAnsi="Courier New" w:cs="Courier New"/>
          <w:sz w:val="24"/>
          <w:szCs w:val="24"/>
        </w:rPr>
        <w:t>and m</w:t>
      </w:r>
      <w:r w:rsidR="007F51CD" w:rsidRPr="00154B41">
        <w:rPr>
          <w:rFonts w:ascii="Courier New" w:hAnsi="Courier New" w:cs="Courier New"/>
          <w:sz w:val="24"/>
          <w:szCs w:val="24"/>
        </w:rPr>
        <w:t>ore recently the concept has also included causes amenable to public health interventions t</w:t>
      </w:r>
      <w:r w:rsidR="003C45B8" w:rsidRPr="00154B41">
        <w:rPr>
          <w:rFonts w:ascii="Courier New" w:hAnsi="Courier New" w:cs="Courier New"/>
          <w:sz w:val="24"/>
          <w:szCs w:val="24"/>
        </w:rPr>
        <w:t>h</w:t>
      </w:r>
      <w:r w:rsidR="007F51CD" w:rsidRPr="00154B41">
        <w:rPr>
          <w:rFonts w:ascii="Courier New" w:hAnsi="Courier New" w:cs="Courier New"/>
          <w:sz w:val="24"/>
          <w:szCs w:val="24"/>
        </w:rPr>
        <w:t>rough health behaviors</w:t>
      </w:r>
      <w:r w:rsidR="00707470" w:rsidRPr="00154B41">
        <w:rPr>
          <w:rFonts w:ascii="Courier New" w:hAnsi="Courier New" w:cs="Courier New"/>
          <w:sz w:val="24"/>
          <w:szCs w:val="24"/>
        </w:rPr>
        <w:t xml:space="preserve">, such as </w:t>
      </w:r>
      <w:r w:rsidR="006A0065" w:rsidRPr="00154B41">
        <w:rPr>
          <w:rFonts w:ascii="Courier New" w:hAnsi="Courier New" w:cs="Courier New"/>
          <w:sz w:val="24"/>
          <w:szCs w:val="24"/>
        </w:rPr>
        <w:t>lung</w:t>
      </w:r>
      <w:r w:rsidR="00707470" w:rsidRPr="00154B41">
        <w:rPr>
          <w:rFonts w:ascii="Courier New" w:hAnsi="Courier New" w:cs="Courier New"/>
          <w:sz w:val="24"/>
          <w:szCs w:val="24"/>
        </w:rPr>
        <w:t xml:space="preserve"> ca</w:t>
      </w:r>
      <w:r w:rsidR="00707470" w:rsidRPr="00154B41">
        <w:rPr>
          <w:rFonts w:ascii="Courier New" w:hAnsi="Courier New" w:cs="Courier New"/>
          <w:sz w:val="24"/>
          <w:szCs w:val="24"/>
        </w:rPr>
        <w:t>n</w:t>
      </w:r>
      <w:r w:rsidR="00707470" w:rsidRPr="00154B41">
        <w:rPr>
          <w:rFonts w:ascii="Courier New" w:hAnsi="Courier New" w:cs="Courier New"/>
          <w:sz w:val="24"/>
          <w:szCs w:val="24"/>
        </w:rPr>
        <w:t xml:space="preserve">cer </w:t>
      </w:r>
      <w:r w:rsidR="006E5EC9" w:rsidRPr="00154B41">
        <w:rPr>
          <w:rFonts w:ascii="Courier New" w:hAnsi="Courier New" w:cs="Courier New"/>
          <w:sz w:val="24"/>
          <w:szCs w:val="24"/>
        </w:rPr>
        <w:t xml:space="preserve">via smoking reduction, </w:t>
      </w:r>
      <w:r w:rsidR="00707470" w:rsidRPr="00154B41">
        <w:rPr>
          <w:rFonts w:ascii="Courier New" w:hAnsi="Courier New" w:cs="Courier New"/>
          <w:sz w:val="24"/>
          <w:szCs w:val="24"/>
        </w:rPr>
        <w:t>and homicides</w:t>
      </w:r>
      <w:r w:rsidR="00FC3CB9" w:rsidRPr="00154B41">
        <w:rPr>
          <w:rFonts w:ascii="Courier New" w:hAnsi="Courier New" w:cs="Courier New"/>
          <w:sz w:val="24"/>
          <w:szCs w:val="24"/>
        </w:rPr>
        <w:t>.</w:t>
      </w:r>
      <w:r w:rsidR="004B569F"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&lt;EndNote&gt;&lt;Cite&gt;&lt;Author&gt;Beltrán-Sánchez&lt;/Author&gt;&lt;Year&gt;2011&lt;/Year&gt;&lt;RecNum&gt;35&lt;/RecNum&gt;&lt;DisplayText&gt;&lt;style face="superscript"&gt;32&lt;/style&gt;&lt;/DisplayText&gt;&lt;record&gt;&lt;rec-number&gt;35&lt;/rec-number&gt;&lt;foreign-keys&gt;&lt;key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4B569F"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32</w:t>
      </w:r>
      <w:r w:rsidR="004B569F" w:rsidRPr="00154B41">
        <w:rPr>
          <w:rFonts w:ascii="Courier New" w:hAnsi="Courier New" w:cs="Courier New"/>
          <w:sz w:val="24"/>
          <w:szCs w:val="24"/>
        </w:rPr>
        <w:fldChar w:fldCharType="end"/>
      </w:r>
      <w:r w:rsidR="004B569F" w:rsidRPr="00154B41">
        <w:rPr>
          <w:rFonts w:ascii="Courier New" w:hAnsi="Courier New" w:cs="Courier New"/>
          <w:sz w:val="24"/>
          <w:szCs w:val="24"/>
        </w:rPr>
        <w:t xml:space="preserve"> </w:t>
      </w:r>
    </w:p>
    <w:p w14:paraId="3B610A09" w14:textId="5B523B7F" w:rsidR="007F51CD" w:rsidRPr="00154B41" w:rsidRDefault="003C45B8" w:rsidP="00F444E0">
      <w:pPr>
        <w:ind w:firstLine="720"/>
        <w:jc w:val="both"/>
        <w:rPr>
          <w:rFonts w:ascii="Courier New" w:hAnsi="Courier New" w:cs="Courier New"/>
          <w:sz w:val="24"/>
          <w:szCs w:val="24"/>
        </w:rPr>
      </w:pPr>
      <w:r w:rsidRPr="00154B41">
        <w:rPr>
          <w:rFonts w:ascii="Courier New" w:hAnsi="Courier New" w:cs="Courier New"/>
          <w:sz w:val="24"/>
          <w:szCs w:val="24"/>
        </w:rPr>
        <w:t>Using a cause of death classification system utilized in similar studies,</w:t>
      </w:r>
      <w:r w:rsidR="004B569F"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IDMzIDM0PC9zdHlsZT48L0Rpc3BsYXlUZXh0PjxyZWNvcmQ+PHJlYy1udW1iZXI+NDwvcmVjLW51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IDMzIDM0PC9zdHlsZT48L0Rpc3BsYXlUZXh0PjxyZWNvcmQ+PHJlYy1udW1iZXI+NDwvcmVjLW51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4B569F" w:rsidRPr="00154B41">
        <w:rPr>
          <w:rFonts w:ascii="Courier New" w:hAnsi="Courier New" w:cs="Courier New"/>
          <w:sz w:val="24"/>
          <w:szCs w:val="24"/>
        </w:rPr>
      </w:r>
      <w:r w:rsidR="004B569F"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22 33 34</w:t>
      </w:r>
      <w:r w:rsidR="004B569F" w:rsidRPr="00154B41">
        <w:rPr>
          <w:rFonts w:ascii="Courier New" w:hAnsi="Courier New" w:cs="Courier New"/>
          <w:sz w:val="24"/>
          <w:szCs w:val="24"/>
        </w:rPr>
        <w:fldChar w:fldCharType="end"/>
      </w:r>
      <w:r w:rsidR="000E7BE6" w:rsidRPr="00154B41">
        <w:rPr>
          <w:rFonts w:ascii="Courier New" w:hAnsi="Courier New" w:cs="Courier New"/>
          <w:sz w:val="24"/>
          <w:szCs w:val="24"/>
        </w:rPr>
        <w:t xml:space="preserve"> </w:t>
      </w:r>
      <w:r w:rsidRPr="00154B41">
        <w:rPr>
          <w:rFonts w:ascii="Courier New" w:hAnsi="Courier New" w:cs="Courier New"/>
          <w:sz w:val="24"/>
          <w:szCs w:val="24"/>
        </w:rPr>
        <w:t>We grouped the c</w:t>
      </w:r>
      <w:r w:rsidR="00707470" w:rsidRPr="00154B41">
        <w:rPr>
          <w:rFonts w:ascii="Courier New" w:hAnsi="Courier New" w:cs="Courier New"/>
          <w:sz w:val="24"/>
          <w:szCs w:val="24"/>
        </w:rPr>
        <w:t>auses of death into</w:t>
      </w:r>
      <w:r w:rsidRPr="00154B41">
        <w:rPr>
          <w:rFonts w:ascii="Courier New" w:hAnsi="Courier New" w:cs="Courier New"/>
          <w:sz w:val="24"/>
          <w:szCs w:val="24"/>
        </w:rPr>
        <w:t xml:space="preserve"> the following</w:t>
      </w:r>
      <w:r w:rsidR="00707470" w:rsidRPr="00154B41">
        <w:rPr>
          <w:rFonts w:ascii="Courier New" w:hAnsi="Courier New" w:cs="Courier New"/>
          <w:sz w:val="24"/>
          <w:szCs w:val="24"/>
        </w:rPr>
        <w:t xml:space="preserve"> </w:t>
      </w:r>
      <w:r w:rsidR="00F444E0" w:rsidRPr="00154B41">
        <w:rPr>
          <w:rFonts w:ascii="Courier New" w:hAnsi="Courier New" w:cs="Courier New"/>
          <w:sz w:val="24"/>
          <w:szCs w:val="24"/>
        </w:rPr>
        <w:t>10</w:t>
      </w:r>
      <w:r w:rsidR="00707470" w:rsidRPr="00154B41">
        <w:rPr>
          <w:rFonts w:ascii="Courier New" w:hAnsi="Courier New" w:cs="Courier New"/>
          <w:sz w:val="24"/>
          <w:szCs w:val="24"/>
        </w:rPr>
        <w:t xml:space="preserve"> categories</w:t>
      </w:r>
      <w:r w:rsidRPr="00154B41">
        <w:rPr>
          <w:rFonts w:ascii="Courier New" w:hAnsi="Courier New" w:cs="Courier New"/>
          <w:sz w:val="24"/>
          <w:szCs w:val="24"/>
        </w:rPr>
        <w:t xml:space="preserve"> based on the </w:t>
      </w:r>
      <w:r w:rsidR="00707470" w:rsidRPr="00154B41">
        <w:rPr>
          <w:rFonts w:ascii="Courier New" w:hAnsi="Courier New" w:cs="Courier New"/>
          <w:sz w:val="24"/>
          <w:szCs w:val="24"/>
        </w:rPr>
        <w:t xml:space="preserve"> </w:t>
      </w:r>
      <w:r w:rsidRPr="00154B41">
        <w:rPr>
          <w:rFonts w:ascii="Courier New" w:hAnsi="Courier New" w:cs="Courier New"/>
          <w:i/>
          <w:sz w:val="24"/>
          <w:szCs w:val="24"/>
        </w:rPr>
        <w:t>International Classific</w:t>
      </w:r>
      <w:r w:rsidRPr="00154B41">
        <w:rPr>
          <w:rFonts w:ascii="Courier New" w:hAnsi="Courier New" w:cs="Courier New"/>
          <w:i/>
          <w:sz w:val="24"/>
          <w:szCs w:val="24"/>
        </w:rPr>
        <w:t>a</w:t>
      </w:r>
      <w:r w:rsidRPr="00154B41">
        <w:rPr>
          <w:rFonts w:ascii="Courier New" w:hAnsi="Courier New" w:cs="Courier New"/>
          <w:i/>
          <w:sz w:val="24"/>
          <w:szCs w:val="24"/>
        </w:rPr>
        <w:t>tion of Diseases</w:t>
      </w:r>
      <w:r w:rsidRPr="00154B41">
        <w:rPr>
          <w:rFonts w:ascii="Courier New" w:hAnsi="Courier New" w:cs="Courier New"/>
          <w:sz w:val="24"/>
          <w:szCs w:val="24"/>
        </w:rPr>
        <w:t xml:space="preserve"> [ICD] 10</w:t>
      </w:r>
      <w:r w:rsidRPr="00154B41">
        <w:rPr>
          <w:rFonts w:ascii="Courier New" w:hAnsi="Courier New" w:cs="Courier New"/>
          <w:sz w:val="24"/>
          <w:szCs w:val="24"/>
          <w:vertAlign w:val="superscript"/>
        </w:rPr>
        <w:t>th</w:t>
      </w:r>
      <w:r w:rsidRPr="00154B41">
        <w:rPr>
          <w:rFonts w:ascii="Courier New" w:hAnsi="Courier New" w:cs="Courier New"/>
          <w:sz w:val="24"/>
          <w:szCs w:val="24"/>
        </w:rPr>
        <w:t xml:space="preserve"> revision </w:t>
      </w:r>
      <w:r w:rsidR="00707470" w:rsidRPr="00154B41">
        <w:rPr>
          <w:rFonts w:ascii="Courier New" w:hAnsi="Courier New" w:cs="Courier New"/>
          <w:sz w:val="24"/>
          <w:szCs w:val="24"/>
        </w:rPr>
        <w:t>(</w:t>
      </w:r>
      <w:r w:rsidR="000E7BE6" w:rsidRPr="00154B41">
        <w:rPr>
          <w:rFonts w:ascii="Courier New" w:hAnsi="Courier New" w:cs="Courier New"/>
          <w:sz w:val="24"/>
          <w:szCs w:val="24"/>
        </w:rPr>
        <w:t>Appendix T</w:t>
      </w:r>
      <w:r w:rsidR="00707470" w:rsidRPr="00154B41">
        <w:rPr>
          <w:rFonts w:ascii="Courier New" w:hAnsi="Courier New" w:cs="Courier New"/>
          <w:sz w:val="24"/>
          <w:szCs w:val="24"/>
        </w:rPr>
        <w:t>able 1</w:t>
      </w:r>
      <w:r w:rsidR="00F444E0" w:rsidRPr="00154B41">
        <w:rPr>
          <w:rFonts w:ascii="Courier New" w:hAnsi="Courier New" w:cs="Courier New"/>
          <w:sz w:val="24"/>
          <w:szCs w:val="24"/>
        </w:rPr>
        <w:t>):</w:t>
      </w:r>
      <w:r w:rsidRPr="00154B41">
        <w:rPr>
          <w:rFonts w:ascii="Courier New" w:hAnsi="Courier New" w:cs="Courier New"/>
          <w:sz w:val="24"/>
          <w:szCs w:val="24"/>
        </w:rPr>
        <w:fldChar w:fldCharType="begin"/>
      </w:r>
      <w:r w:rsidR="00A44BC9">
        <w:rPr>
          <w:rFonts w:ascii="Courier New" w:hAnsi="Courier New" w:cs="Courier New"/>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35</w:t>
      </w:r>
      <w:r w:rsidRPr="00154B41">
        <w:rPr>
          <w:rFonts w:ascii="Courier New" w:hAnsi="Courier New" w:cs="Courier New"/>
          <w:sz w:val="24"/>
          <w:szCs w:val="24"/>
        </w:rPr>
        <w:fldChar w:fldCharType="end"/>
      </w:r>
      <w:r w:rsidR="00707470" w:rsidRPr="00154B41">
        <w:rPr>
          <w:rFonts w:ascii="Courier New" w:hAnsi="Courier New" w:cs="Courier New"/>
          <w:sz w:val="24"/>
          <w:szCs w:val="24"/>
        </w:rPr>
        <w:t xml:space="preserve"> </w:t>
      </w:r>
      <w:r w:rsidR="006A0065" w:rsidRPr="00154B41">
        <w:rPr>
          <w:rFonts w:ascii="Courier New" w:hAnsi="Courier New" w:cs="Courier New"/>
          <w:sz w:val="24"/>
          <w:szCs w:val="24"/>
        </w:rPr>
        <w:t>(</w:t>
      </w:r>
      <w:r w:rsidR="000E2AFB" w:rsidRPr="00154B41">
        <w:rPr>
          <w:rFonts w:ascii="Courier New" w:hAnsi="Courier New" w:cs="Courier New"/>
          <w:sz w:val="24"/>
          <w:szCs w:val="24"/>
        </w:rPr>
        <w:t>1</w:t>
      </w:r>
      <w:r w:rsidR="006A0065" w:rsidRPr="00154B41">
        <w:rPr>
          <w:rFonts w:ascii="Courier New" w:hAnsi="Courier New" w:cs="Courier New"/>
          <w:sz w:val="24"/>
          <w:szCs w:val="24"/>
        </w:rPr>
        <w:t>) homicides, (</w:t>
      </w:r>
      <w:r w:rsidR="00F444E0" w:rsidRPr="00154B41">
        <w:rPr>
          <w:rFonts w:ascii="Courier New" w:hAnsi="Courier New" w:cs="Courier New"/>
          <w:sz w:val="24"/>
          <w:szCs w:val="24"/>
        </w:rPr>
        <w:t>2</w:t>
      </w:r>
      <w:r w:rsidR="006A0065" w:rsidRPr="00154B41">
        <w:rPr>
          <w:rFonts w:ascii="Courier New" w:hAnsi="Courier New" w:cs="Courier New"/>
          <w:sz w:val="24"/>
          <w:szCs w:val="24"/>
        </w:rPr>
        <w:t>)</w:t>
      </w:r>
      <w:r w:rsidR="000E2AFB" w:rsidRPr="00154B41">
        <w:rPr>
          <w:rFonts w:ascii="Courier New" w:hAnsi="Courier New" w:cs="Courier New"/>
          <w:sz w:val="24"/>
          <w:szCs w:val="24"/>
        </w:rPr>
        <w:t xml:space="preserve"> alcoholic liver disease, (</w:t>
      </w:r>
      <w:r w:rsidR="00F444E0" w:rsidRPr="00154B41">
        <w:rPr>
          <w:rFonts w:ascii="Courier New" w:hAnsi="Courier New" w:cs="Courier New"/>
          <w:sz w:val="24"/>
          <w:szCs w:val="24"/>
        </w:rPr>
        <w:t>3</w:t>
      </w:r>
      <w:r w:rsidR="000E2AFB" w:rsidRPr="00154B41">
        <w:rPr>
          <w:rFonts w:ascii="Courier New" w:hAnsi="Courier New" w:cs="Courier New"/>
          <w:sz w:val="24"/>
          <w:szCs w:val="24"/>
        </w:rPr>
        <w:t>) diabetes, (</w:t>
      </w:r>
      <w:r w:rsidR="00F444E0" w:rsidRPr="00154B41">
        <w:rPr>
          <w:rFonts w:ascii="Courier New" w:hAnsi="Courier New" w:cs="Courier New"/>
          <w:sz w:val="24"/>
          <w:szCs w:val="24"/>
        </w:rPr>
        <w:t>4</w:t>
      </w:r>
      <w:r w:rsidR="000E2AFB" w:rsidRPr="00154B41">
        <w:rPr>
          <w:rFonts w:ascii="Courier New" w:hAnsi="Courier New" w:cs="Courier New"/>
          <w:sz w:val="24"/>
          <w:szCs w:val="24"/>
        </w:rPr>
        <w:t>) HIV/AIDS,</w:t>
      </w:r>
      <w:r w:rsidR="006A0065" w:rsidRPr="00154B41">
        <w:rPr>
          <w:rFonts w:ascii="Courier New" w:hAnsi="Courier New" w:cs="Courier New"/>
          <w:sz w:val="24"/>
          <w:szCs w:val="24"/>
        </w:rPr>
        <w:t xml:space="preserve"> (</w:t>
      </w:r>
      <w:r w:rsidR="00F444E0" w:rsidRPr="00154B41">
        <w:rPr>
          <w:rFonts w:ascii="Courier New" w:hAnsi="Courier New" w:cs="Courier New"/>
          <w:sz w:val="24"/>
          <w:szCs w:val="24"/>
        </w:rPr>
        <w:t>5</w:t>
      </w:r>
      <w:r w:rsidR="006A0065" w:rsidRPr="00154B41">
        <w:rPr>
          <w:rFonts w:ascii="Courier New" w:hAnsi="Courier New" w:cs="Courier New"/>
          <w:sz w:val="24"/>
          <w:szCs w:val="24"/>
        </w:rPr>
        <w:t xml:space="preserve">) ischemic </w:t>
      </w:r>
      <w:r w:rsidR="000E7BE6" w:rsidRPr="00154B41">
        <w:rPr>
          <w:rFonts w:ascii="Courier New" w:hAnsi="Courier New" w:cs="Courier New"/>
          <w:sz w:val="24"/>
          <w:szCs w:val="24"/>
        </w:rPr>
        <w:t>heart diseases</w:t>
      </w:r>
      <w:r w:rsidR="00174FCB" w:rsidRPr="00154B41">
        <w:rPr>
          <w:rFonts w:ascii="Courier New" w:hAnsi="Courier New" w:cs="Courier New"/>
          <w:sz w:val="24"/>
          <w:szCs w:val="24"/>
        </w:rPr>
        <w:t xml:space="preserve"> (IHD)</w:t>
      </w:r>
      <w:r w:rsidR="000E7BE6" w:rsidRPr="00154B41">
        <w:rPr>
          <w:rFonts w:ascii="Courier New" w:hAnsi="Courier New" w:cs="Courier New"/>
          <w:sz w:val="24"/>
          <w:szCs w:val="24"/>
        </w:rPr>
        <w:t>, (</w:t>
      </w:r>
      <w:r w:rsidR="00F444E0" w:rsidRPr="00154B41">
        <w:rPr>
          <w:rFonts w:ascii="Courier New" w:hAnsi="Courier New" w:cs="Courier New"/>
          <w:sz w:val="24"/>
          <w:szCs w:val="24"/>
        </w:rPr>
        <w:t>6</w:t>
      </w:r>
      <w:r w:rsidR="000E7BE6" w:rsidRPr="00154B41">
        <w:rPr>
          <w:rFonts w:ascii="Courier New" w:hAnsi="Courier New" w:cs="Courier New"/>
          <w:sz w:val="24"/>
          <w:szCs w:val="24"/>
        </w:rPr>
        <w:t>)</w:t>
      </w:r>
      <w:r w:rsidR="000E2AFB" w:rsidRPr="00154B41">
        <w:rPr>
          <w:rFonts w:ascii="Courier New" w:hAnsi="Courier New" w:cs="Courier New"/>
          <w:sz w:val="24"/>
          <w:szCs w:val="24"/>
        </w:rPr>
        <w:t xml:space="preserve"> lung cancer</w:t>
      </w:r>
      <w:r w:rsidR="000E7BE6" w:rsidRPr="00154B41">
        <w:rPr>
          <w:rFonts w:ascii="Courier New" w:hAnsi="Courier New" w:cs="Courier New"/>
          <w:sz w:val="24"/>
          <w:szCs w:val="24"/>
        </w:rPr>
        <w:t>,</w:t>
      </w:r>
      <w:r w:rsidR="00F444E0" w:rsidRPr="00154B41">
        <w:rPr>
          <w:rFonts w:ascii="Courier New" w:hAnsi="Courier New" w:cs="Courier New"/>
          <w:sz w:val="24"/>
          <w:szCs w:val="24"/>
        </w:rPr>
        <w:t xml:space="preserve"> (7) road traffic accidents, (8) self-inflicted injuries, </w:t>
      </w:r>
      <w:r w:rsidR="000E7BE6" w:rsidRPr="00154B41">
        <w:rPr>
          <w:rFonts w:ascii="Courier New" w:hAnsi="Courier New" w:cs="Courier New"/>
          <w:sz w:val="24"/>
          <w:szCs w:val="24"/>
        </w:rPr>
        <w:t xml:space="preserve"> (</w:t>
      </w:r>
      <w:r w:rsidR="00F444E0" w:rsidRPr="00154B41">
        <w:rPr>
          <w:rFonts w:ascii="Courier New" w:hAnsi="Courier New" w:cs="Courier New"/>
          <w:sz w:val="24"/>
          <w:szCs w:val="24"/>
        </w:rPr>
        <w:t>9</w:t>
      </w:r>
      <w:r w:rsidR="006A0065" w:rsidRPr="00154B41">
        <w:rPr>
          <w:rFonts w:ascii="Courier New" w:hAnsi="Courier New" w:cs="Courier New"/>
          <w:sz w:val="24"/>
          <w:szCs w:val="24"/>
        </w:rPr>
        <w:t xml:space="preserve">) </w:t>
      </w:r>
      <w:r w:rsidR="000E2AFB" w:rsidRPr="00154B41">
        <w:rPr>
          <w:rFonts w:ascii="Courier New" w:hAnsi="Courier New" w:cs="Courier New"/>
          <w:sz w:val="24"/>
          <w:szCs w:val="24"/>
        </w:rPr>
        <w:t>amenable to medical service (including conditions that could be reduced by primary care, secondary intervention, and timely me</w:t>
      </w:r>
      <w:r w:rsidR="000E2AFB" w:rsidRPr="00154B41">
        <w:rPr>
          <w:rFonts w:ascii="Courier New" w:hAnsi="Courier New" w:cs="Courier New"/>
          <w:sz w:val="24"/>
          <w:szCs w:val="24"/>
        </w:rPr>
        <w:t>d</w:t>
      </w:r>
      <w:r w:rsidR="000E2AFB" w:rsidRPr="00154B41">
        <w:rPr>
          <w:rFonts w:ascii="Courier New" w:hAnsi="Courier New" w:cs="Courier New"/>
          <w:sz w:val="24"/>
          <w:szCs w:val="24"/>
        </w:rPr>
        <w:t xml:space="preserve">ical care), </w:t>
      </w:r>
      <w:r w:rsidR="000E7BE6" w:rsidRPr="00154B41">
        <w:rPr>
          <w:rFonts w:ascii="Courier New" w:hAnsi="Courier New" w:cs="Courier New"/>
          <w:sz w:val="24"/>
          <w:szCs w:val="24"/>
        </w:rPr>
        <w:t>and</w:t>
      </w:r>
      <w:r w:rsidR="00F444E0" w:rsidRPr="00154B41">
        <w:rPr>
          <w:rFonts w:ascii="Courier New" w:hAnsi="Courier New" w:cs="Courier New"/>
          <w:sz w:val="24"/>
          <w:szCs w:val="24"/>
        </w:rPr>
        <w:t xml:space="preserve"> (10)</w:t>
      </w:r>
      <w:r w:rsidR="000E7BE6" w:rsidRPr="00154B41">
        <w:rPr>
          <w:rFonts w:ascii="Courier New" w:hAnsi="Courier New" w:cs="Courier New"/>
          <w:sz w:val="24"/>
          <w:szCs w:val="24"/>
        </w:rPr>
        <w:t xml:space="preserve"> all other causes </w:t>
      </w:r>
      <w:r w:rsidR="00174FCB" w:rsidRPr="00154B41">
        <w:rPr>
          <w:rFonts w:ascii="Courier New" w:hAnsi="Courier New" w:cs="Courier New"/>
          <w:sz w:val="24"/>
          <w:szCs w:val="24"/>
        </w:rPr>
        <w:t>(</w:t>
      </w:r>
      <w:r w:rsidR="000E7BE6" w:rsidRPr="00154B41">
        <w:rPr>
          <w:rFonts w:ascii="Courier New" w:hAnsi="Courier New" w:cs="Courier New"/>
          <w:i/>
          <w:sz w:val="24"/>
          <w:szCs w:val="24"/>
        </w:rPr>
        <w:t>residual causes</w:t>
      </w:r>
      <w:r w:rsidR="00174FCB" w:rsidRPr="00154B41">
        <w:rPr>
          <w:rFonts w:ascii="Courier New" w:hAnsi="Courier New" w:cs="Courier New"/>
          <w:i/>
          <w:sz w:val="24"/>
          <w:szCs w:val="24"/>
        </w:rPr>
        <w:t>)</w:t>
      </w:r>
      <w:r w:rsidR="00520E01" w:rsidRPr="00154B41">
        <w:rPr>
          <w:rFonts w:ascii="Courier New" w:hAnsi="Courier New" w:cs="Courier New"/>
          <w:sz w:val="24"/>
          <w:szCs w:val="24"/>
        </w:rPr>
        <w:t>.</w:t>
      </w:r>
      <w:r w:rsidR="00DC3C5B" w:rsidRPr="00154B41">
        <w:rPr>
          <w:rFonts w:ascii="Courier New" w:hAnsi="Courier New" w:cs="Courier New"/>
          <w:sz w:val="24"/>
          <w:szCs w:val="24"/>
        </w:rPr>
        <w:t xml:space="preserve"> </w:t>
      </w:r>
    </w:p>
    <w:p w14:paraId="7BC4FBE6" w14:textId="77777777" w:rsidR="00F444E0" w:rsidRPr="00154B41" w:rsidRDefault="00520E01" w:rsidP="00F444E0">
      <w:pPr>
        <w:ind w:firstLine="720"/>
        <w:jc w:val="both"/>
        <w:rPr>
          <w:rFonts w:ascii="Courier New" w:hAnsi="Courier New" w:cs="Courier New"/>
          <w:sz w:val="24"/>
          <w:szCs w:val="24"/>
        </w:rPr>
      </w:pPr>
      <w:r w:rsidRPr="00154B41">
        <w:rPr>
          <w:rFonts w:ascii="Courier New" w:hAnsi="Courier New" w:cs="Courier New"/>
          <w:sz w:val="24"/>
          <w:szCs w:val="24"/>
        </w:rPr>
        <w:t xml:space="preserve">We analyze </w:t>
      </w:r>
      <w:r w:rsidR="00F444E0" w:rsidRPr="00154B41">
        <w:rPr>
          <w:rFonts w:ascii="Courier New" w:hAnsi="Courier New" w:cs="Courier New"/>
          <w:sz w:val="24"/>
          <w:szCs w:val="24"/>
        </w:rPr>
        <w:t xml:space="preserve">liver disease, </w:t>
      </w:r>
      <w:r w:rsidRPr="00154B41">
        <w:rPr>
          <w:rFonts w:ascii="Courier New" w:hAnsi="Courier New" w:cs="Courier New"/>
          <w:sz w:val="24"/>
          <w:szCs w:val="24"/>
        </w:rPr>
        <w:t>diabetes, HIV/AIDS</w:t>
      </w:r>
      <w:r w:rsidR="00F444E0" w:rsidRPr="00154B41">
        <w:rPr>
          <w:rFonts w:ascii="Courier New" w:hAnsi="Courier New" w:cs="Courier New"/>
          <w:sz w:val="24"/>
          <w:szCs w:val="24"/>
        </w:rPr>
        <w:t>, IHD, lung cancer</w:t>
      </w:r>
      <w:r w:rsidRPr="00154B41">
        <w:rPr>
          <w:rFonts w:ascii="Courier New" w:hAnsi="Courier New" w:cs="Courier New"/>
          <w:sz w:val="24"/>
          <w:szCs w:val="24"/>
        </w:rPr>
        <w:t xml:space="preserve"> and </w:t>
      </w:r>
      <w:r w:rsidR="00F444E0" w:rsidRPr="00154B41">
        <w:rPr>
          <w:rFonts w:ascii="Courier New" w:hAnsi="Courier New" w:cs="Courier New"/>
          <w:sz w:val="24"/>
          <w:szCs w:val="24"/>
        </w:rPr>
        <w:t>self-inflicted injuries</w:t>
      </w:r>
      <w:r w:rsidRPr="00154B41">
        <w:rPr>
          <w:rFonts w:ascii="Courier New" w:hAnsi="Courier New" w:cs="Courier New"/>
          <w:sz w:val="24"/>
          <w:szCs w:val="24"/>
        </w:rPr>
        <w:t xml:space="preserve"> separately </w:t>
      </w:r>
      <w:r w:rsidR="00B727B3" w:rsidRPr="00154B41">
        <w:rPr>
          <w:rFonts w:ascii="Courier New" w:hAnsi="Courier New" w:cs="Courier New"/>
          <w:sz w:val="24"/>
          <w:szCs w:val="24"/>
        </w:rPr>
        <w:t>as they</w:t>
      </w:r>
      <w:r w:rsidRPr="00154B41">
        <w:rPr>
          <w:rFonts w:ascii="Courier New" w:hAnsi="Courier New" w:cs="Courier New"/>
          <w:sz w:val="24"/>
          <w:szCs w:val="24"/>
        </w:rPr>
        <w:t xml:space="preserve"> are amen</w:t>
      </w:r>
      <w:r w:rsidRPr="00154B41">
        <w:rPr>
          <w:rFonts w:ascii="Courier New" w:hAnsi="Courier New" w:cs="Courier New"/>
          <w:sz w:val="24"/>
          <w:szCs w:val="24"/>
        </w:rPr>
        <w:t>a</w:t>
      </w:r>
      <w:r w:rsidRPr="00154B41">
        <w:rPr>
          <w:rFonts w:ascii="Courier New" w:hAnsi="Courier New" w:cs="Courier New"/>
          <w:sz w:val="24"/>
          <w:szCs w:val="24"/>
        </w:rPr>
        <w:t>ble to both health behavior</w:t>
      </w:r>
      <w:r w:rsidR="00575DF2" w:rsidRPr="00154B41">
        <w:rPr>
          <w:rFonts w:ascii="Courier New" w:hAnsi="Courier New" w:cs="Courier New"/>
          <w:sz w:val="24"/>
          <w:szCs w:val="24"/>
        </w:rPr>
        <w:t>s</w:t>
      </w:r>
      <w:r w:rsidRPr="00154B41">
        <w:rPr>
          <w:rFonts w:ascii="Courier New" w:hAnsi="Courier New" w:cs="Courier New"/>
          <w:sz w:val="24"/>
          <w:szCs w:val="24"/>
        </w:rPr>
        <w:t xml:space="preserve"> and medical attention</w:t>
      </w:r>
      <w:r w:rsidR="00B727B3" w:rsidRPr="00154B41">
        <w:rPr>
          <w:rFonts w:ascii="Courier New" w:hAnsi="Courier New" w:cs="Courier New"/>
          <w:sz w:val="24"/>
          <w:szCs w:val="24"/>
        </w:rPr>
        <w:t>, and pose i</w:t>
      </w:r>
      <w:r w:rsidR="00B727B3" w:rsidRPr="00154B41">
        <w:rPr>
          <w:rFonts w:ascii="Courier New" w:hAnsi="Courier New" w:cs="Courier New"/>
          <w:sz w:val="24"/>
          <w:szCs w:val="24"/>
        </w:rPr>
        <w:t>m</w:t>
      </w:r>
      <w:r w:rsidR="00B727B3" w:rsidRPr="00154B41">
        <w:rPr>
          <w:rFonts w:ascii="Courier New" w:hAnsi="Courier New" w:cs="Courier New"/>
          <w:sz w:val="24"/>
          <w:szCs w:val="24"/>
        </w:rPr>
        <w:t>portant</w:t>
      </w:r>
      <w:r w:rsidR="00ED0F6A" w:rsidRPr="00154B41">
        <w:rPr>
          <w:rFonts w:ascii="Courier New" w:hAnsi="Courier New" w:cs="Courier New"/>
          <w:sz w:val="24"/>
          <w:szCs w:val="24"/>
        </w:rPr>
        <w:t xml:space="preserve"> public health challenges in Brazil</w:t>
      </w:r>
      <w:r w:rsidR="00B727B3" w:rsidRPr="00154B41">
        <w:rPr>
          <w:rFonts w:ascii="Courier New" w:hAnsi="Courier New" w:cs="Courier New"/>
          <w:sz w:val="24"/>
          <w:szCs w:val="24"/>
        </w:rPr>
        <w:t>.</w:t>
      </w:r>
      <w:r w:rsidR="00ED0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&lt;EndNote&gt;&lt;Cite&gt;&lt;Author&gt;de Almeida-Pititto&lt;/Author&gt;&lt;Year&gt;2015&lt;/Year&gt;&lt;RecNum&gt;41&lt;/RecNum&gt;&lt;DisplayText&gt;&lt;style face="superscript"&gt;9 36&lt;/style&gt;&lt;/DisplayText&gt;&lt;record&gt;&lt;rec-number&gt;41&lt;/rec-number&gt;&lt;foreign-keys&gt;&lt;key app="EN" db-id="p0ppx9stl0pvtme5p2hpxwec0d2vwwp9pepz" timestamp="1510735225"&gt;41&lt;/key&gt;&lt;/foreign-keys&gt;&lt;ref-type name="Journal Article"&gt;17&lt;/ref-type&gt;&lt;contributors&gt;&lt;authors&gt;&lt;author&gt;de Almeida-Pititto, Bianca&lt;/author&gt;&lt;author&gt;Dias, Monike Lourenço&lt;/author&gt;&lt;author&gt;de Moraes, Ana Carolina Franco&lt;/author&gt;&lt;author&gt;Ferreira, Sandra RG&lt;/author&gt;&lt;author&gt;Franco, Denise Reis&lt;/author&gt;&lt;author&gt;Eliaschewitz, Freddy Goldberg&lt;/author&gt;&lt;/authors&gt;&lt;/contributors&gt;&lt;titles&gt;&lt;title&gt;Type 2 diabetes in Brazil: epidemiology and management&lt;/title&gt;&lt;secondary-title&gt;Diabetes, metabolic syndrome and obesity: targets and therapy&lt;/secondary-title&gt;&lt;/titles&gt;&lt;periodical&gt;&lt;full-title&gt;Diabetes, metabolic syndrome and obesity: targets and therapy&lt;/full-title&gt;&lt;/periodical&gt;&lt;pages&gt;17&lt;/pages&gt;&lt;volume&gt;8&lt;/volume&gt;&lt;dates&gt;&lt;year&gt;2015&lt;/year&gt;&lt;/dates&gt;&lt;urls&gt;&lt;/urls&gt;&lt;/record&gt;&lt;/Cite&gt;&lt;Cite&gt;&lt;Author&gt;Rasella&lt;/Author&gt;&lt;Year&gt;2014&lt;/Year&gt;&lt;RecNum&gt;29&lt;/RecNum&gt;&lt;record&gt;&lt;rec-number&gt;29&lt;/rec-number&gt;&lt;foreign-keys&gt;&lt;key app="EN" db-id="p0ppx9stl0pvtme5p2hpxwec0d2vwwp9pepz" timestamp="1510566483"&gt;29&lt;/key&gt;&lt;/foreign-keys&gt;&lt;ref-type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ED0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9 36</w:t>
      </w:r>
      <w:r w:rsidR="00ED0F6A" w:rsidRPr="00154B41">
        <w:rPr>
          <w:rFonts w:ascii="Courier New" w:hAnsi="Courier New" w:cs="Courier New"/>
          <w:sz w:val="24"/>
          <w:szCs w:val="24"/>
        </w:rPr>
        <w:fldChar w:fldCharType="end"/>
      </w:r>
      <w:r w:rsidR="00ED0F6A" w:rsidRPr="00154B41">
        <w:rPr>
          <w:rFonts w:ascii="Courier New" w:hAnsi="Courier New" w:cs="Courier New"/>
          <w:sz w:val="24"/>
          <w:szCs w:val="24"/>
        </w:rPr>
        <w:t xml:space="preserve"> </w:t>
      </w:r>
      <w:r w:rsidR="00B727B3" w:rsidRPr="00154B41">
        <w:rPr>
          <w:rFonts w:ascii="Courier New" w:hAnsi="Courier New" w:cs="Courier New"/>
          <w:sz w:val="24"/>
          <w:szCs w:val="24"/>
        </w:rPr>
        <w:t>For instance, Br</w:t>
      </w:r>
      <w:r w:rsidR="00B727B3" w:rsidRPr="00154B41">
        <w:rPr>
          <w:rFonts w:ascii="Courier New" w:hAnsi="Courier New" w:cs="Courier New"/>
          <w:sz w:val="24"/>
          <w:szCs w:val="24"/>
        </w:rPr>
        <w:t>a</w:t>
      </w:r>
      <w:r w:rsidR="00B727B3" w:rsidRPr="00154B41">
        <w:rPr>
          <w:rFonts w:ascii="Courier New" w:hAnsi="Courier New" w:cs="Courier New"/>
          <w:sz w:val="24"/>
          <w:szCs w:val="24"/>
        </w:rPr>
        <w:t xml:space="preserve">zil was in the top ten countries ranked by number of suicide </w:t>
      </w:r>
      <w:r w:rsidR="00B727B3" w:rsidRPr="00154B41">
        <w:rPr>
          <w:rFonts w:ascii="Courier New" w:hAnsi="Courier New" w:cs="Courier New"/>
          <w:sz w:val="24"/>
          <w:szCs w:val="24"/>
        </w:rPr>
        <w:lastRenderedPageBreak/>
        <w:t>deaths in 2001.</w:t>
      </w:r>
      <w:r w:rsidR="00B64FA5"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&lt;EndNote&gt;&lt;Cite&gt;&lt;Author&gt;Botega&lt;/Author&gt;&lt;Year&gt;2004&lt;/Year&gt;&lt;RecNum&gt;44&lt;/RecNum&gt;&lt;DisplayText&gt;&lt;style face="superscript"&gt;37&lt;/style&gt;&lt;/DisplayText&gt;&lt;record&gt;&lt;rec-number&gt;44&lt;/rec-number&gt;&lt;foreign-keys&gt;&lt;key app="EN" db-id="p0ppx9stl0pvtme5p2hpxwec0d2vwwp9pepz" timestamp="1510736128"&gt;44&lt;/key&gt;&lt;/foreign-keys&gt;&lt;ref-type name="Journal Article"&gt;17&lt;/ref-type&gt;&lt;contributors&gt;&lt;authors&gt;&lt;author&gt;Botega, Neury José&lt;/author&gt;&lt;author&gt;Garcia, Leon de Souza Lobo&lt;/author&gt;&lt;/authors&gt;&lt;/contributors&gt;&lt;titles&gt;&lt;title&gt;Brazil: the need for violence (including suicide) prevention&lt;/title&gt;&lt;secondary-title&gt;World psychiatry&lt;/secondary-title&gt;&lt;/titles&gt;&lt;periodical&gt;&lt;full-title&gt;World psychiatry&lt;/full-title&gt;&lt;/periodical&gt;&lt;pages&gt;157&lt;/pages&gt;&lt;volume&gt;3&lt;/volume&gt;&lt;number&gt;3&lt;/number&gt;&lt;dates&gt;&lt;year&gt;2004&lt;/year&gt;&lt;/dates&gt;&lt;urls&gt;&lt;/urls&gt;&lt;/record&gt;&lt;/Cite&gt;&lt;/EndNote&gt;</w:instrText>
      </w:r>
      <w:r w:rsidR="00B64FA5"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37</w:t>
      </w:r>
      <w:r w:rsidR="00B64FA5"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The ninth category is linked to major health care interventions that have been implemented in the last de</w:t>
      </w:r>
      <w:r w:rsidR="00F444E0" w:rsidRPr="00154B41">
        <w:rPr>
          <w:rFonts w:ascii="Courier New" w:hAnsi="Courier New" w:cs="Courier New"/>
          <w:sz w:val="24"/>
          <w:szCs w:val="24"/>
        </w:rPr>
        <w:t>c</w:t>
      </w:r>
      <w:r w:rsidR="00F444E0" w:rsidRPr="00154B41">
        <w:rPr>
          <w:rFonts w:ascii="Courier New" w:hAnsi="Courier New" w:cs="Courier New"/>
          <w:sz w:val="24"/>
          <w:szCs w:val="24"/>
        </w:rPr>
        <w:t>ades in Brazil, including the Family Health Program, guarante</w:t>
      </w:r>
      <w:r w:rsidR="00F444E0" w:rsidRPr="00154B41">
        <w:rPr>
          <w:rFonts w:ascii="Courier New" w:hAnsi="Courier New" w:cs="Courier New"/>
          <w:sz w:val="24"/>
          <w:szCs w:val="24"/>
        </w:rPr>
        <w:t>e</w:t>
      </w:r>
      <w:r w:rsidR="00F444E0" w:rsidRPr="00154B41">
        <w:rPr>
          <w:rFonts w:ascii="Courier New" w:hAnsi="Courier New" w:cs="Courier New"/>
          <w:sz w:val="24"/>
          <w:szCs w:val="24"/>
        </w:rPr>
        <w:t>ing healthcare free at the point of use.</w: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 </w:instrTex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EN.CITE.DATA </w:instrText>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separate"/>
      </w:r>
      <w:r w:rsidR="00F444E0" w:rsidRPr="00154B41">
        <w:rPr>
          <w:rFonts w:ascii="Courier New" w:hAnsi="Courier New" w:cs="Courier New"/>
          <w:noProof/>
          <w:sz w:val="24"/>
          <w:szCs w:val="24"/>
          <w:vertAlign w:val="superscript"/>
        </w:rPr>
        <w:t>6-8 15</w:t>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w:t>
      </w:r>
    </w:p>
    <w:p w14:paraId="35C409FB" w14:textId="617909BB" w:rsidR="00F84842" w:rsidRPr="00154B41" w:rsidRDefault="004004FE" w:rsidP="00F444E0">
      <w:pPr>
        <w:ind w:firstLine="720"/>
        <w:jc w:val="both"/>
        <w:rPr>
          <w:rFonts w:ascii="Courier New" w:hAnsi="Courier New" w:cs="Courier New"/>
          <w:sz w:val="24"/>
          <w:szCs w:val="24"/>
        </w:rPr>
      </w:pPr>
      <w:r w:rsidRPr="00154B41">
        <w:rPr>
          <w:rFonts w:ascii="Courier New" w:hAnsi="Courier New" w:cs="Courier New"/>
          <w:sz w:val="24"/>
          <w:szCs w:val="24"/>
        </w:rPr>
        <w:t xml:space="preserve">In order to avoid cause of death misclassification at older ages, due to the high prevalence of comorbidities, </w:t>
      </w:r>
      <w:r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&lt;EndNote&gt;&lt;Cite&gt;&lt;Author&gt;Rosenberg&lt;/Author&gt;&lt;Year&gt;1999&lt;/Year&gt;&lt;RecNum&gt;38&lt;/RecNum&gt;&lt;DisplayText&gt;&lt;style face="superscript"&gt;38 39&lt;/style&gt;&lt;/DisplayText&gt;&lt;record&gt;&lt;rec-number&gt;38&lt;/rec-number&gt;&lt;foreign-keys&gt;&lt;key app="EN" db-id="p0ppx9stl0pvtme5p2hpxwec0d2vwwp9pepz" timestamp="1510577901"&gt;38&lt;/key&gt;&lt;/foreign-keys&gt;&lt;ref-type name="Journal Article"&gt;17&lt;/ref-type&gt;&lt;contributors&gt;&lt;authors&gt;&lt;author&gt;Rosenberg, Harry M&lt;/author&gt;&lt;/authors&gt;&lt;/contributors&gt;&lt;titles&gt;&lt;title&gt;Cause of death as a contemporary problem&lt;/title&gt;&lt;secondary-title&gt;Journal of the history of medicine and allied sciences&lt;/secondary-title&gt;&lt;/titles&gt;&lt;periodical&gt;&lt;full-title&gt;Journal of the history of medicine and allied sciences&lt;/full-title&gt;&lt;/periodical&gt;&lt;pages&gt;133-153&lt;/pages&gt;&lt;volume&gt;54&lt;/volume&gt;&lt;number&gt;2&lt;/number&gt;&lt;dates&gt;&lt;year&gt;1999&lt;/year&gt;&lt;/dates&gt;&lt;isbn&gt;0022-5045&lt;/isbn&gt;&lt;urls&gt;&lt;/urls&gt;&lt;/record&gt;&lt;/Cite&gt;&lt;Cite&gt;&lt;Author&gt;Guralnick&lt;/Author&gt;&lt;Year&gt;1966&lt;/Year&gt;&lt;RecNum&gt;39&lt;/RecNum&gt;&lt;record&gt;&lt;rec-number&gt;39&lt;/rec-number&gt;&lt;foreign-keys&gt;&lt;key app="EN" db-id="p0ppx9stl0pvtme5p2hpxwec0d2vwwp9pepz" timestamp="1510578319"&gt;39&lt;/key&gt;&lt;/foreign-keys&gt;&lt;ref-type name="Journal Article"&gt;17&lt;/ref-type&gt;&lt;contributors&gt;&lt;authors&gt;&lt;author&gt;Guralnick, Lillian&lt;/author&gt;&lt;/authors&gt;&lt;/contributors&gt;&lt;titles&gt;&lt;title&gt;Some problems in the use of multiple causes of death&lt;/title&gt;&lt;secondary-title&gt;Journal of Chronic Diseases&lt;/secondary-title&gt;&lt;/titles&gt;&lt;periodical&gt;&lt;full-title&gt;Journal of Chronic Diseases&lt;/full-title&gt;&lt;/periodical&gt;&lt;pages&gt;979-990&lt;/pages&gt;&lt;volume&gt;19&lt;/volume&gt;&lt;number&gt;9&lt;/number&gt;&lt;dates&gt;&lt;year&gt;1966&lt;/year&gt;&lt;/dates&gt;&lt;isbn&gt;0021-9681&lt;/isbn&gt;&lt;urls&gt;&lt;/urls&gt;&lt;/record&gt;&lt;/Cite&gt;&lt;/EndNote&gt;</w:instrText>
      </w:r>
      <w:r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38 39</w:t>
      </w:r>
      <w:r w:rsidRPr="00154B41">
        <w:rPr>
          <w:rFonts w:ascii="Courier New" w:hAnsi="Courier New" w:cs="Courier New"/>
          <w:sz w:val="24"/>
          <w:szCs w:val="24"/>
        </w:rPr>
        <w:fldChar w:fldCharType="end"/>
      </w:r>
      <w:r w:rsidR="00AB2101" w:rsidRPr="00154B41">
        <w:rPr>
          <w:rFonts w:ascii="Courier New" w:hAnsi="Courier New" w:cs="Courier New"/>
          <w:sz w:val="24"/>
          <w:szCs w:val="24"/>
        </w:rPr>
        <w:t xml:space="preserve"> we r</w:t>
      </w:r>
      <w:r w:rsidR="00AB2101" w:rsidRPr="00154B41">
        <w:rPr>
          <w:rFonts w:ascii="Courier New" w:hAnsi="Courier New" w:cs="Courier New"/>
          <w:sz w:val="24"/>
          <w:szCs w:val="24"/>
        </w:rPr>
        <w:t>e</w:t>
      </w:r>
      <w:r w:rsidR="00AB2101" w:rsidRPr="00154B41">
        <w:rPr>
          <w:rFonts w:ascii="Courier New" w:hAnsi="Courier New" w:cs="Courier New"/>
          <w:sz w:val="24"/>
          <w:szCs w:val="24"/>
        </w:rPr>
        <w:t xml:space="preserve">stricted our analysis to mortality below age 75. </w:t>
      </w:r>
      <w:r w:rsidR="00B0193D" w:rsidRPr="00154B41">
        <w:rPr>
          <w:rFonts w:ascii="Courier New" w:hAnsi="Courier New" w:cs="Courier New"/>
          <w:sz w:val="24"/>
          <w:szCs w:val="24"/>
        </w:rPr>
        <w:t>In add</w:t>
      </w:r>
      <w:r w:rsidR="001A0F1F" w:rsidRPr="00154B41">
        <w:rPr>
          <w:rFonts w:ascii="Courier New" w:hAnsi="Courier New" w:cs="Courier New"/>
          <w:sz w:val="24"/>
          <w:szCs w:val="24"/>
        </w:rPr>
        <w:t xml:space="preserve">ition, the concept of avoidable or </w:t>
      </w:r>
      <w:r w:rsidR="00B0193D" w:rsidRPr="00154B41">
        <w:rPr>
          <w:rFonts w:ascii="Courier New" w:hAnsi="Courier New" w:cs="Courier New"/>
          <w:sz w:val="24"/>
          <w:szCs w:val="24"/>
        </w:rPr>
        <w:t>amenable mortality often truncates causes of death at age 75</w:t>
      </w:r>
      <w:r w:rsidR="001A0F1F" w:rsidRPr="00154B41">
        <w:rPr>
          <w:rFonts w:ascii="Courier New" w:hAnsi="Courier New" w:cs="Courier New"/>
          <w:sz w:val="24"/>
          <w:szCs w:val="24"/>
        </w:rPr>
        <w:t>,</w:t>
      </w:r>
      <w:r w:rsidR="00B0193D"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&lt;EndNote&gt;&lt;Cite&gt;&lt;Author&gt;Beltrán-Sánchez&lt;/Author&gt;&lt;Year&gt;2011&lt;/Year&gt;&lt;RecNum&gt;35&lt;/RecNum&gt;&lt;DisplayText&gt;&lt;style face="superscript"&gt;32&lt;/style&gt;&lt;/DisplayText&gt;&lt;record&gt;&lt;rec-number&gt;35&lt;/rec-number&gt;&lt;foreign-keys&gt;&lt;key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B0193D"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32</w:t>
      </w:r>
      <w:r w:rsidR="00B0193D" w:rsidRPr="00154B41">
        <w:rPr>
          <w:rFonts w:ascii="Courier New" w:hAnsi="Courier New" w:cs="Courier New"/>
          <w:sz w:val="24"/>
          <w:szCs w:val="24"/>
        </w:rPr>
        <w:fldChar w:fldCharType="end"/>
      </w:r>
      <w:r w:rsidR="00B0193D" w:rsidRPr="00154B41">
        <w:rPr>
          <w:rFonts w:ascii="Courier New" w:hAnsi="Courier New" w:cs="Courier New"/>
          <w:sz w:val="24"/>
          <w:szCs w:val="24"/>
        </w:rPr>
        <w:t xml:space="preserve"> and most homicides occur below this age</w:t>
      </w:r>
      <w:r w:rsidR="001A0F1F" w:rsidRPr="00154B41">
        <w:rPr>
          <w:rFonts w:ascii="Courier New" w:hAnsi="Courier New" w:cs="Courier New"/>
          <w:sz w:val="24"/>
          <w:szCs w:val="24"/>
        </w:rPr>
        <w:t>.</w:t>
      </w:r>
    </w:p>
    <w:p w14:paraId="1C14E5D1" w14:textId="2D7D9115" w:rsidR="0070631A" w:rsidRPr="00154B41" w:rsidRDefault="0070631A" w:rsidP="00CB7551">
      <w:pPr>
        <w:ind w:firstLine="720"/>
        <w:jc w:val="both"/>
        <w:rPr>
          <w:rFonts w:ascii="Courier New" w:hAnsi="Courier New" w:cs="Courier New"/>
          <w:sz w:val="24"/>
          <w:szCs w:val="24"/>
        </w:rPr>
      </w:pPr>
      <w:r w:rsidRPr="00154B41">
        <w:rPr>
          <w:rFonts w:ascii="Courier New" w:hAnsi="Courier New" w:cs="Courier New"/>
          <w:sz w:val="24"/>
          <w:szCs w:val="24"/>
        </w:rPr>
        <w:t>We analyzed changes in life expectancy during the</w:t>
      </w:r>
      <w:r w:rsidR="00F444E0" w:rsidRPr="00154B41">
        <w:rPr>
          <w:rFonts w:ascii="Courier New" w:hAnsi="Courier New" w:cs="Courier New"/>
          <w:sz w:val="24"/>
          <w:szCs w:val="24"/>
        </w:rPr>
        <w:t xml:space="preserve"> period 2000-15</w:t>
      </w:r>
      <w:r w:rsidRPr="00154B41">
        <w:rPr>
          <w:rFonts w:ascii="Courier New" w:hAnsi="Courier New" w:cs="Courier New"/>
          <w:sz w:val="24"/>
          <w:szCs w:val="24"/>
        </w:rPr>
        <w:t xml:space="preserve"> by </w:t>
      </w:r>
      <w:r w:rsidR="00440325" w:rsidRPr="00154B41">
        <w:rPr>
          <w:rFonts w:ascii="Courier New" w:hAnsi="Courier New" w:cs="Courier New"/>
          <w:sz w:val="24"/>
          <w:szCs w:val="24"/>
        </w:rPr>
        <w:t>comparing changes within two time periods</w:t>
      </w:r>
      <w:r w:rsidRPr="00154B41">
        <w:rPr>
          <w:rFonts w:ascii="Courier New" w:hAnsi="Courier New" w:cs="Courier New"/>
          <w:sz w:val="24"/>
          <w:szCs w:val="24"/>
        </w:rPr>
        <w:t>. Th</w:t>
      </w:r>
      <w:r w:rsidR="007B40D4" w:rsidRPr="00154B41">
        <w:rPr>
          <w:rFonts w:ascii="Courier New" w:hAnsi="Courier New" w:cs="Courier New"/>
          <w:sz w:val="24"/>
          <w:szCs w:val="24"/>
        </w:rPr>
        <w:t>is per</w:t>
      </w:r>
      <w:r w:rsidR="007B40D4" w:rsidRPr="00154B41">
        <w:rPr>
          <w:rFonts w:ascii="Courier New" w:hAnsi="Courier New" w:cs="Courier New"/>
          <w:sz w:val="24"/>
          <w:szCs w:val="24"/>
        </w:rPr>
        <w:t>i</w:t>
      </w:r>
      <w:r w:rsidR="007B40D4" w:rsidRPr="00154B41">
        <w:rPr>
          <w:rFonts w:ascii="Courier New" w:hAnsi="Courier New" w:cs="Courier New"/>
          <w:sz w:val="24"/>
          <w:szCs w:val="24"/>
        </w:rPr>
        <w:t>od</w:t>
      </w:r>
      <w:r w:rsidRPr="00154B41">
        <w:rPr>
          <w:rFonts w:ascii="Courier New" w:hAnsi="Courier New" w:cs="Courier New"/>
          <w:sz w:val="24"/>
          <w:szCs w:val="24"/>
        </w:rPr>
        <w:t xml:space="preserve"> allowed us to capture the </w:t>
      </w:r>
      <w:r w:rsidR="00440325" w:rsidRPr="00154B41">
        <w:rPr>
          <w:rFonts w:ascii="Courier New" w:hAnsi="Courier New" w:cs="Courier New"/>
          <w:sz w:val="24"/>
          <w:szCs w:val="24"/>
        </w:rPr>
        <w:t>stabilization</w:t>
      </w:r>
      <w:r w:rsidRPr="00154B41">
        <w:rPr>
          <w:rFonts w:ascii="Courier New" w:hAnsi="Courier New" w:cs="Courier New"/>
          <w:sz w:val="24"/>
          <w:szCs w:val="24"/>
        </w:rPr>
        <w:t xml:space="preserve"> </w:t>
      </w:r>
      <w:r w:rsidR="00440325" w:rsidRPr="00154B41">
        <w:rPr>
          <w:rFonts w:ascii="Courier New" w:hAnsi="Courier New" w:cs="Courier New"/>
          <w:sz w:val="24"/>
          <w:szCs w:val="24"/>
        </w:rPr>
        <w:t>in firearm since 2004</w:t>
      </w:r>
      <w:r w:rsidRPr="00154B41">
        <w:rPr>
          <w:rFonts w:ascii="Courier New" w:hAnsi="Courier New" w:cs="Courier New"/>
          <w:sz w:val="24"/>
          <w:szCs w:val="24"/>
        </w:rPr>
        <w:t xml:space="preserve"> homicides and major public health interventions in recent </w:t>
      </w:r>
      <w:commentRangeStart w:id="20"/>
      <w:r w:rsidRPr="00154B41">
        <w:rPr>
          <w:rFonts w:ascii="Courier New" w:hAnsi="Courier New" w:cs="Courier New"/>
          <w:sz w:val="24"/>
          <w:szCs w:val="24"/>
        </w:rPr>
        <w:t>years</w:t>
      </w:r>
      <w:commentRangeEnd w:id="20"/>
      <w:r w:rsidR="00C51723">
        <w:rPr>
          <w:rStyle w:val="Refdecomentrio"/>
        </w:rPr>
        <w:commentReference w:id="20"/>
      </w:r>
      <w:r w:rsidRPr="00154B41">
        <w:rPr>
          <w:rFonts w:ascii="Courier New" w:hAnsi="Courier New" w:cs="Courier New"/>
          <w:sz w:val="24"/>
          <w:szCs w:val="24"/>
        </w:rPr>
        <w:t xml:space="preserve">. </w:t>
      </w:r>
    </w:p>
    <w:p w14:paraId="093A290D" w14:textId="77777777" w:rsidR="00CB7551" w:rsidRPr="00154B41" w:rsidRDefault="00CB7551" w:rsidP="00CB7551">
      <w:pPr>
        <w:jc w:val="both"/>
        <w:rPr>
          <w:rFonts w:ascii="Courier New" w:hAnsi="Courier New" w:cs="Courier New"/>
          <w:b/>
          <w:sz w:val="24"/>
          <w:szCs w:val="24"/>
        </w:rPr>
      </w:pPr>
    </w:p>
    <w:p w14:paraId="4945F1E5" w14:textId="726ED59D" w:rsidR="00D9766D" w:rsidRPr="00154B41" w:rsidRDefault="00713ADA" w:rsidP="00CB7551">
      <w:pPr>
        <w:jc w:val="both"/>
        <w:rPr>
          <w:rFonts w:ascii="Courier New" w:hAnsi="Courier New" w:cs="Courier New"/>
          <w:sz w:val="24"/>
          <w:szCs w:val="24"/>
        </w:rPr>
      </w:pPr>
      <w:r w:rsidRPr="00154B41">
        <w:rPr>
          <w:rFonts w:ascii="Courier New" w:hAnsi="Courier New" w:cs="Courier New"/>
          <w:b/>
          <w:sz w:val="24"/>
          <w:szCs w:val="24"/>
        </w:rPr>
        <w:t>Methods</w:t>
      </w:r>
      <w:r w:rsidR="00CE3597" w:rsidRPr="00154B41">
        <w:rPr>
          <w:rFonts w:ascii="Courier New" w:hAnsi="Courier New" w:cs="Courier New"/>
          <w:b/>
          <w:sz w:val="24"/>
          <w:szCs w:val="24"/>
        </w:rPr>
        <w:t xml:space="preserve"> </w:t>
      </w:r>
      <w:r w:rsidR="00CE3597" w:rsidRPr="00154B41">
        <w:rPr>
          <w:rFonts w:ascii="Courier New" w:hAnsi="Courier New" w:cs="Courier New"/>
          <w:sz w:val="24"/>
          <w:szCs w:val="24"/>
        </w:rPr>
        <w:t xml:space="preserve">We calculated age- and sex- specific death rates </w:t>
      </w:r>
      <w:r w:rsidR="00440325" w:rsidRPr="00154B41">
        <w:rPr>
          <w:rFonts w:ascii="Courier New" w:hAnsi="Courier New" w:cs="Courier New"/>
          <w:sz w:val="24"/>
          <w:szCs w:val="24"/>
        </w:rPr>
        <w:t xml:space="preserve">for </w:t>
      </w:r>
      <w:r w:rsidR="00CE3597" w:rsidRPr="00154B41">
        <w:rPr>
          <w:rFonts w:ascii="Courier New" w:hAnsi="Courier New" w:cs="Courier New"/>
          <w:sz w:val="24"/>
          <w:szCs w:val="24"/>
        </w:rPr>
        <w:t>five-year age groups with a</w:t>
      </w:r>
      <w:r w:rsidR="0009174C" w:rsidRPr="00154B41">
        <w:rPr>
          <w:rFonts w:ascii="Courier New" w:hAnsi="Courier New" w:cs="Courier New"/>
          <w:sz w:val="24"/>
          <w:szCs w:val="24"/>
        </w:rPr>
        <w:t xml:space="preserve">n </w:t>
      </w:r>
      <w:r w:rsidR="00CE3597" w:rsidRPr="00154B41">
        <w:rPr>
          <w:rFonts w:ascii="Courier New" w:hAnsi="Courier New" w:cs="Courier New"/>
          <w:sz w:val="24"/>
          <w:szCs w:val="24"/>
        </w:rPr>
        <w:t xml:space="preserve">open-age interval at </w:t>
      </w:r>
      <w:r w:rsidR="00847390" w:rsidRPr="00154B41">
        <w:rPr>
          <w:rFonts w:ascii="Courier New" w:hAnsi="Courier New" w:cs="Courier New"/>
          <w:sz w:val="24"/>
          <w:szCs w:val="24"/>
        </w:rPr>
        <w:t xml:space="preserve">age </w:t>
      </w:r>
      <w:r w:rsidR="005D7D9B" w:rsidRPr="00154B41">
        <w:rPr>
          <w:rFonts w:ascii="Courier New" w:hAnsi="Courier New" w:cs="Courier New"/>
          <w:sz w:val="24"/>
          <w:szCs w:val="24"/>
        </w:rPr>
        <w:t>90</w:t>
      </w:r>
      <w:r w:rsidR="00CE3597" w:rsidRPr="00154B41">
        <w:rPr>
          <w:rFonts w:ascii="Courier New" w:hAnsi="Courier New" w:cs="Courier New"/>
          <w:sz w:val="24"/>
          <w:szCs w:val="24"/>
        </w:rPr>
        <w:t xml:space="preserve"> for the twenty-seven Brazilian states</w:t>
      </w:r>
      <w:r w:rsidR="00D9766D" w:rsidRPr="00154B41">
        <w:rPr>
          <w:rFonts w:ascii="Courier New" w:hAnsi="Courier New" w:cs="Courier New"/>
          <w:sz w:val="24"/>
          <w:szCs w:val="24"/>
        </w:rPr>
        <w:t>, and constructed sex-specific</w:t>
      </w:r>
      <w:r w:rsidR="00CE3597" w:rsidRPr="00154B41">
        <w:rPr>
          <w:rFonts w:ascii="Courier New" w:hAnsi="Courier New" w:cs="Courier New"/>
          <w:sz w:val="24"/>
          <w:szCs w:val="24"/>
        </w:rPr>
        <w:t xml:space="preserve"> p</w:t>
      </w:r>
      <w:r w:rsidR="00CE3597" w:rsidRPr="00154B41">
        <w:rPr>
          <w:rFonts w:ascii="Courier New" w:hAnsi="Courier New" w:cs="Courier New"/>
          <w:sz w:val="24"/>
          <w:szCs w:val="24"/>
        </w:rPr>
        <w:t>e</w:t>
      </w:r>
      <w:r w:rsidR="00CE3597" w:rsidRPr="00154B41">
        <w:rPr>
          <w:rFonts w:ascii="Courier New" w:hAnsi="Courier New" w:cs="Courier New"/>
          <w:sz w:val="24"/>
          <w:szCs w:val="24"/>
        </w:rPr>
        <w:t>riod life tables for each year from 2000 to 2015.</w:t>
      </w:r>
      <w:r w:rsidR="00CE3597"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&lt;EndNote&gt;&lt;Cite&gt;&lt;Author&gt;Preston&lt;/Author&gt;&lt;Year&gt;2000&lt;/Year&gt;&lt;RecNum&gt;58&lt;/RecNum&gt;&lt;DisplayText&gt;&lt;style face="superscript"&gt;40&lt;/style&gt;&lt;/DisplayText&gt;&lt;record&gt;&lt;rec-number&gt;58&lt;/rec-number&gt;&lt;foreign-keys&gt;&lt;key app="EN" db-id="p0ppx9stl0pvtme5p2hpxwec0d2vwwp9pepz" timestamp="1515764952"&gt;58&lt;/key&gt;&lt;/foreign-keys&gt;&lt;ref-type name="Journal Article"&gt;17&lt;/ref-type&gt;&lt;contributors&gt;&lt;authors&gt;&lt;author&gt;Preston, Samuel&lt;/author&gt;&lt;author&gt;Heuveline, Patrick&lt;/author&gt;&lt;author&gt;Guillot, Michel&lt;/author&gt;&lt;/authors&gt;&lt;/contributors&gt;&lt;titles&gt;&lt;title&gt;Demography: measuring and modeling population processes&lt;/title&gt;&lt;/titles&gt;&lt;dates&gt;&lt;year&gt;2000&lt;/year&gt;&lt;/dates&gt;&lt;urls&gt;&lt;/urls&gt;&lt;/record&gt;&lt;/Cite&gt;&lt;/EndNote&gt;</w:instrText>
      </w:r>
      <w:r w:rsidR="00CE3597"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40</w:t>
      </w:r>
      <w:r w:rsidR="00CE3597"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t</w:t>
      </w:r>
      <w:r w:rsidR="00CE3597" w:rsidRPr="00154B41">
        <w:rPr>
          <w:rFonts w:ascii="Courier New" w:hAnsi="Courier New" w:cs="Courier New"/>
          <w:sz w:val="24"/>
          <w:szCs w:val="24"/>
        </w:rPr>
        <w:t>hen ca</w:t>
      </w:r>
      <w:r w:rsidR="00CE3597" w:rsidRPr="00154B41">
        <w:rPr>
          <w:rFonts w:ascii="Courier New" w:hAnsi="Courier New" w:cs="Courier New"/>
          <w:sz w:val="24"/>
          <w:szCs w:val="24"/>
        </w:rPr>
        <w:t>l</w:t>
      </w:r>
      <w:r w:rsidR="00CE3597" w:rsidRPr="00154B41">
        <w:rPr>
          <w:rFonts w:ascii="Courier New" w:hAnsi="Courier New" w:cs="Courier New"/>
          <w:sz w:val="24"/>
          <w:szCs w:val="24"/>
        </w:rPr>
        <w:t>culated age- and cause- specific contributions to differences in life expectancy at birth for each following year using a stan</w:t>
      </w:r>
      <w:r w:rsidR="00CE3597" w:rsidRPr="00154B41">
        <w:rPr>
          <w:rFonts w:ascii="Courier New" w:hAnsi="Courier New" w:cs="Courier New"/>
          <w:sz w:val="24"/>
          <w:szCs w:val="24"/>
        </w:rPr>
        <w:t>d</w:t>
      </w:r>
      <w:r w:rsidR="00CE3597" w:rsidRPr="00154B41">
        <w:rPr>
          <w:rFonts w:ascii="Courier New" w:hAnsi="Courier New" w:cs="Courier New"/>
          <w:sz w:val="24"/>
          <w:szCs w:val="24"/>
        </w:rPr>
        <w:t>ard decomposition procedure.</w:t>
      </w:r>
      <w:r w:rsidR="00E6649D"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&lt;EndNote&gt;&lt;Cite&gt;&lt;Author&gt;Horiuchi&lt;/Author&gt;&lt;Year&gt;2008&lt;/Year&gt;&lt;RecNum&gt;63&lt;/RecNum&gt;&lt;DisplayText&gt;&lt;style face="superscript"&gt;41&lt;/style&gt;&lt;/DisplayText&gt;&lt;record&gt;&lt;rec-number&gt;63&lt;/rec-number&gt;&lt;foreign-keys&gt;&lt;key app="EN" db-id="p0ppx9stl0pvtme5p2hpxwec0d2vwwp9pepz" timestamp="1570443771"&gt;63&lt;/key&gt;&lt;/foreign-keys&gt;&lt;ref-type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isbn&gt;0070-3370&lt;/isbn&gt;&lt;urls&gt;&lt;/urls&gt;&lt;/record&gt;&lt;/Cite&gt;&lt;/EndNote&gt;</w:instrText>
      </w:r>
      <w:r w:rsidR="00E6649D"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41</w:t>
      </w:r>
      <w:r w:rsidR="00E6649D"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summed up single-year decomp</w:t>
      </w:r>
      <w:r w:rsidR="00D9766D" w:rsidRPr="00154B41">
        <w:rPr>
          <w:rFonts w:ascii="Courier New" w:hAnsi="Courier New" w:cs="Courier New"/>
          <w:sz w:val="24"/>
          <w:szCs w:val="24"/>
        </w:rPr>
        <w:t>o</w:t>
      </w:r>
      <w:r w:rsidR="00D9766D" w:rsidRPr="00154B41">
        <w:rPr>
          <w:rFonts w:ascii="Courier New" w:hAnsi="Courier New" w:cs="Courier New"/>
          <w:sz w:val="24"/>
          <w:szCs w:val="24"/>
        </w:rPr>
        <w:t>sitions in order to obtain the aggregate effect for the spec</w:t>
      </w:r>
      <w:r w:rsidR="00D9766D" w:rsidRPr="00154B41">
        <w:rPr>
          <w:rFonts w:ascii="Courier New" w:hAnsi="Courier New" w:cs="Courier New"/>
          <w:sz w:val="24"/>
          <w:szCs w:val="24"/>
        </w:rPr>
        <w:t>i</w:t>
      </w:r>
      <w:r w:rsidR="00D9766D" w:rsidRPr="00154B41">
        <w:rPr>
          <w:rFonts w:ascii="Courier New" w:hAnsi="Courier New" w:cs="Courier New"/>
          <w:sz w:val="24"/>
          <w:szCs w:val="24"/>
        </w:rPr>
        <w:t>fied period.</w:t>
      </w:r>
    </w:p>
    <w:p w14:paraId="626CF006" w14:textId="77777777" w:rsidR="00CB7551" w:rsidRPr="00154B41" w:rsidRDefault="00CB7551" w:rsidP="00CB7551">
      <w:pPr>
        <w:jc w:val="both"/>
        <w:rPr>
          <w:rFonts w:ascii="Courier New" w:hAnsi="Courier New" w:cs="Courier New"/>
          <w:b/>
          <w:sz w:val="24"/>
          <w:szCs w:val="24"/>
        </w:rPr>
      </w:pPr>
    </w:p>
    <w:p w14:paraId="66FD73D6" w14:textId="62021CD7" w:rsidR="00C60172" w:rsidRDefault="00CB0F8B" w:rsidP="00CB7551">
      <w:pPr>
        <w:jc w:val="both"/>
        <w:rPr>
          <w:ins w:id="21" w:author="JÚLIA" w:date="2019-10-19T01:21:00Z"/>
          <w:rFonts w:ascii="Courier New" w:hAnsi="Courier New" w:cs="Courier New"/>
          <w:sz w:val="24"/>
          <w:szCs w:val="24"/>
        </w:rPr>
      </w:pPr>
      <w:commentRangeStart w:id="22"/>
      <w:r w:rsidRPr="00154B41">
        <w:rPr>
          <w:rFonts w:ascii="Courier New" w:hAnsi="Courier New" w:cs="Courier New"/>
          <w:b/>
          <w:sz w:val="24"/>
          <w:szCs w:val="24"/>
        </w:rPr>
        <w:t>Limitations</w:t>
      </w:r>
      <w:commentRangeEnd w:id="22"/>
      <w:r w:rsidR="00C51723">
        <w:rPr>
          <w:rStyle w:val="Refdecomentrio"/>
        </w:rPr>
        <w:commentReference w:id="22"/>
      </w:r>
      <w:r w:rsidR="008C17E8" w:rsidRPr="00154B41">
        <w:rPr>
          <w:rFonts w:ascii="Courier New" w:hAnsi="Courier New" w:cs="Courier New"/>
          <w:sz w:val="24"/>
          <w:szCs w:val="24"/>
        </w:rPr>
        <w:t xml:space="preserve"> </w:t>
      </w:r>
      <w:r w:rsidR="009618AA" w:rsidRPr="00154B41">
        <w:rPr>
          <w:rFonts w:ascii="Courier New" w:hAnsi="Courier New" w:cs="Courier New"/>
          <w:sz w:val="24"/>
          <w:szCs w:val="24"/>
        </w:rPr>
        <w:t xml:space="preserve">The analysis had several limitations. </w:t>
      </w:r>
      <w:r w:rsidR="00D9766D" w:rsidRPr="00154B41">
        <w:rPr>
          <w:rFonts w:ascii="Courier New" w:hAnsi="Courier New" w:cs="Courier New"/>
          <w:sz w:val="24"/>
          <w:szCs w:val="24"/>
        </w:rPr>
        <w:t>Firstly, d</w:t>
      </w:r>
      <w:r w:rsidR="00D9766D" w:rsidRPr="00154B41">
        <w:rPr>
          <w:rFonts w:ascii="Courier New" w:hAnsi="Courier New" w:cs="Courier New"/>
          <w:sz w:val="24"/>
          <w:szCs w:val="24"/>
        </w:rPr>
        <w:t>e</w:t>
      </w:r>
      <w:r w:rsidR="00D9766D" w:rsidRPr="00154B41">
        <w:rPr>
          <w:rFonts w:ascii="Courier New" w:hAnsi="Courier New" w:cs="Courier New"/>
          <w:sz w:val="24"/>
          <w:szCs w:val="24"/>
        </w:rPr>
        <w:t>spite improvements in death counts coverage, particularly r</w:t>
      </w:r>
      <w:r w:rsidR="00D9766D" w:rsidRPr="00154B41">
        <w:rPr>
          <w:rFonts w:ascii="Courier New" w:hAnsi="Courier New" w:cs="Courier New"/>
          <w:sz w:val="24"/>
          <w:szCs w:val="24"/>
        </w:rPr>
        <w:t>e</w:t>
      </w:r>
      <w:r w:rsidR="00D9766D" w:rsidRPr="00154B41">
        <w:rPr>
          <w:rFonts w:ascii="Courier New" w:hAnsi="Courier New" w:cs="Courier New"/>
          <w:sz w:val="24"/>
          <w:szCs w:val="24"/>
        </w:rPr>
        <w:t>garding certificate completeness and age reporting, at the turn of the century Brazilian mortality data was still considered ‘incomplete’ according to the Pan American Health Organization’s (PAHO) criteria.</w:t>
      </w:r>
      <w:r w:rsidR="00D9766D"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&lt;EndNote&gt;&lt;Cite&gt;&lt;Author&gt;OPS&lt;/Author&gt;&lt;Year&gt;2000&lt;/Year&gt;&lt;RecNum&gt;60&lt;/RecNum&gt;&lt;DisplayText&gt;&lt;style face="superscript"&gt;42&lt;/style&gt;&lt;/DisplayText&gt;&lt;record&gt;&lt;rec-number&gt;60&lt;/rec-number&gt;&lt;foreign-keys&gt;&lt;key app="EN" db-id="p0ppx9stl0pvtme5p2hpxwec0d2vwwp9pepz" timestamp="1516631084"&gt;60&lt;/key&gt;&lt;/foreign-keys&gt;&lt;ref-type name="Book"&gt;6&lt;/ref-type&gt;&lt;contributors&gt;&lt;authors&gt;&lt;author&gt;OPS,&lt;/author&gt;&lt;/authors&gt;&lt;/contributors&gt;&lt;titles&gt;&lt;title&gt;Situacion de salud en las Americas: indicadores basicos 2000&lt;/title&gt;&lt;/titles&gt;&lt;dates&gt;&lt;year&gt;2000&lt;/year&gt;&lt;/dates&gt;&lt;publisher&gt;OPS (Organizacion Panamericana de la Salud)&lt;/publisher&gt;&lt;urls&gt;&lt;/urls&gt;&lt;/record&gt;&lt;/Cite&gt;&lt;/EndNote&gt;</w:instrText>
      </w:r>
      <w:r w:rsidR="00D9766D"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42</w:t>
      </w:r>
      <w:r w:rsidR="00D9766D" w:rsidRPr="00154B41">
        <w:rPr>
          <w:rFonts w:ascii="Courier New" w:hAnsi="Courier New" w:cs="Courier New"/>
          <w:sz w:val="24"/>
          <w:szCs w:val="24"/>
        </w:rPr>
        <w:fldChar w:fldCharType="end"/>
      </w:r>
      <w:r w:rsidR="00D9766D" w:rsidRPr="00154B41">
        <w:rPr>
          <w:rFonts w:ascii="Courier New" w:hAnsi="Courier New" w:cs="Courier New"/>
          <w:sz w:val="24"/>
          <w:szCs w:val="24"/>
        </w:rPr>
        <w:t xml:space="preserve"> </w:t>
      </w:r>
      <w:r w:rsidR="00413517" w:rsidRPr="00154B41">
        <w:rPr>
          <w:rFonts w:ascii="Courier New" w:hAnsi="Courier New" w:cs="Courier New"/>
          <w:sz w:val="24"/>
          <w:szCs w:val="24"/>
        </w:rPr>
        <w:t>Problems due to different levels of data qua</w:t>
      </w:r>
      <w:r w:rsidR="00413517" w:rsidRPr="00154B41">
        <w:rPr>
          <w:rFonts w:ascii="Courier New" w:hAnsi="Courier New" w:cs="Courier New"/>
          <w:sz w:val="24"/>
          <w:szCs w:val="24"/>
        </w:rPr>
        <w:t>l</w:t>
      </w:r>
      <w:r w:rsidR="00413517" w:rsidRPr="00154B41">
        <w:rPr>
          <w:rFonts w:ascii="Courier New" w:hAnsi="Courier New" w:cs="Courier New"/>
          <w:sz w:val="24"/>
          <w:szCs w:val="24"/>
        </w:rPr>
        <w:t>ity by state could also affect calculations if not prior asses</w:t>
      </w:r>
      <w:r w:rsidR="00413517" w:rsidRPr="00154B41">
        <w:rPr>
          <w:rFonts w:ascii="Courier New" w:hAnsi="Courier New" w:cs="Courier New"/>
          <w:sz w:val="24"/>
          <w:szCs w:val="24"/>
        </w:rPr>
        <w:t>s</w:t>
      </w:r>
      <w:r w:rsidR="00413517" w:rsidRPr="00154B41">
        <w:rPr>
          <w:rFonts w:ascii="Courier New" w:hAnsi="Courier New" w:cs="Courier New"/>
          <w:sz w:val="24"/>
          <w:szCs w:val="24"/>
        </w:rPr>
        <w:t xml:space="preserve">ment of the data is done. </w:t>
      </w:r>
      <w:r w:rsidR="00D9766D" w:rsidRPr="00154B41">
        <w:rPr>
          <w:rFonts w:ascii="Courier New" w:hAnsi="Courier New" w:cs="Courier New"/>
          <w:sz w:val="24"/>
          <w:szCs w:val="24"/>
        </w:rPr>
        <w:t xml:space="preserve">To overcome any resultant bias in our </w:t>
      </w:r>
      <w:r w:rsidR="00E6649D" w:rsidRPr="00154B41">
        <w:rPr>
          <w:rFonts w:ascii="Courier New" w:hAnsi="Courier New" w:cs="Courier New"/>
          <w:sz w:val="24"/>
          <w:szCs w:val="24"/>
        </w:rPr>
        <w:t>output, we</w:t>
      </w:r>
      <w:r w:rsidR="00D9766D" w:rsidRPr="00154B41">
        <w:rPr>
          <w:rFonts w:ascii="Courier New" w:hAnsi="Courier New" w:cs="Courier New"/>
          <w:sz w:val="24"/>
          <w:szCs w:val="24"/>
        </w:rPr>
        <w:t xml:space="preserve"> used death estimates corrected for completene</w:t>
      </w:r>
      <w:ins w:id="23" w:author="Bernardo" w:date="2019-10-19T21:48:00Z">
        <w:r w:rsidR="004D2C34">
          <w:rPr>
            <w:rFonts w:ascii="Courier New" w:hAnsi="Courier New" w:cs="Courier New"/>
            <w:sz w:val="24"/>
            <w:szCs w:val="24"/>
          </w:rPr>
          <w:t>ss</w:t>
        </w:r>
      </w:ins>
      <w:del w:id="24" w:author="Bernardo" w:date="2019-10-19T21:48:00Z">
        <w:r w:rsidR="00D9766D" w:rsidRPr="00154B41" w:rsidDel="004D2C34">
          <w:rPr>
            <w:rFonts w:ascii="Courier New" w:hAnsi="Courier New" w:cs="Courier New"/>
            <w:sz w:val="24"/>
            <w:szCs w:val="24"/>
          </w:rPr>
          <w:delText xml:space="preserve">ss, age misstatement, and </w:delText>
        </w:r>
        <w:commentRangeStart w:id="25"/>
        <w:r w:rsidR="00D9766D" w:rsidRPr="00154B41" w:rsidDel="004D2C34">
          <w:rPr>
            <w:rFonts w:ascii="Courier New" w:hAnsi="Courier New" w:cs="Courier New"/>
            <w:sz w:val="24"/>
            <w:szCs w:val="24"/>
          </w:rPr>
          <w:delText>migratio</w:delText>
        </w:r>
      </w:del>
      <w:r w:rsidR="00D9766D" w:rsidRPr="00154B41">
        <w:rPr>
          <w:rFonts w:ascii="Courier New" w:hAnsi="Courier New" w:cs="Courier New"/>
          <w:sz w:val="24"/>
          <w:szCs w:val="24"/>
        </w:rPr>
        <w:t>n</w:t>
      </w:r>
      <w:commentRangeEnd w:id="25"/>
      <w:r w:rsidR="004D2C34">
        <w:rPr>
          <w:rStyle w:val="Refdecomentrio"/>
        </w:rPr>
        <w:commentReference w:id="25"/>
      </w:r>
      <w:r w:rsidR="00413517" w:rsidRPr="00154B41">
        <w:rPr>
          <w:rFonts w:ascii="Courier New" w:hAnsi="Courier New" w:cs="Courier New"/>
          <w:sz w:val="24"/>
          <w:szCs w:val="24"/>
        </w:rPr>
        <w:t>.</w:t>
      </w:r>
      <w:r w:rsidR="00D9766D" w:rsidRPr="00154B41">
        <w:rPr>
          <w:rFonts w:ascii="Courier New" w:hAnsi="Courier New" w:cs="Courier New"/>
          <w:noProof/>
          <w:sz w:val="24"/>
          <w:szCs w:val="24"/>
          <w:vertAlign w:val="superscript"/>
        </w:rPr>
        <w:t>26</w:t>
      </w:r>
      <w:r w:rsidR="00E6649D" w:rsidRPr="00154B41">
        <w:rPr>
          <w:rFonts w:ascii="Courier New" w:hAnsi="Courier New" w:cs="Courier New"/>
          <w:sz w:val="24"/>
          <w:szCs w:val="24"/>
        </w:rPr>
        <w:t xml:space="preserve"> </w:t>
      </w:r>
      <w:r w:rsidR="00C8577B" w:rsidRPr="00154B41">
        <w:rPr>
          <w:rFonts w:ascii="Courier New" w:hAnsi="Courier New" w:cs="Courier New"/>
          <w:sz w:val="24"/>
          <w:szCs w:val="24"/>
        </w:rPr>
        <w:t xml:space="preserve">Secondly, </w:t>
      </w:r>
      <w:r w:rsidR="00D9766D" w:rsidRPr="00154B41">
        <w:rPr>
          <w:rFonts w:ascii="Courier New" w:hAnsi="Courier New" w:cs="Courier New"/>
          <w:sz w:val="24"/>
          <w:szCs w:val="24"/>
        </w:rPr>
        <w:t xml:space="preserve">cause of death could have been misclassified for the following reasons: </w:t>
      </w:r>
      <w:r w:rsidR="00E6649D" w:rsidRPr="00154B41">
        <w:rPr>
          <w:rFonts w:ascii="Courier New" w:hAnsi="Courier New" w:cs="Courier New"/>
          <w:sz w:val="24"/>
          <w:szCs w:val="24"/>
        </w:rPr>
        <w:t>1</w:t>
      </w:r>
      <w:r w:rsidR="00F14D16" w:rsidRPr="00154B41">
        <w:rPr>
          <w:rFonts w:ascii="Courier New" w:hAnsi="Courier New" w:cs="Courier New"/>
          <w:sz w:val="24"/>
          <w:szCs w:val="24"/>
        </w:rPr>
        <w:t xml:space="preserve">) medical doctors, or coroners, may have imperfect knowledge about causes of death; and </w:t>
      </w:r>
      <w:r w:rsidR="00E6649D" w:rsidRPr="00154B41">
        <w:rPr>
          <w:rFonts w:ascii="Courier New" w:hAnsi="Courier New" w:cs="Courier New"/>
          <w:sz w:val="24"/>
          <w:szCs w:val="24"/>
        </w:rPr>
        <w:t>2</w:t>
      </w:r>
      <w:r w:rsidR="00F14D16" w:rsidRPr="00154B41">
        <w:rPr>
          <w:rFonts w:ascii="Courier New" w:hAnsi="Courier New" w:cs="Courier New"/>
          <w:sz w:val="24"/>
          <w:szCs w:val="24"/>
        </w:rPr>
        <w:t>) developments in awareness of certain diseases in the past may lead to the same cause to be misclassified d</w:t>
      </w:r>
      <w:r w:rsidR="00F14D16" w:rsidRPr="00154B41">
        <w:rPr>
          <w:rFonts w:ascii="Courier New" w:hAnsi="Courier New" w:cs="Courier New"/>
          <w:sz w:val="24"/>
          <w:szCs w:val="24"/>
        </w:rPr>
        <w:t>e</w:t>
      </w:r>
      <w:r w:rsidR="00F14D16" w:rsidRPr="00154B41">
        <w:rPr>
          <w:rFonts w:ascii="Courier New" w:hAnsi="Courier New" w:cs="Courier New"/>
          <w:sz w:val="24"/>
          <w:szCs w:val="24"/>
        </w:rPr>
        <w:t xml:space="preserve">pending on when the individuals died. To </w:t>
      </w:r>
      <w:r w:rsidR="00E6649D" w:rsidRPr="00154B41">
        <w:rPr>
          <w:rFonts w:ascii="Courier New" w:hAnsi="Courier New" w:cs="Courier New"/>
          <w:sz w:val="24"/>
          <w:szCs w:val="24"/>
        </w:rPr>
        <w:t>mitigate</w:t>
      </w:r>
      <w:r w:rsidR="00F14D16" w:rsidRPr="00154B41">
        <w:rPr>
          <w:rFonts w:ascii="Courier New" w:hAnsi="Courier New" w:cs="Courier New"/>
          <w:sz w:val="24"/>
          <w:szCs w:val="24"/>
        </w:rPr>
        <w:t xml:space="preserve"> this limit</w:t>
      </w:r>
      <w:r w:rsidR="00F14D16" w:rsidRPr="00154B41">
        <w:rPr>
          <w:rFonts w:ascii="Courier New" w:hAnsi="Courier New" w:cs="Courier New"/>
          <w:sz w:val="24"/>
          <w:szCs w:val="24"/>
        </w:rPr>
        <w:t>a</w:t>
      </w:r>
      <w:r w:rsidR="00F14D16" w:rsidRPr="00154B41">
        <w:rPr>
          <w:rFonts w:ascii="Courier New" w:hAnsi="Courier New" w:cs="Courier New"/>
          <w:sz w:val="24"/>
          <w:szCs w:val="24"/>
        </w:rPr>
        <w:t>tion, we used</w:t>
      </w:r>
      <w:r w:rsidR="00E6649D" w:rsidRPr="00154B41">
        <w:rPr>
          <w:rFonts w:ascii="Courier New" w:hAnsi="Courier New" w:cs="Courier New"/>
          <w:sz w:val="24"/>
          <w:szCs w:val="24"/>
        </w:rPr>
        <w:t xml:space="preserve"> the</w:t>
      </w:r>
      <w:r w:rsidR="00F14D16" w:rsidRPr="00154B41">
        <w:rPr>
          <w:rFonts w:ascii="Courier New" w:hAnsi="Courier New" w:cs="Courier New"/>
          <w:sz w:val="24"/>
          <w:szCs w:val="24"/>
        </w:rPr>
        <w:t xml:space="preserve"> broad cause-of-death categories</w:t>
      </w:r>
      <w:r w:rsidR="00E6649D" w:rsidRPr="00154B41">
        <w:rPr>
          <w:rFonts w:ascii="Courier New" w:hAnsi="Courier New" w:cs="Courier New"/>
          <w:sz w:val="24"/>
          <w:szCs w:val="24"/>
        </w:rPr>
        <w:t xml:space="preserve"> using the co</w:t>
      </w:r>
      <w:r w:rsidR="00E6649D" w:rsidRPr="00154B41">
        <w:rPr>
          <w:rFonts w:ascii="Courier New" w:hAnsi="Courier New" w:cs="Courier New"/>
          <w:sz w:val="24"/>
          <w:szCs w:val="24"/>
        </w:rPr>
        <w:t>n</w:t>
      </w:r>
      <w:r w:rsidR="00E6649D" w:rsidRPr="00154B41">
        <w:rPr>
          <w:rFonts w:ascii="Courier New" w:hAnsi="Courier New" w:cs="Courier New"/>
          <w:sz w:val="24"/>
          <w:szCs w:val="24"/>
        </w:rPr>
        <w:t>cept of avoidable/amenable mortality</w:t>
      </w:r>
      <w:r w:rsidR="00F14D16" w:rsidRPr="00154B41">
        <w:rPr>
          <w:rFonts w:ascii="Courier New" w:hAnsi="Courier New" w:cs="Courier New"/>
          <w:sz w:val="24"/>
          <w:szCs w:val="24"/>
        </w:rPr>
        <w:t xml:space="preserve"> before age 75, and used d</w:t>
      </w:r>
      <w:r w:rsidR="00F14D16" w:rsidRPr="00154B41">
        <w:rPr>
          <w:rFonts w:ascii="Courier New" w:hAnsi="Courier New" w:cs="Courier New"/>
          <w:sz w:val="24"/>
          <w:szCs w:val="24"/>
        </w:rPr>
        <w:t>a</w:t>
      </w:r>
      <w:r w:rsidR="00F14D16" w:rsidRPr="00154B41">
        <w:rPr>
          <w:rFonts w:ascii="Courier New" w:hAnsi="Courier New" w:cs="Courier New"/>
          <w:sz w:val="24"/>
          <w:szCs w:val="24"/>
        </w:rPr>
        <w:t xml:space="preserve">ta from 2000 onwards, using only the </w:t>
      </w:r>
      <w:r w:rsidR="00F14D16" w:rsidRPr="00154B41">
        <w:rPr>
          <w:rFonts w:ascii="Courier New" w:hAnsi="Courier New" w:cs="Courier New"/>
          <w:iCs/>
          <w:sz w:val="24"/>
          <w:szCs w:val="24"/>
          <w:lang w:val="de-DE"/>
        </w:rPr>
        <w:t>ICD</w:t>
      </w:r>
      <w:r w:rsidR="00F14D16" w:rsidRPr="00154B41">
        <w:rPr>
          <w:rFonts w:ascii="Courier New" w:hAnsi="Courier New" w:cs="Courier New"/>
          <w:sz w:val="24"/>
          <w:szCs w:val="24"/>
          <w:lang w:val="it-IT"/>
        </w:rPr>
        <w:t>-10 classification.</w:t>
      </w:r>
      <w:r w:rsidR="00E6649D" w:rsidRPr="00154B41">
        <w:rPr>
          <w:rFonts w:ascii="Courier New" w:hAnsi="Courier New" w:cs="Courier New"/>
          <w:sz w:val="24"/>
          <w:szCs w:val="24"/>
          <w:lang w:val="it-IT"/>
        </w:rPr>
        <w:t xml:space="preserve"> Importantly, </w:t>
      </w:r>
      <w:r w:rsidR="00E6649D" w:rsidRPr="00154B41">
        <w:rPr>
          <w:rFonts w:ascii="Courier New" w:hAnsi="Courier New" w:cs="Courier New"/>
          <w:sz w:val="24"/>
          <w:szCs w:val="24"/>
        </w:rPr>
        <w:t>although</w:t>
      </w:r>
      <w:r w:rsidR="0030447E" w:rsidRPr="00154B41">
        <w:rPr>
          <w:rFonts w:ascii="Courier New" w:hAnsi="Courier New" w:cs="Courier New"/>
          <w:sz w:val="24"/>
          <w:szCs w:val="24"/>
        </w:rPr>
        <w:t xml:space="preserve"> the concept of amenable mortality can be used to capture the effect of health care interventions on a set of causes of death, it is not able to allude to differences in </w:t>
      </w:r>
      <w:r w:rsidR="0030447E" w:rsidRPr="00154B41">
        <w:rPr>
          <w:rFonts w:ascii="Courier New" w:hAnsi="Courier New" w:cs="Courier New"/>
          <w:sz w:val="24"/>
          <w:szCs w:val="24"/>
        </w:rPr>
        <w:lastRenderedPageBreak/>
        <w:t>the effectiveness of health care interventions over time and b</w:t>
      </w:r>
      <w:r w:rsidR="0030447E" w:rsidRPr="00154B41">
        <w:rPr>
          <w:rFonts w:ascii="Courier New" w:hAnsi="Courier New" w:cs="Courier New"/>
          <w:sz w:val="24"/>
          <w:szCs w:val="24"/>
        </w:rPr>
        <w:t>e</w:t>
      </w:r>
      <w:r w:rsidR="0030447E" w:rsidRPr="00154B41">
        <w:rPr>
          <w:rFonts w:ascii="Courier New" w:hAnsi="Courier New" w:cs="Courier New"/>
          <w:sz w:val="24"/>
          <w:szCs w:val="24"/>
        </w:rPr>
        <w:t>tween states.</w:t>
      </w:r>
      <w:r w:rsidR="00C8577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&lt;EndNote&gt;&lt;Cite&gt;&lt;Author&gt;Nolte&lt;/Author&gt;&lt;Year&gt;2008&lt;/Year&gt;&lt;RecNum&gt;34&lt;/RecNum&gt;&lt;DisplayText&gt;&lt;style face="superscript"&gt;30&lt;/style&gt;&lt;/DisplayText&gt;&lt;record&gt;&lt;rec-number&gt;34&lt;/rec-number&gt;&lt;foreign-keys&gt;&lt;key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EndNote&gt;</w:instrText>
      </w:r>
      <w:r w:rsidR="00C8577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30</w:t>
      </w:r>
      <w:r w:rsidR="00C8577B" w:rsidRPr="00154B41">
        <w:rPr>
          <w:rFonts w:ascii="Courier New" w:hAnsi="Courier New" w:cs="Courier New"/>
          <w:sz w:val="24"/>
          <w:szCs w:val="24"/>
        </w:rPr>
        <w:fldChar w:fldCharType="end"/>
      </w:r>
      <w:r w:rsidR="003E0F2D" w:rsidRPr="00154B41">
        <w:rPr>
          <w:rFonts w:ascii="Courier New" w:hAnsi="Courier New" w:cs="Courier New"/>
          <w:sz w:val="24"/>
          <w:szCs w:val="24"/>
        </w:rPr>
        <w:t xml:space="preserve"> </w:t>
      </w:r>
    </w:p>
    <w:p w14:paraId="695BFD61" w14:textId="77777777" w:rsidR="0053551C" w:rsidRDefault="0053551C" w:rsidP="00CB7551">
      <w:pPr>
        <w:jc w:val="both"/>
        <w:rPr>
          <w:ins w:id="26" w:author="JÚLIA" w:date="2019-10-19T01:21:00Z"/>
          <w:rFonts w:ascii="Courier New" w:hAnsi="Courier New" w:cs="Courier New"/>
          <w:sz w:val="24"/>
          <w:szCs w:val="24"/>
        </w:rPr>
      </w:pPr>
    </w:p>
    <w:p w14:paraId="0914699A" w14:textId="733408C9" w:rsidR="0053551C" w:rsidRDefault="0053551C" w:rsidP="00CB7551">
      <w:pPr>
        <w:jc w:val="both"/>
        <w:rPr>
          <w:ins w:id="27" w:author="Bernardo" w:date="2019-10-19T21:48:00Z"/>
          <w:rFonts w:ascii="Courier New" w:hAnsi="Courier New" w:cs="Courier New"/>
          <w:sz w:val="24"/>
          <w:szCs w:val="24"/>
        </w:rPr>
      </w:pPr>
    </w:p>
    <w:p w14:paraId="2E41F670" w14:textId="77777777" w:rsidR="004B71C2" w:rsidRPr="00154B41" w:rsidRDefault="004B71C2" w:rsidP="00CB7551">
      <w:pPr>
        <w:jc w:val="both"/>
        <w:rPr>
          <w:rFonts w:ascii="Courier New" w:hAnsi="Courier New" w:cs="Courier New"/>
          <w:sz w:val="24"/>
          <w:szCs w:val="24"/>
        </w:rPr>
      </w:pPr>
    </w:p>
    <w:p w14:paraId="47C0BEB6" w14:textId="77777777" w:rsidR="00E6649D" w:rsidRPr="00154B41" w:rsidRDefault="00E6649D" w:rsidP="00CB7551">
      <w:pPr>
        <w:jc w:val="both"/>
        <w:rPr>
          <w:rFonts w:ascii="Courier New" w:hAnsi="Courier New" w:cs="Courier New"/>
          <w:sz w:val="24"/>
          <w:szCs w:val="24"/>
        </w:rPr>
      </w:pPr>
    </w:p>
    <w:p w14:paraId="195A5AD7" w14:textId="1962F2C9" w:rsidR="00C60172" w:rsidRDefault="007D6824" w:rsidP="00CB7551">
      <w:pPr>
        <w:pStyle w:val="Subttulo"/>
        <w:jc w:val="both"/>
        <w:rPr>
          <w:rFonts w:ascii="Courier New" w:hAnsi="Courier New" w:cs="Courier New"/>
          <w:b/>
          <w:color w:val="auto"/>
        </w:rPr>
      </w:pPr>
      <w:r>
        <w:rPr>
          <w:rFonts w:ascii="Courier New" w:hAnsi="Courier New" w:cs="Courier New"/>
          <w:b/>
          <w:color w:val="auto"/>
        </w:rPr>
        <w:t xml:space="preserve">Study </w:t>
      </w:r>
      <w:r w:rsidR="00C60172" w:rsidRPr="00154B41">
        <w:rPr>
          <w:rFonts w:ascii="Courier New" w:hAnsi="Courier New" w:cs="Courier New"/>
          <w:b/>
          <w:color w:val="auto"/>
        </w:rPr>
        <w:t>Results</w:t>
      </w:r>
      <w:r w:rsidR="00D738D8" w:rsidRPr="00154B41">
        <w:rPr>
          <w:rFonts w:ascii="Courier New" w:hAnsi="Courier New" w:cs="Courier New"/>
          <w:b/>
          <w:color w:val="auto"/>
        </w:rPr>
        <w:t xml:space="preserve"> </w:t>
      </w:r>
      <w:r w:rsidR="00E62E1F">
        <w:rPr>
          <w:rFonts w:ascii="Courier New" w:hAnsi="Courier New" w:cs="Courier New"/>
          <w:b/>
          <w:color w:val="auto"/>
        </w:rPr>
        <w:t>[4 figs max]</w:t>
      </w:r>
      <w:r w:rsidR="00D738D8" w:rsidRPr="00154B41">
        <w:rPr>
          <w:rFonts w:ascii="Courier New" w:hAnsi="Courier New" w:cs="Courier New"/>
          <w:b/>
          <w:color w:val="auto"/>
        </w:rPr>
        <w:t>[750]</w:t>
      </w:r>
    </w:p>
    <w:p w14:paraId="0408CE1B" w14:textId="6AFB9F21" w:rsidR="00077E4C" w:rsidRPr="00077E4C" w:rsidRDefault="00077E4C" w:rsidP="00077E4C">
      <w:pPr>
        <w:jc w:val="both"/>
        <w:rPr>
          <w:rFonts w:ascii="Courier New" w:hAnsi="Courier New" w:cs="Courier New"/>
          <w:sz w:val="24"/>
          <w:szCs w:val="24"/>
        </w:rPr>
      </w:pPr>
      <w:r w:rsidRPr="00077E4C">
        <w:rPr>
          <w:rFonts w:ascii="Courier New" w:hAnsi="Courier New" w:cs="Courier New"/>
          <w:sz w:val="24"/>
          <w:szCs w:val="24"/>
        </w:rPr>
        <w:t>Brazilian states within each region are arranged according to the negative impact of homicides on male life expectancy in 2007-15</w:t>
      </w:r>
      <w:r w:rsidR="00CC7215" w:rsidRPr="00CC7215">
        <w:rPr>
          <w:rFonts w:ascii="Courier New" w:hAnsi="Courier New" w:cs="Courier New"/>
          <w:sz w:val="24"/>
          <w:szCs w:val="24"/>
        </w:rPr>
        <w:t xml:space="preserve"> </w:t>
      </w:r>
      <w:r w:rsidR="00CC7215" w:rsidRPr="00077E4C">
        <w:rPr>
          <w:rFonts w:ascii="Courier New" w:hAnsi="Courier New" w:cs="Courier New"/>
          <w:sz w:val="24"/>
          <w:szCs w:val="24"/>
        </w:rPr>
        <w:t>in Exhibits 1-4</w:t>
      </w:r>
      <w:r w:rsidRPr="00077E4C">
        <w:rPr>
          <w:rFonts w:ascii="Courier New" w:hAnsi="Courier New" w:cs="Courier New"/>
          <w:sz w:val="24"/>
          <w:szCs w:val="24"/>
        </w:rPr>
        <w:t>.</w:t>
      </w:r>
    </w:p>
    <w:p w14:paraId="54A9A06C" w14:textId="77777777" w:rsidR="00CC7215" w:rsidRDefault="007D6824" w:rsidP="00CC7215">
      <w:pPr>
        <w:ind w:firstLine="720"/>
        <w:jc w:val="both"/>
        <w:rPr>
          <w:rFonts w:ascii="Courier New" w:hAnsi="Courier New" w:cs="Courier New"/>
          <w:sz w:val="24"/>
          <w:szCs w:val="24"/>
        </w:rPr>
      </w:pPr>
      <w:r w:rsidRPr="007D6824">
        <w:rPr>
          <w:rFonts w:ascii="Courier New" w:hAnsi="Courier New" w:cs="Courier New"/>
          <w:sz w:val="24"/>
          <w:szCs w:val="24"/>
        </w:rPr>
        <w:lastRenderedPageBreak/>
        <w:t>All states</w:t>
      </w:r>
      <w:r>
        <w:rPr>
          <w:rFonts w:ascii="Courier New" w:hAnsi="Courier New" w:cs="Courier New"/>
          <w:sz w:val="24"/>
          <w:szCs w:val="24"/>
        </w:rPr>
        <w:t xml:space="preserve"> except one (Pará) experienced increases in life expectancy for females and males from 2000 to 2007 (Exhibit 1).</w:t>
      </w:r>
      <w:r w:rsidR="00B21905">
        <w:rPr>
          <w:rFonts w:ascii="Courier New" w:hAnsi="Courier New" w:cs="Courier New"/>
          <w:sz w:val="24"/>
          <w:szCs w:val="24"/>
        </w:rPr>
        <w:t xml:space="preserve"> From 2007 to 2015, f</w:t>
      </w:r>
      <w:r w:rsidR="00C70F80">
        <w:rPr>
          <w:rFonts w:ascii="Courier New" w:hAnsi="Courier New" w:cs="Courier New"/>
          <w:sz w:val="24"/>
          <w:szCs w:val="24"/>
        </w:rPr>
        <w:t>emale and male life expectancy increased at a lower pace in 75% and 60% of the sates, respectivel</w:t>
      </w:r>
      <w:r w:rsidR="00B21905">
        <w:rPr>
          <w:rFonts w:ascii="Courier New" w:hAnsi="Courier New" w:cs="Courier New"/>
          <w:sz w:val="24"/>
          <w:szCs w:val="24"/>
        </w:rPr>
        <w:t>y</w:t>
      </w:r>
      <w:r w:rsidR="00C70F80">
        <w:rPr>
          <w:rFonts w:ascii="Courier New" w:hAnsi="Courier New" w:cs="Courier New"/>
          <w:sz w:val="24"/>
          <w:szCs w:val="24"/>
        </w:rPr>
        <w:t>. The ma</w:t>
      </w:r>
      <w:r w:rsidR="00C70F80">
        <w:rPr>
          <w:rFonts w:ascii="Courier New" w:hAnsi="Courier New" w:cs="Courier New"/>
          <w:sz w:val="24"/>
          <w:szCs w:val="24"/>
        </w:rPr>
        <w:t>g</w:t>
      </w:r>
      <w:r w:rsidR="00C70F80">
        <w:rPr>
          <w:rFonts w:ascii="Courier New" w:hAnsi="Courier New" w:cs="Courier New"/>
          <w:sz w:val="24"/>
          <w:szCs w:val="24"/>
        </w:rPr>
        <w:t>nitude of the slowdown in the latter period resulted in four states</w:t>
      </w:r>
      <w:r w:rsidR="00B21905">
        <w:rPr>
          <w:rFonts w:ascii="Courier New" w:hAnsi="Courier New" w:cs="Courier New"/>
          <w:sz w:val="24"/>
          <w:szCs w:val="24"/>
        </w:rPr>
        <w:t xml:space="preserve"> among males and one among females </w:t>
      </w:r>
      <w:r w:rsidR="00C70F80">
        <w:rPr>
          <w:rFonts w:ascii="Courier New" w:hAnsi="Courier New" w:cs="Courier New"/>
          <w:sz w:val="24"/>
          <w:szCs w:val="24"/>
        </w:rPr>
        <w:t>experiencing declines in life expectancy</w:t>
      </w:r>
      <w:r w:rsidR="00B21905">
        <w:rPr>
          <w:rFonts w:ascii="Courier New" w:hAnsi="Courier New" w:cs="Courier New"/>
          <w:sz w:val="24"/>
          <w:szCs w:val="24"/>
        </w:rPr>
        <w:t xml:space="preserve"> at birth</w:t>
      </w:r>
      <w:r w:rsidR="00C70F80">
        <w:rPr>
          <w:rFonts w:ascii="Courier New" w:hAnsi="Courier New" w:cs="Courier New"/>
          <w:sz w:val="24"/>
          <w:szCs w:val="24"/>
        </w:rPr>
        <w:t>.</w:t>
      </w:r>
      <w:r w:rsidR="00E326F7">
        <w:rPr>
          <w:rFonts w:ascii="Courier New" w:hAnsi="Courier New" w:cs="Courier New"/>
          <w:sz w:val="24"/>
          <w:szCs w:val="24"/>
        </w:rPr>
        <w:t xml:space="preserve"> </w:t>
      </w:r>
      <w:r w:rsidR="00B21905">
        <w:rPr>
          <w:rFonts w:ascii="Courier New" w:hAnsi="Courier New" w:cs="Courier New"/>
          <w:sz w:val="24"/>
          <w:szCs w:val="24"/>
        </w:rPr>
        <w:t>Despite</w:t>
      </w:r>
      <w:r w:rsidR="00C70F80">
        <w:rPr>
          <w:rFonts w:ascii="Courier New" w:hAnsi="Courier New" w:cs="Courier New"/>
          <w:sz w:val="24"/>
          <w:szCs w:val="24"/>
        </w:rPr>
        <w:t xml:space="preserve"> the slowdown, all </w:t>
      </w:r>
      <w:r w:rsidR="00E326F7">
        <w:rPr>
          <w:rFonts w:ascii="Courier New" w:hAnsi="Courier New" w:cs="Courier New"/>
          <w:sz w:val="24"/>
          <w:szCs w:val="24"/>
        </w:rPr>
        <w:t xml:space="preserve">but two </w:t>
      </w:r>
      <w:r w:rsidR="00C70F80">
        <w:rPr>
          <w:rFonts w:ascii="Courier New" w:hAnsi="Courier New" w:cs="Courier New"/>
          <w:sz w:val="24"/>
          <w:szCs w:val="24"/>
        </w:rPr>
        <w:t>states</w:t>
      </w:r>
      <w:r w:rsidR="005365FF">
        <w:rPr>
          <w:rFonts w:ascii="Courier New" w:hAnsi="Courier New" w:cs="Courier New"/>
          <w:sz w:val="24"/>
          <w:szCs w:val="24"/>
        </w:rPr>
        <w:t xml:space="preserve"> </w:t>
      </w:r>
      <w:r w:rsidR="00E326F7">
        <w:rPr>
          <w:rFonts w:ascii="Courier New" w:hAnsi="Courier New" w:cs="Courier New"/>
          <w:sz w:val="24"/>
          <w:szCs w:val="24"/>
        </w:rPr>
        <w:t>(</w:t>
      </w:r>
      <w:proofErr w:type="spellStart"/>
      <w:r w:rsidR="00E326F7">
        <w:rPr>
          <w:rFonts w:ascii="Courier New" w:hAnsi="Courier New" w:cs="Courier New"/>
          <w:sz w:val="24"/>
          <w:szCs w:val="24"/>
        </w:rPr>
        <w:t>Amapá</w:t>
      </w:r>
      <w:proofErr w:type="spellEnd"/>
      <w:r w:rsidR="00E326F7">
        <w:rPr>
          <w:rFonts w:ascii="Courier New" w:hAnsi="Courier New" w:cs="Courier New"/>
          <w:sz w:val="24"/>
          <w:szCs w:val="24"/>
        </w:rPr>
        <w:t xml:space="preserve"> for females and Pará for </w:t>
      </w:r>
      <w:commentRangeStart w:id="28"/>
      <w:r w:rsidR="00E326F7">
        <w:rPr>
          <w:rFonts w:ascii="Courier New" w:hAnsi="Courier New" w:cs="Courier New"/>
          <w:sz w:val="24"/>
          <w:szCs w:val="24"/>
        </w:rPr>
        <w:t>males</w:t>
      </w:r>
      <w:commentRangeEnd w:id="28"/>
      <w:r w:rsidR="0053551C">
        <w:rPr>
          <w:rStyle w:val="Refdecomentrio"/>
        </w:rPr>
        <w:commentReference w:id="28"/>
      </w:r>
      <w:r w:rsidR="00E326F7">
        <w:rPr>
          <w:rFonts w:ascii="Courier New" w:hAnsi="Courier New" w:cs="Courier New"/>
          <w:sz w:val="24"/>
          <w:szCs w:val="24"/>
        </w:rPr>
        <w:t xml:space="preserve">) </w:t>
      </w:r>
      <w:r w:rsidR="00C70F80">
        <w:rPr>
          <w:rFonts w:ascii="Courier New" w:hAnsi="Courier New" w:cs="Courier New"/>
          <w:sz w:val="24"/>
          <w:szCs w:val="24"/>
        </w:rPr>
        <w:t>showed a contin</w:t>
      </w:r>
      <w:r w:rsidR="00C70F80">
        <w:rPr>
          <w:rFonts w:ascii="Courier New" w:hAnsi="Courier New" w:cs="Courier New"/>
          <w:sz w:val="24"/>
          <w:szCs w:val="24"/>
        </w:rPr>
        <w:t>u</w:t>
      </w:r>
      <w:r w:rsidR="00C70F80">
        <w:rPr>
          <w:rFonts w:ascii="Courier New" w:hAnsi="Courier New" w:cs="Courier New"/>
          <w:sz w:val="24"/>
          <w:szCs w:val="24"/>
        </w:rPr>
        <w:t xml:space="preserve">ous </w:t>
      </w:r>
      <w:r w:rsidR="00C934E8">
        <w:rPr>
          <w:rFonts w:ascii="Courier New" w:hAnsi="Courier New" w:cs="Courier New"/>
          <w:sz w:val="24"/>
          <w:szCs w:val="24"/>
        </w:rPr>
        <w:t xml:space="preserve">increase </w:t>
      </w:r>
      <w:r w:rsidR="00E326F7">
        <w:rPr>
          <w:rFonts w:ascii="Courier New" w:hAnsi="Courier New" w:cs="Courier New"/>
          <w:noProof/>
          <w:sz w:val="24"/>
          <w:szCs w:val="24"/>
          <w:lang w:val="pt-BR" w:eastAsia="pt-BR"/>
        </w:rPr>
        <mc:AlternateContent>
          <mc:Choice Requires="wpg">
            <w:drawing>
              <wp:anchor distT="0" distB="0" distL="114300" distR="114300" simplePos="0" relativeHeight="251652096" behindDoc="0" locked="0" layoutInCell="1" allowOverlap="1" wp14:anchorId="0B1E8AAB" wp14:editId="04E01EE6">
                <wp:simplePos x="0" y="0"/>
                <wp:positionH relativeFrom="column">
                  <wp:posOffset>0</wp:posOffset>
                </wp:positionH>
                <wp:positionV relativeFrom="page">
                  <wp:posOffset>1883220</wp:posOffset>
                </wp:positionV>
                <wp:extent cx="5943600" cy="518731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43600" cy="5187315"/>
                          <a:chOff x="0" y="0"/>
                          <a:chExt cx="5943600" cy="5187950"/>
                        </a:xfrm>
                      </wpg:grpSpPr>
                      <wps:wsp>
                        <wps:cNvPr id="2" name="Text Box 2"/>
                        <wps:cNvSpPr txBox="1"/>
                        <wps:spPr>
                          <a:xfrm>
                            <a:off x="0" y="0"/>
                            <a:ext cx="5943600" cy="457200"/>
                          </a:xfrm>
                          <a:prstGeom prst="rect">
                            <a:avLst/>
                          </a:prstGeom>
                          <a:solidFill>
                            <a:prstClr val="white"/>
                          </a:solidFill>
                          <a:ln>
                            <a:noFill/>
                          </a:ln>
                        </wps:spPr>
                        <wps:txbx>
                          <w:txbxContent>
                            <w:p w14:paraId="791E8DCA" w14:textId="21C5C0AF" w:rsidR="00447EB7" w:rsidRPr="000C0D2B" w:rsidRDefault="00447EB7" w:rsidP="00DF258C">
                              <w:pPr>
                                <w:pStyle w:val="Legenda"/>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52400" y="400050"/>
                            <a:ext cx="5403215" cy="4787900"/>
                          </a:xfrm>
                          <a:prstGeom prst="rect">
                            <a:avLst/>
                          </a:prstGeom>
                        </pic:spPr>
                      </pic:pic>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1E8AAB" id="Group 9" o:spid="_x0000_s1026" style="position:absolute;left:0;text-align:left;margin-left:0;margin-top:148.3pt;width:468pt;height:408.45pt;z-index:251652096;mso-position-vertical-relative:page;mso-height-relative:margin" coordsize="59436,5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">
                <v:shapetype id="_x0000_t202" coordsize="21600,21600" o:spt="202" path="m,l,21600r21600,l21600,xe">
                  <v:stroke joinstyle="miter"/>
                  <v:path gradientshapeok="t" o:connecttype="rect"/>
                </v:shapetype>
                <v:shape id="Text Box 2" o:spid="_x0000_s1027" type="#_x0000_t202" style="position:absolute;width:594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91E8DCA" w14:textId="21C5C0AF" w:rsidR="00447EB7" w:rsidRPr="000C0D2B" w:rsidRDefault="00447EB7" w:rsidP="00DF258C">
                        <w:pPr>
                          <w:pStyle w:val="Legenda"/>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 By State And Period, From 2000 To 2007 and From 2007 to 2015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24;top:4000;width:54032;height:47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">
                  <v:imagedata r:id="rId12" o:title=""/>
                </v:shape>
                <w10:wrap type="topAndBottom" anchory="page"/>
              </v:group>
            </w:pict>
          </mc:Fallback>
        </mc:AlternateContent>
      </w:r>
      <w:r w:rsidR="00C934E8">
        <w:rPr>
          <w:rFonts w:ascii="Courier New" w:hAnsi="Courier New" w:cs="Courier New"/>
          <w:sz w:val="24"/>
          <w:szCs w:val="24"/>
        </w:rPr>
        <w:t>in life expectancy since 2000.</w:t>
      </w:r>
    </w:p>
    <w:p w14:paraId="0C9B7F20" w14:textId="71293380" w:rsidR="00E326F7" w:rsidRDefault="00E326F7" w:rsidP="00CC7215">
      <w:pPr>
        <w:ind w:firstLine="720"/>
        <w:jc w:val="both"/>
        <w:rPr>
          <w:rFonts w:ascii="Courier New" w:hAnsi="Courier New" w:cs="Courier New"/>
          <w:sz w:val="24"/>
          <w:szCs w:val="24"/>
        </w:rPr>
      </w:pPr>
      <w:r>
        <w:rPr>
          <w:rFonts w:ascii="Courier New" w:hAnsi="Courier New" w:cs="Courier New"/>
          <w:sz w:val="24"/>
          <w:szCs w:val="24"/>
        </w:rPr>
        <w:t>Exhibits 2-4 show how homicide, IHD, and causes amenable to medical service, respectively, contributed to changes in life expectancy at birth in the two periods 2000-07 and 2007-15.</w:t>
      </w:r>
      <w:r w:rsidR="007700F9">
        <w:rPr>
          <w:rFonts w:ascii="Courier New" w:hAnsi="Courier New" w:cs="Courier New"/>
          <w:sz w:val="24"/>
          <w:szCs w:val="24"/>
        </w:rPr>
        <w:t xml:space="preserve"> Th</w:t>
      </w:r>
      <w:r w:rsidR="007700F9">
        <w:rPr>
          <w:rFonts w:ascii="Courier New" w:hAnsi="Courier New" w:cs="Courier New"/>
          <w:sz w:val="24"/>
          <w:szCs w:val="24"/>
        </w:rPr>
        <w:t>e</w:t>
      </w:r>
      <w:r w:rsidR="007700F9">
        <w:rPr>
          <w:rFonts w:ascii="Courier New" w:hAnsi="Courier New" w:cs="Courier New"/>
          <w:sz w:val="24"/>
          <w:szCs w:val="24"/>
        </w:rPr>
        <w:t>se are the causes of death from the amenable/avoidable mortality framework that contributed the most to changes in life expecta</w:t>
      </w:r>
      <w:r w:rsidR="007700F9">
        <w:rPr>
          <w:rFonts w:ascii="Courier New" w:hAnsi="Courier New" w:cs="Courier New"/>
          <w:sz w:val="24"/>
          <w:szCs w:val="24"/>
        </w:rPr>
        <w:t>n</w:t>
      </w:r>
      <w:r w:rsidR="007700F9">
        <w:rPr>
          <w:rFonts w:ascii="Courier New" w:hAnsi="Courier New" w:cs="Courier New"/>
          <w:sz w:val="24"/>
          <w:szCs w:val="24"/>
        </w:rPr>
        <w:t>cy at birth in both periods (for all causes of death, see Appe</w:t>
      </w:r>
      <w:r w:rsidR="007700F9">
        <w:rPr>
          <w:rFonts w:ascii="Courier New" w:hAnsi="Courier New" w:cs="Courier New"/>
          <w:sz w:val="24"/>
          <w:szCs w:val="24"/>
        </w:rPr>
        <w:t>n</w:t>
      </w:r>
      <w:r w:rsidR="007700F9">
        <w:rPr>
          <w:rFonts w:ascii="Courier New" w:hAnsi="Courier New" w:cs="Courier New"/>
          <w:sz w:val="24"/>
          <w:szCs w:val="24"/>
        </w:rPr>
        <w:t>dix Exhibits S1-S2)</w:t>
      </w:r>
      <w:r w:rsidR="00A44BC9">
        <w:rPr>
          <w:rFonts w:ascii="Courier New" w:hAnsi="Courier New" w:cs="Courier New"/>
          <w:sz w:val="24"/>
          <w:szCs w:val="24"/>
        </w:rPr>
        <w:fldChar w:fldCharType="begin"/>
      </w:r>
      <w:r w:rsidR="00A44BC9">
        <w:rPr>
          <w:rFonts w:ascii="Courier New" w:hAnsi="Courier New" w:cs="Courier New"/>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A44BC9">
        <w:rPr>
          <w:rFonts w:ascii="Courier New" w:hAnsi="Courier New" w:cs="Courier New"/>
          <w:sz w:val="24"/>
          <w:szCs w:val="24"/>
        </w:rPr>
        <w:fldChar w:fldCharType="separate"/>
      </w:r>
      <w:r w:rsidR="00A44BC9" w:rsidRPr="00A44BC9">
        <w:rPr>
          <w:rFonts w:ascii="Courier New" w:hAnsi="Courier New" w:cs="Courier New"/>
          <w:noProof/>
          <w:sz w:val="24"/>
          <w:szCs w:val="24"/>
          <w:vertAlign w:val="superscript"/>
        </w:rPr>
        <w:t>35</w:t>
      </w:r>
      <w:r w:rsidR="00A44BC9">
        <w:rPr>
          <w:rFonts w:ascii="Courier New" w:hAnsi="Courier New" w:cs="Courier New"/>
          <w:sz w:val="24"/>
          <w:szCs w:val="24"/>
        </w:rPr>
        <w:fldChar w:fldCharType="end"/>
      </w:r>
      <w:r w:rsidR="00A44BC9">
        <w:rPr>
          <w:rFonts w:ascii="Courier New" w:hAnsi="Courier New" w:cs="Courier New"/>
          <w:sz w:val="24"/>
          <w:szCs w:val="24"/>
        </w:rPr>
        <w:t xml:space="preserve">. </w:t>
      </w:r>
    </w:p>
    <w:p w14:paraId="0EFE1562" w14:textId="45F1B963" w:rsidR="00A44BC9" w:rsidRDefault="00A44BC9" w:rsidP="00A61D04">
      <w:pPr>
        <w:ind w:firstLine="720"/>
        <w:jc w:val="both"/>
        <w:rPr>
          <w:rFonts w:ascii="Courier New" w:hAnsi="Courier New" w:cs="Courier New"/>
          <w:sz w:val="24"/>
          <w:szCs w:val="24"/>
        </w:rPr>
      </w:pPr>
      <w:r>
        <w:rPr>
          <w:rFonts w:ascii="Courier New" w:hAnsi="Courier New" w:cs="Courier New"/>
          <w:sz w:val="24"/>
          <w:szCs w:val="24"/>
        </w:rPr>
        <w:lastRenderedPageBreak/>
        <w:t>Cause-specific mortality from homicide increased in 12 states among males in 2000-07 (Exhibit 2), leading to declines in life expectancy at birth over the period. One state exper</w:t>
      </w:r>
      <w:r>
        <w:rPr>
          <w:rFonts w:ascii="Courier New" w:hAnsi="Courier New" w:cs="Courier New"/>
          <w:sz w:val="24"/>
          <w:szCs w:val="24"/>
        </w:rPr>
        <w:t>i</w:t>
      </w:r>
      <w:r>
        <w:rPr>
          <w:rFonts w:ascii="Courier New" w:hAnsi="Courier New" w:cs="Courier New"/>
          <w:sz w:val="24"/>
          <w:szCs w:val="24"/>
        </w:rPr>
        <w:t>enced a decline in life expectancy of more than 1.5 years</w:t>
      </w:r>
      <w:r w:rsidR="003A70CD">
        <w:rPr>
          <w:rFonts w:ascii="Courier New" w:hAnsi="Courier New" w:cs="Courier New"/>
          <w:sz w:val="24"/>
          <w:szCs w:val="24"/>
        </w:rPr>
        <w:t xml:space="preserve"> due to homicides</w:t>
      </w:r>
      <w:r>
        <w:rPr>
          <w:rFonts w:ascii="Courier New" w:hAnsi="Courier New" w:cs="Courier New"/>
          <w:sz w:val="24"/>
          <w:szCs w:val="24"/>
        </w:rPr>
        <w:t>.</w:t>
      </w:r>
      <w:r w:rsidR="003A70CD">
        <w:rPr>
          <w:rFonts w:ascii="Courier New" w:hAnsi="Courier New" w:cs="Courier New"/>
          <w:sz w:val="24"/>
          <w:szCs w:val="24"/>
        </w:rPr>
        <w:t xml:space="preserve"> Moreover,</w:t>
      </w:r>
      <w:r>
        <w:rPr>
          <w:rFonts w:ascii="Courier New" w:hAnsi="Courier New" w:cs="Courier New"/>
          <w:sz w:val="24"/>
          <w:szCs w:val="24"/>
        </w:rPr>
        <w:t xml:space="preserve"> </w:t>
      </w:r>
      <w:r w:rsidR="003A70CD">
        <w:rPr>
          <w:rFonts w:ascii="Courier New" w:hAnsi="Courier New" w:cs="Courier New"/>
          <w:sz w:val="24"/>
          <w:szCs w:val="24"/>
        </w:rPr>
        <w:t>in the period 2007-15 there was a clear worsening in several states related to increases in homicide mortality. In this period, 18 states (2 out of 3 states) exper</w:t>
      </w:r>
      <w:r w:rsidR="003A70CD">
        <w:rPr>
          <w:rFonts w:ascii="Courier New" w:hAnsi="Courier New" w:cs="Courier New"/>
          <w:sz w:val="24"/>
          <w:szCs w:val="24"/>
        </w:rPr>
        <w:t>i</w:t>
      </w:r>
      <w:r w:rsidR="003A70CD">
        <w:rPr>
          <w:rFonts w:ascii="Courier New" w:hAnsi="Courier New" w:cs="Courier New"/>
          <w:sz w:val="24"/>
          <w:szCs w:val="24"/>
        </w:rPr>
        <w:t>enced declines in life expectancy related to increases in vi</w:t>
      </w:r>
      <w:r w:rsidR="003A70CD">
        <w:rPr>
          <w:rFonts w:ascii="Courier New" w:hAnsi="Courier New" w:cs="Courier New"/>
          <w:sz w:val="24"/>
          <w:szCs w:val="24"/>
        </w:rPr>
        <w:t>o</w:t>
      </w:r>
      <w:r w:rsidR="003A70CD">
        <w:rPr>
          <w:rFonts w:ascii="Courier New" w:hAnsi="Courier New" w:cs="Courier New"/>
          <w:sz w:val="24"/>
          <w:szCs w:val="24"/>
        </w:rPr>
        <w:t>lence. Three of these states lost one or more years</w:t>
      </w:r>
      <w:r w:rsidR="00A61D04">
        <w:rPr>
          <w:rFonts w:ascii="Courier New" w:hAnsi="Courier New" w:cs="Courier New"/>
          <w:sz w:val="24"/>
          <w:szCs w:val="24"/>
        </w:rPr>
        <w:t xml:space="preserve"> of life e</w:t>
      </w:r>
      <w:r w:rsidR="00A61D04">
        <w:rPr>
          <w:rFonts w:ascii="Courier New" w:hAnsi="Courier New" w:cs="Courier New"/>
          <w:sz w:val="24"/>
          <w:szCs w:val="24"/>
        </w:rPr>
        <w:t>x</w:t>
      </w:r>
      <w:r w:rsidR="00A61D04">
        <w:rPr>
          <w:rFonts w:ascii="Courier New" w:hAnsi="Courier New" w:cs="Courier New"/>
          <w:sz w:val="24"/>
          <w:szCs w:val="24"/>
        </w:rPr>
        <w:t>pectancy at birth</w:t>
      </w:r>
      <w:r w:rsidR="003A70CD">
        <w:rPr>
          <w:rFonts w:ascii="Courier New" w:hAnsi="Courier New" w:cs="Courier New"/>
          <w:sz w:val="24"/>
          <w:szCs w:val="24"/>
        </w:rPr>
        <w:t xml:space="preserve">, while seven </w:t>
      </w:r>
      <w:r w:rsidR="006066D8">
        <w:rPr>
          <w:rFonts w:ascii="Courier New" w:hAnsi="Courier New" w:cs="Courier New"/>
          <w:b/>
          <w:noProof/>
          <w:lang w:val="pt-BR" w:eastAsia="pt-BR"/>
        </w:rPr>
        <mc:AlternateContent>
          <mc:Choice Requires="wpg">
            <w:drawing>
              <wp:anchor distT="0" distB="0" distL="114300" distR="114300" simplePos="0" relativeHeight="251661312" behindDoc="0" locked="0" layoutInCell="1" allowOverlap="1" wp14:anchorId="279DD3AB" wp14:editId="284D8901">
                <wp:simplePos x="0" y="0"/>
                <wp:positionH relativeFrom="column">
                  <wp:posOffset>254635</wp:posOffset>
                </wp:positionH>
                <wp:positionV relativeFrom="page">
                  <wp:posOffset>2031175</wp:posOffset>
                </wp:positionV>
                <wp:extent cx="5403215" cy="5455920"/>
                <wp:effectExtent l="0" t="0" r="6985" b="0"/>
                <wp:wrapTopAndBottom/>
                <wp:docPr id="3" name="Group 3"/>
                <wp:cNvGraphicFramePr/>
                <a:graphic xmlns:a="http://schemas.openxmlformats.org/drawingml/2006/main">
                  <a:graphicData uri="http://schemas.microsoft.com/office/word/2010/wordprocessingGroup">
                    <wpg:wgp>
                      <wpg:cNvGrpSpPr/>
                      <wpg:grpSpPr>
                        <a:xfrm>
                          <a:off x="0" y="0"/>
                          <a:ext cx="5403215" cy="5455920"/>
                          <a:chOff x="0" y="0"/>
                          <a:chExt cx="5403215" cy="5456006"/>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668741"/>
                            <a:ext cx="5403215" cy="4787265"/>
                          </a:xfrm>
                          <a:prstGeom prst="rect">
                            <a:avLst/>
                          </a:prstGeom>
                        </pic:spPr>
                      </pic:pic>
                      <wps:wsp>
                        <wps:cNvPr id="7" name="Text Box 7"/>
                        <wps:cNvSpPr txBox="1"/>
                        <wps:spPr>
                          <a:xfrm>
                            <a:off x="0" y="0"/>
                            <a:ext cx="5403215" cy="669221"/>
                          </a:xfrm>
                          <a:prstGeom prst="rect">
                            <a:avLst/>
                          </a:prstGeom>
                          <a:solidFill>
                            <a:prstClr val="white"/>
                          </a:solidFill>
                          <a:ln>
                            <a:noFill/>
                          </a:ln>
                        </wps:spPr>
                        <wps:txbx>
                          <w:txbxContent>
                            <w:p w14:paraId="707D148D" w14:textId="5D7A9B95" w:rsidR="00447EB7" w:rsidRPr="004A7949" w:rsidRDefault="00447EB7" w:rsidP="003A70CD">
                              <w:pPr>
                                <w:pStyle w:val="Legenda"/>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w:t>
                              </w:r>
                              <w:r>
                                <w:rPr>
                                  <w:rFonts w:ascii="Courier New" w:hAnsi="Courier New" w:cs="Courier New"/>
                                  <w:color w:val="auto"/>
                                  <w:sz w:val="24"/>
                                  <w:szCs w:val="24"/>
                                </w:rPr>
                                <w:t>e</w:t>
                              </w:r>
                              <w:r>
                                <w:rPr>
                                  <w:rFonts w:ascii="Courier New" w:hAnsi="Courier New" w:cs="Courier New"/>
                                  <w:color w:val="auto"/>
                                  <w:sz w:val="24"/>
                                  <w:szCs w:val="24"/>
                                </w:rPr>
                                <w:t>lated to Homicide Mortality,</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9DD3AB" id="Group 3" o:spid="_x0000_s1029" style="position:absolute;left:0;text-align:left;margin-left:20.05pt;margin-top:159.95pt;width:425.45pt;height:429.6pt;z-index:251661312;mso-position-vertical-relative:page" coordsize="54032,5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">
                <v:shape id="Picture 4" o:spid="_x0000_s1030" type="#_x0000_t75" style="position:absolute;top:6687;width:54032;height:47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">
                  <v:imagedata r:id="rId14" o:title=""/>
                </v:shape>
                <v:shape id="Text Box 7" o:spid="_x0000_s1031" type="#_x0000_t202" style="position:absolute;width:54032;height:6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07D148D" w14:textId="5D7A9B95" w:rsidR="00447EB7" w:rsidRPr="004A7949" w:rsidRDefault="00447EB7" w:rsidP="003A70CD">
                        <w:pPr>
                          <w:pStyle w:val="Legenda"/>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By State And Period, From 2000 To 2007 and From 2007 to 2015</w:t>
                        </w:r>
                      </w:p>
                    </w:txbxContent>
                  </v:textbox>
                </v:shape>
                <w10:wrap type="topAndBottom" anchory="page"/>
              </v:group>
            </w:pict>
          </mc:Fallback>
        </mc:AlternateContent>
      </w:r>
      <w:r w:rsidR="003A70CD">
        <w:rPr>
          <w:rFonts w:ascii="Courier New" w:hAnsi="Courier New" w:cs="Courier New"/>
          <w:sz w:val="24"/>
          <w:szCs w:val="24"/>
        </w:rPr>
        <w:t>lost over six months. In fact, changes in mortality due to homicide caused the largest declines in life expectancy over the period 2000-15</w:t>
      </w:r>
      <w:r w:rsidR="00B03A30">
        <w:rPr>
          <w:rFonts w:ascii="Courier New" w:hAnsi="Courier New" w:cs="Courier New"/>
          <w:sz w:val="24"/>
          <w:szCs w:val="24"/>
        </w:rPr>
        <w:t xml:space="preserve">. The decline was most severe in the Northeast and North </w:t>
      </w:r>
      <w:commentRangeStart w:id="29"/>
      <w:r w:rsidR="00B03A30">
        <w:rPr>
          <w:rFonts w:ascii="Courier New" w:hAnsi="Courier New" w:cs="Courier New"/>
          <w:sz w:val="24"/>
          <w:szCs w:val="24"/>
        </w:rPr>
        <w:t>regions</w:t>
      </w:r>
      <w:commentRangeEnd w:id="29"/>
      <w:r w:rsidR="00447EB7">
        <w:rPr>
          <w:rStyle w:val="Refdecomentrio"/>
        </w:rPr>
        <w:commentReference w:id="29"/>
      </w:r>
      <w:r w:rsidR="00B03A30">
        <w:rPr>
          <w:rFonts w:ascii="Courier New" w:hAnsi="Courier New" w:cs="Courier New"/>
          <w:sz w:val="24"/>
          <w:szCs w:val="24"/>
        </w:rPr>
        <w:t xml:space="preserve"> of Brazil, including the states of Sergipe, Rio Grande do Norte, Ceará and Pará.</w:t>
      </w:r>
      <w:r w:rsidR="00A61D04">
        <w:rPr>
          <w:rFonts w:ascii="Courier New" w:hAnsi="Courier New" w:cs="Courier New"/>
          <w:sz w:val="24"/>
          <w:szCs w:val="24"/>
        </w:rPr>
        <w:t xml:space="preserve"> </w:t>
      </w:r>
      <w:r w:rsidR="003A70CD">
        <w:rPr>
          <w:rFonts w:ascii="Courier New" w:hAnsi="Courier New" w:cs="Courier New"/>
          <w:sz w:val="24"/>
          <w:szCs w:val="24"/>
        </w:rPr>
        <w:t>The impact of homicides</w:t>
      </w:r>
      <w:r w:rsidR="00A61D04">
        <w:rPr>
          <w:rFonts w:ascii="Courier New" w:hAnsi="Courier New" w:cs="Courier New"/>
          <w:sz w:val="24"/>
          <w:szCs w:val="24"/>
        </w:rPr>
        <w:t xml:space="preserve"> was highly concentrated among </w:t>
      </w:r>
      <w:commentRangeStart w:id="30"/>
      <w:r w:rsidR="00A61D04">
        <w:rPr>
          <w:rFonts w:ascii="Courier New" w:hAnsi="Courier New" w:cs="Courier New"/>
          <w:sz w:val="24"/>
          <w:szCs w:val="24"/>
        </w:rPr>
        <w:t>males</w:t>
      </w:r>
      <w:commentRangeEnd w:id="30"/>
      <w:r w:rsidR="00B7516E">
        <w:rPr>
          <w:rStyle w:val="Refdecomentrio"/>
        </w:rPr>
        <w:commentReference w:id="30"/>
      </w:r>
      <w:r w:rsidR="00A61D04">
        <w:rPr>
          <w:rFonts w:ascii="Courier New" w:hAnsi="Courier New" w:cs="Courier New"/>
          <w:sz w:val="24"/>
          <w:szCs w:val="24"/>
        </w:rPr>
        <w:t>.</w:t>
      </w:r>
    </w:p>
    <w:p w14:paraId="7A52AC8C" w14:textId="330F769E" w:rsidR="00DF258C" w:rsidDel="008A538E" w:rsidRDefault="00DF258C" w:rsidP="00E62E1F">
      <w:pPr>
        <w:jc w:val="both"/>
        <w:rPr>
          <w:del w:id="31" w:author="JÚLIA" w:date="2019-10-19T01:37:00Z"/>
          <w:rFonts w:ascii="Courier New" w:hAnsi="Courier New" w:cs="Courier New"/>
          <w:sz w:val="24"/>
          <w:szCs w:val="24"/>
        </w:rPr>
      </w:pPr>
    </w:p>
    <w:p w14:paraId="02C574AA" w14:textId="5920345E" w:rsidR="00E62E1F" w:rsidRPr="00154B41" w:rsidDel="008A538E" w:rsidRDefault="00E62E1F" w:rsidP="00E62E1F">
      <w:pPr>
        <w:jc w:val="both"/>
        <w:rPr>
          <w:del w:id="32" w:author="JÚLIA" w:date="2019-10-19T01:37:00Z"/>
          <w:rFonts w:ascii="Courier New" w:hAnsi="Courier New" w:cs="Courier New"/>
          <w:sz w:val="24"/>
          <w:szCs w:val="24"/>
        </w:rPr>
      </w:pPr>
    </w:p>
    <w:p w14:paraId="4D4A4CB8" w14:textId="53E26E91" w:rsidR="00372E45" w:rsidRPr="00A61D04" w:rsidRDefault="00372E45" w:rsidP="00CB7551">
      <w:pPr>
        <w:pStyle w:val="Subttulo"/>
        <w:jc w:val="both"/>
        <w:rPr>
          <w:rFonts w:ascii="Courier New" w:hAnsi="Courier New" w:cs="Courier New"/>
          <w:i w:val="0"/>
          <w:color w:val="auto"/>
        </w:rPr>
      </w:pPr>
    </w:p>
    <w:p w14:paraId="134743E5" w14:textId="3ECC99BE" w:rsidR="00EC48FF" w:rsidRDefault="00EC48FF" w:rsidP="00077E4C">
      <w:pPr>
        <w:pStyle w:val="Subttulo"/>
        <w:ind w:firstLine="720"/>
        <w:jc w:val="both"/>
        <w:rPr>
          <w:rFonts w:ascii="Courier New" w:hAnsi="Courier New" w:cs="Courier New"/>
          <w:i w:val="0"/>
          <w:color w:val="auto"/>
        </w:rPr>
      </w:pPr>
      <w:r>
        <w:rPr>
          <w:rFonts w:ascii="Courier New" w:hAnsi="Courier New" w:cs="Courier New"/>
          <w:b/>
          <w:i w:val="0"/>
          <w:noProof/>
          <w:lang w:val="pt-BR" w:eastAsia="pt-BR"/>
        </w:rPr>
        <mc:AlternateContent>
          <mc:Choice Requires="wpg">
            <w:drawing>
              <wp:anchor distT="0" distB="0" distL="114300" distR="114300" simplePos="0" relativeHeight="251667456" behindDoc="0" locked="0" layoutInCell="1" allowOverlap="1" wp14:anchorId="06F32E1F" wp14:editId="5816DB3A">
                <wp:simplePos x="0" y="0"/>
                <wp:positionH relativeFrom="column">
                  <wp:posOffset>262207</wp:posOffset>
                </wp:positionH>
                <wp:positionV relativeFrom="paragraph">
                  <wp:posOffset>169784</wp:posOffset>
                </wp:positionV>
                <wp:extent cx="5497200" cy="5468400"/>
                <wp:effectExtent l="0" t="0" r="8255" b="0"/>
                <wp:wrapThrough wrapText="bothSides">
                  <wp:wrapPolygon edited="0">
                    <wp:start x="225" y="0"/>
                    <wp:lineTo x="0" y="2634"/>
                    <wp:lineTo x="0" y="21522"/>
                    <wp:lineTo x="21333" y="21522"/>
                    <wp:lineTo x="21558" y="2634"/>
                    <wp:lineTo x="21558" y="0"/>
                    <wp:lineTo x="225" y="0"/>
                  </wp:wrapPolygon>
                </wp:wrapThrough>
                <wp:docPr id="14" name="Group 14"/>
                <wp:cNvGraphicFramePr/>
                <a:graphic xmlns:a="http://schemas.openxmlformats.org/drawingml/2006/main">
                  <a:graphicData uri="http://schemas.microsoft.com/office/word/2010/wordprocessingGroup">
                    <wpg:wgp>
                      <wpg:cNvGrpSpPr/>
                      <wpg:grpSpPr>
                        <a:xfrm>
                          <a:off x="0" y="0"/>
                          <a:ext cx="5497200" cy="5468400"/>
                          <a:chOff x="0" y="0"/>
                          <a:chExt cx="5498114" cy="5466800"/>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68740"/>
                            <a:ext cx="5402580" cy="4798060"/>
                          </a:xfrm>
                          <a:prstGeom prst="rect">
                            <a:avLst/>
                          </a:prstGeom>
                        </pic:spPr>
                      </pic:pic>
                      <wps:wsp>
                        <wps:cNvPr id="10" name="Text Box 10"/>
                        <wps:cNvSpPr txBox="1"/>
                        <wps:spPr>
                          <a:xfrm>
                            <a:off x="95534" y="0"/>
                            <a:ext cx="5402580" cy="668655"/>
                          </a:xfrm>
                          <a:prstGeom prst="rect">
                            <a:avLst/>
                          </a:prstGeom>
                          <a:solidFill>
                            <a:prstClr val="white"/>
                          </a:solidFill>
                          <a:ln>
                            <a:noFill/>
                          </a:ln>
                        </wps:spPr>
                        <wps:txbx>
                          <w:txbxContent>
                            <w:p w14:paraId="5924F56A" w14:textId="0AD866CA" w:rsidR="00447EB7" w:rsidRPr="00120B5A" w:rsidRDefault="00447EB7" w:rsidP="006066D8">
                              <w:pPr>
                                <w:pStyle w:val="Legenda"/>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 Life Expectancy At Birth In</w:t>
                              </w:r>
                              <w:proofErr w:type="gramEnd"/>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w:t>
                              </w:r>
                              <w:r>
                                <w:rPr>
                                  <w:rFonts w:ascii="Courier New" w:hAnsi="Courier New" w:cs="Courier New"/>
                                  <w:color w:val="auto"/>
                                  <w:sz w:val="24"/>
                                  <w:szCs w:val="24"/>
                                </w:rPr>
                                <w:t>e</w:t>
                              </w:r>
                              <w:r>
                                <w:rPr>
                                  <w:rFonts w:ascii="Courier New" w:hAnsi="Courier New" w:cs="Courier New"/>
                                  <w:color w:val="auto"/>
                                  <w:sz w:val="24"/>
                                  <w:szCs w:val="24"/>
                                </w:rPr>
                                <w:t>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F32E1F" id="Group 14" o:spid="_x0000_s1032" style="position:absolute;left:0;text-align:left;margin-left:20.65pt;margin-top:13.35pt;width:432.85pt;height:430.6pt;z-index:251667456;mso-width-relative:margin;mso-height-relative:margin" coordsize="54981,5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">
                <v:shape id="Picture 5" o:spid="_x0000_s1033" type="#_x0000_t75" style="position:absolute;top:6687;width:54025;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">
                  <v:imagedata r:id="rId16" o:title=""/>
                </v:shape>
                <v:shape id="Text Box 10" o:spid="_x0000_s1034" type="#_x0000_t202" style="position:absolute;left:955;width:54026;height:6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5924F56A" w14:textId="0AD866CA" w:rsidR="00447EB7" w:rsidRPr="00120B5A" w:rsidRDefault="00447EB7" w:rsidP="006066D8">
                        <w:pPr>
                          <w:pStyle w:val="Legenda"/>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v:textbox>
                </v:shape>
                <w10:wrap type="through"/>
              </v:group>
            </w:pict>
          </mc:Fallback>
        </mc:AlternateContent>
      </w:r>
      <w:r w:rsidR="00A61D04">
        <w:rPr>
          <w:rFonts w:ascii="Courier New" w:hAnsi="Courier New" w:cs="Courier New"/>
          <w:i w:val="0"/>
          <w:color w:val="auto"/>
        </w:rPr>
        <w:t>Mortality from IHD showed improvements in the period 2007-15 relative to 2000-07 among both females and males (Exhibit 3). Sixteen states for females, and 15 for males, experienced increases in mortality from IHD in the former period, leading to declines in life expectancy. In co</w:t>
      </w:r>
      <w:r w:rsidR="00A61D04">
        <w:rPr>
          <w:rFonts w:ascii="Courier New" w:hAnsi="Courier New" w:cs="Courier New"/>
          <w:i w:val="0"/>
          <w:color w:val="auto"/>
        </w:rPr>
        <w:t>n</w:t>
      </w:r>
      <w:r w:rsidR="00A61D04">
        <w:rPr>
          <w:rFonts w:ascii="Courier New" w:hAnsi="Courier New" w:cs="Courier New"/>
          <w:i w:val="0"/>
          <w:color w:val="auto"/>
        </w:rPr>
        <w:t>trast, in the period 2007-15</w:t>
      </w:r>
      <w:r w:rsidR="006066D8">
        <w:rPr>
          <w:rFonts w:ascii="Courier New" w:hAnsi="Courier New" w:cs="Courier New"/>
          <w:i w:val="0"/>
          <w:color w:val="auto"/>
        </w:rPr>
        <w:t xml:space="preserve"> most states increased their life expectancy as result of improvements in cause-specific mortality from IHD (21 and 19 for females and males, respectively). </w:t>
      </w:r>
    </w:p>
    <w:p w14:paraId="420DB122" w14:textId="5CFBDDEB" w:rsidR="00F12BE1" w:rsidRDefault="006066D8" w:rsidP="00B810F8">
      <w:pPr>
        <w:pStyle w:val="Subttulo"/>
        <w:ind w:firstLine="720"/>
        <w:jc w:val="both"/>
        <w:rPr>
          <w:rFonts w:ascii="Courier New" w:hAnsi="Courier New" w:cs="Courier New"/>
          <w:i w:val="0"/>
          <w:color w:val="auto"/>
        </w:rPr>
      </w:pPr>
      <w:r>
        <w:rPr>
          <w:rFonts w:ascii="Courier New" w:hAnsi="Courier New" w:cs="Courier New"/>
          <w:i w:val="0"/>
          <w:color w:val="auto"/>
        </w:rPr>
        <w:t xml:space="preserve">Changes in mortality due to causes amenable to </w:t>
      </w:r>
      <w:commentRangeStart w:id="33"/>
      <w:r>
        <w:rPr>
          <w:rFonts w:ascii="Courier New" w:hAnsi="Courier New" w:cs="Courier New"/>
          <w:i w:val="0"/>
          <w:color w:val="auto"/>
        </w:rPr>
        <w:t>medical</w:t>
      </w:r>
      <w:commentRangeEnd w:id="33"/>
      <w:r w:rsidR="003345D2">
        <w:rPr>
          <w:rStyle w:val="Refdecomentrio"/>
          <w:rFonts w:asciiTheme="minorHAnsi" w:eastAsiaTheme="minorHAnsi" w:hAnsiTheme="minorHAnsi" w:cstheme="minorBidi"/>
          <w:i w:val="0"/>
          <w:iCs w:val="0"/>
          <w:color w:val="auto"/>
          <w:spacing w:val="0"/>
        </w:rPr>
        <w:commentReference w:id="33"/>
      </w:r>
      <w:r>
        <w:rPr>
          <w:rFonts w:ascii="Courier New" w:hAnsi="Courier New" w:cs="Courier New"/>
          <w:i w:val="0"/>
          <w:color w:val="auto"/>
        </w:rPr>
        <w:t xml:space="preserve"> service contributed to increasing life expectancy </w:t>
      </w:r>
      <w:r w:rsidR="00EC48FF">
        <w:rPr>
          <w:rFonts w:ascii="Courier New" w:hAnsi="Courier New" w:cs="Courier New"/>
          <w:i w:val="0"/>
          <w:color w:val="auto"/>
        </w:rPr>
        <w:t xml:space="preserve">for most </w:t>
      </w:r>
      <w:r w:rsidR="00EC48FF">
        <w:rPr>
          <w:rFonts w:ascii="Courier New" w:hAnsi="Courier New" w:cs="Courier New"/>
          <w:i w:val="0"/>
          <w:color w:val="auto"/>
        </w:rPr>
        <w:lastRenderedPageBreak/>
        <w:t>states in both periods, although two states showed d</w:t>
      </w:r>
      <w:r w:rsidR="00EC48FF">
        <w:rPr>
          <w:rFonts w:ascii="Courier New" w:hAnsi="Courier New" w:cs="Courier New"/>
          <w:i w:val="0"/>
          <w:color w:val="auto"/>
        </w:rPr>
        <w:t>e</w:t>
      </w:r>
      <w:r w:rsidR="00EC48FF">
        <w:rPr>
          <w:rFonts w:ascii="Courier New" w:hAnsi="Courier New" w:cs="Courier New"/>
          <w:i w:val="0"/>
          <w:color w:val="auto"/>
        </w:rPr>
        <w:t>clines in female life expectancy and negligible effect on male life expectancy between 2000 and 2007</w:t>
      </w:r>
      <w:r w:rsidR="00F12BE1">
        <w:rPr>
          <w:rFonts w:ascii="Courier New" w:hAnsi="Courier New" w:cs="Courier New"/>
          <w:i w:val="0"/>
          <w:color w:val="auto"/>
        </w:rPr>
        <w:t xml:space="preserve"> (Exhibit 4)</w:t>
      </w:r>
      <w:r w:rsidR="00EC48FF">
        <w:rPr>
          <w:rFonts w:ascii="Courier New" w:hAnsi="Courier New" w:cs="Courier New"/>
          <w:i w:val="0"/>
          <w:color w:val="auto"/>
        </w:rPr>
        <w:t>.</w:t>
      </w:r>
      <w:r w:rsidR="00B810F8">
        <w:rPr>
          <w:rFonts w:ascii="Courier New" w:hAnsi="Courier New" w:cs="Courier New"/>
          <w:i w:val="0"/>
          <w:color w:val="auto"/>
        </w:rPr>
        <w:t xml:space="preserve"> Notably, between 2000 and 2007, 13 states increased female life expectancy, and 12 for males, by more than one year due to medically amenable mortality below age 75. In the period, 2007-15 the improvements continued, although at a lower pace, and 18 and 23 states increased life expectancy by more than six months for females and males, respectiv</w:t>
      </w:r>
      <w:r w:rsidR="00B810F8">
        <w:rPr>
          <w:rFonts w:ascii="Courier New" w:hAnsi="Courier New" w:cs="Courier New"/>
          <w:i w:val="0"/>
          <w:color w:val="auto"/>
        </w:rPr>
        <w:t>e</w:t>
      </w:r>
      <w:r w:rsidR="00B810F8">
        <w:rPr>
          <w:rFonts w:ascii="Courier New" w:hAnsi="Courier New" w:cs="Courier New"/>
          <w:i w:val="0"/>
          <w:color w:val="auto"/>
        </w:rPr>
        <w:t xml:space="preserve">ly, as a result of declines in mortality from amenable causes to medical service. </w:t>
      </w:r>
      <w:r w:rsidR="00F12BE1" w:rsidRPr="00F12BE1">
        <w:rPr>
          <w:rFonts w:ascii="Courier New" w:hAnsi="Courier New" w:cs="Courier New"/>
          <w:i w:val="0"/>
          <w:color w:val="auto"/>
        </w:rPr>
        <w:t xml:space="preserve">Similarly, </w:t>
      </w:r>
      <w:r w:rsidR="007116DF">
        <w:rPr>
          <w:rFonts w:ascii="Courier New" w:hAnsi="Courier New" w:cs="Courier New"/>
          <w:noProof/>
          <w:lang w:val="pt-BR" w:eastAsia="pt-BR"/>
        </w:rPr>
        <mc:AlternateContent>
          <mc:Choice Requires="wpg">
            <w:drawing>
              <wp:anchor distT="0" distB="0" distL="114300" distR="114300" simplePos="0" relativeHeight="251670528" behindDoc="0" locked="0" layoutInCell="1" allowOverlap="1" wp14:anchorId="185F803F" wp14:editId="66AE63DC">
                <wp:simplePos x="0" y="0"/>
                <wp:positionH relativeFrom="column">
                  <wp:posOffset>146050</wp:posOffset>
                </wp:positionH>
                <wp:positionV relativeFrom="page">
                  <wp:posOffset>1019810</wp:posOffset>
                </wp:positionV>
                <wp:extent cx="5511165" cy="551497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5511165" cy="5514975"/>
                          <a:chOff x="0" y="0"/>
                          <a:chExt cx="5512397" cy="5514406"/>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723331"/>
                            <a:ext cx="5403215" cy="4791075"/>
                          </a:xfrm>
                          <a:prstGeom prst="rect">
                            <a:avLst/>
                          </a:prstGeom>
                        </pic:spPr>
                      </pic:pic>
                      <wps:wsp>
                        <wps:cNvPr id="11" name="Text Box 11"/>
                        <wps:cNvSpPr txBox="1"/>
                        <wps:spPr>
                          <a:xfrm>
                            <a:off x="109182" y="0"/>
                            <a:ext cx="5403215" cy="723265"/>
                          </a:xfrm>
                          <a:prstGeom prst="rect">
                            <a:avLst/>
                          </a:prstGeom>
                          <a:solidFill>
                            <a:prstClr val="white"/>
                          </a:solidFill>
                          <a:ln>
                            <a:noFill/>
                          </a:ln>
                        </wps:spPr>
                        <wps:txbx>
                          <w:txbxContent>
                            <w:p w14:paraId="25B992C7" w14:textId="059EE514" w:rsidR="00447EB7" w:rsidRPr="00C14889" w:rsidRDefault="00447EB7" w:rsidP="006066D8">
                              <w:pPr>
                                <w:pStyle w:val="Legenda"/>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 Life Expectancy At Birth In</w:t>
                              </w:r>
                              <w:proofErr w:type="gramEnd"/>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w:t>
                              </w:r>
                              <w:r>
                                <w:rPr>
                                  <w:rFonts w:ascii="Courier New" w:hAnsi="Courier New" w:cs="Courier New"/>
                                  <w:color w:val="auto"/>
                                  <w:sz w:val="24"/>
                                  <w:szCs w:val="24"/>
                                </w:rPr>
                                <w:t>e</w:t>
                              </w:r>
                              <w:r>
                                <w:rPr>
                                  <w:rFonts w:ascii="Courier New" w:hAnsi="Courier New" w:cs="Courier New"/>
                                  <w:color w:val="auto"/>
                                  <w:sz w:val="24"/>
                                  <w:szCs w:val="24"/>
                                </w:rPr>
                                <w:t>lated to Mortality resulting from Causes Amenable to Med</w:t>
                              </w:r>
                              <w:r>
                                <w:rPr>
                                  <w:rFonts w:ascii="Courier New" w:hAnsi="Courier New" w:cs="Courier New"/>
                                  <w:color w:val="auto"/>
                                  <w:sz w:val="24"/>
                                  <w:szCs w:val="24"/>
                                </w:rPr>
                                <w:t>i</w:t>
                              </w:r>
                              <w:r>
                                <w:rPr>
                                  <w:rFonts w:ascii="Courier New" w:hAnsi="Courier New" w:cs="Courier New"/>
                                  <w:color w:val="auto"/>
                                  <w:sz w:val="24"/>
                                  <w:szCs w:val="24"/>
                                </w:rPr>
                                <w:t>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5F803F" id="Group 13" o:spid="_x0000_s1035" style="position:absolute;left:0;text-align:left;margin-left:11.5pt;margin-top:80.3pt;width:433.95pt;height:434.25pt;z-index:251670528;mso-position-vertical-relative:page;mso-width-relative:margin;mso-height-relative:margin" coordsize="55123,5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">
                <v:shape id="Picture 6" o:spid="_x0000_s1036" type="#_x0000_t75" style="position:absolute;top:7233;width:54032;height:47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">
                  <v:imagedata r:id="rId18" o:title=""/>
                </v:shape>
                <v:shape id="Text Box 11" o:spid="_x0000_s1037" type="#_x0000_t202" style="position:absolute;left:1091;width:54032;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5B992C7" w14:textId="059EE514" w:rsidR="00447EB7" w:rsidRPr="00C14889" w:rsidRDefault="00447EB7" w:rsidP="006066D8">
                        <w:pPr>
                          <w:pStyle w:val="Legenda"/>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v:textbox>
                </v:shape>
                <w10:wrap type="topAndBottom" anchory="page"/>
              </v:group>
            </w:pict>
          </mc:Fallback>
        </mc:AlternateContent>
      </w:r>
      <w:r w:rsidR="00F12BE1" w:rsidRPr="00F12BE1">
        <w:rPr>
          <w:rFonts w:ascii="Courier New" w:hAnsi="Courier New" w:cs="Courier New"/>
          <w:i w:val="0"/>
          <w:color w:val="auto"/>
        </w:rPr>
        <w:t>changes in mortality due to</w:t>
      </w:r>
      <w:r w:rsidR="00CC7215">
        <w:rPr>
          <w:rFonts w:ascii="Courier New" w:hAnsi="Courier New" w:cs="Courier New"/>
          <w:i w:val="0"/>
          <w:color w:val="auto"/>
        </w:rPr>
        <w:t xml:space="preserve"> remaining causes and death rates above age 75 </w:t>
      </w:r>
      <w:r w:rsidR="00F12BE1" w:rsidRPr="00F12BE1">
        <w:rPr>
          <w:rFonts w:ascii="Courier New" w:hAnsi="Courier New" w:cs="Courier New"/>
          <w:i w:val="0"/>
          <w:color w:val="auto"/>
        </w:rPr>
        <w:t>also contributed</w:t>
      </w:r>
      <w:r w:rsidR="00CC7215">
        <w:rPr>
          <w:rFonts w:ascii="Courier New" w:hAnsi="Courier New" w:cs="Courier New"/>
          <w:i w:val="0"/>
          <w:color w:val="auto"/>
        </w:rPr>
        <w:t xml:space="preserve"> </w:t>
      </w:r>
      <w:r w:rsidR="00F12BE1" w:rsidRPr="00F12BE1">
        <w:rPr>
          <w:rFonts w:ascii="Courier New" w:hAnsi="Courier New" w:cs="Courier New"/>
          <w:i w:val="0"/>
          <w:color w:val="auto"/>
        </w:rPr>
        <w:t>to rising life expectancy in most states du</w:t>
      </w:r>
      <w:r w:rsidR="00F12BE1" w:rsidRPr="00F12BE1">
        <w:rPr>
          <w:rFonts w:ascii="Courier New" w:hAnsi="Courier New" w:cs="Courier New"/>
          <w:i w:val="0"/>
          <w:color w:val="auto"/>
        </w:rPr>
        <w:t>r</w:t>
      </w:r>
      <w:r w:rsidR="00F12BE1" w:rsidRPr="00F12BE1">
        <w:rPr>
          <w:rFonts w:ascii="Courier New" w:hAnsi="Courier New" w:cs="Courier New"/>
          <w:i w:val="0"/>
          <w:color w:val="auto"/>
        </w:rPr>
        <w:t>ing the</w:t>
      </w:r>
      <w:r w:rsidR="00CC7215">
        <w:rPr>
          <w:rFonts w:ascii="Courier New" w:hAnsi="Courier New" w:cs="Courier New"/>
          <w:i w:val="0"/>
          <w:color w:val="auto"/>
        </w:rPr>
        <w:t xml:space="preserve"> </w:t>
      </w:r>
      <w:r w:rsidR="00F12BE1" w:rsidRPr="00F12BE1">
        <w:rPr>
          <w:rFonts w:ascii="Courier New" w:hAnsi="Courier New" w:cs="Courier New"/>
          <w:i w:val="0"/>
          <w:color w:val="auto"/>
        </w:rPr>
        <w:t>decade (see Appendix Exhibit S</w:t>
      </w:r>
      <w:r w:rsidR="00CC7215">
        <w:rPr>
          <w:rFonts w:ascii="Courier New" w:hAnsi="Courier New" w:cs="Courier New"/>
          <w:i w:val="0"/>
          <w:color w:val="auto"/>
        </w:rPr>
        <w:t>1-S</w:t>
      </w:r>
      <w:r w:rsidR="00F12BE1" w:rsidRPr="00F12BE1">
        <w:rPr>
          <w:rFonts w:ascii="Courier New" w:hAnsi="Courier New" w:cs="Courier New"/>
          <w:i w:val="0"/>
          <w:color w:val="auto"/>
        </w:rPr>
        <w:t>2)</w:t>
      </w:r>
      <w:r w:rsidR="007116DF">
        <w:rPr>
          <w:rFonts w:ascii="Courier New" w:hAnsi="Courier New" w:cs="Courier New"/>
          <w:i w:val="0"/>
          <w:color w:val="auto"/>
        </w:rPr>
        <w:t>.</w:t>
      </w:r>
      <w:r w:rsidR="00CC7215" w:rsidRPr="008042C1">
        <w:rPr>
          <w:rFonts w:ascii="Courier New" w:hAnsi="Courier New" w:cs="Courier New"/>
          <w:i w:val="0"/>
          <w:color w:val="auto"/>
          <w:vertAlign w:val="superscript"/>
        </w:rPr>
        <w:fldChar w:fldCharType="begin"/>
      </w:r>
      <w:r w:rsidR="00CC7215" w:rsidRPr="008042C1">
        <w:rPr>
          <w:rFonts w:ascii="Courier New" w:hAnsi="Courier New" w:cs="Courier New"/>
          <w:i w:val="0"/>
          <w:color w:val="auto"/>
          <w:vertAlign w:val="superscript"/>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CC7215" w:rsidRPr="008042C1">
        <w:rPr>
          <w:rFonts w:ascii="Courier New" w:hAnsi="Courier New" w:cs="Courier New"/>
          <w:i w:val="0"/>
          <w:color w:val="auto"/>
          <w:vertAlign w:val="superscript"/>
        </w:rPr>
        <w:fldChar w:fldCharType="separate"/>
      </w:r>
      <w:r w:rsidR="00CC7215" w:rsidRPr="008042C1">
        <w:rPr>
          <w:rFonts w:ascii="Courier New" w:hAnsi="Courier New" w:cs="Courier New"/>
          <w:i w:val="0"/>
          <w:color w:val="auto"/>
          <w:vertAlign w:val="superscript"/>
        </w:rPr>
        <w:t>35</w:t>
      </w:r>
      <w:r w:rsidR="00CC7215" w:rsidRPr="008042C1">
        <w:rPr>
          <w:rFonts w:ascii="Courier New" w:hAnsi="Courier New" w:cs="Courier New"/>
          <w:i w:val="0"/>
          <w:color w:val="auto"/>
          <w:vertAlign w:val="superscript"/>
        </w:rPr>
        <w:fldChar w:fldCharType="end"/>
      </w:r>
    </w:p>
    <w:p w14:paraId="6060795F" w14:textId="457D66CC" w:rsidR="007116DF" w:rsidRDefault="007116DF" w:rsidP="008042C1">
      <w:pPr>
        <w:jc w:val="both"/>
        <w:rPr>
          <w:rFonts w:ascii="Courier New" w:eastAsiaTheme="majorEastAsia" w:hAnsi="Courier New" w:cs="Courier New"/>
          <w:iCs/>
          <w:spacing w:val="15"/>
          <w:sz w:val="24"/>
          <w:szCs w:val="24"/>
        </w:rPr>
      </w:pPr>
      <w:r w:rsidRPr="007116DF">
        <w:rPr>
          <w:rFonts w:ascii="Courier New" w:eastAsiaTheme="majorEastAsia" w:hAnsi="Courier New" w:cs="Courier New"/>
          <w:iCs/>
          <w:spacing w:val="15"/>
          <w:sz w:val="24"/>
          <w:szCs w:val="24"/>
        </w:rPr>
        <w:lastRenderedPageBreak/>
        <w:tab/>
        <w:t xml:space="preserve">Although </w:t>
      </w:r>
      <w:r>
        <w:rPr>
          <w:rFonts w:ascii="Courier New" w:eastAsiaTheme="majorEastAsia" w:hAnsi="Courier New" w:cs="Courier New"/>
          <w:iCs/>
          <w:spacing w:val="15"/>
          <w:sz w:val="24"/>
          <w:szCs w:val="24"/>
        </w:rPr>
        <w:t xml:space="preserve">diabetes mortality had a smaller impact on changes in life expectancy relative to other causes of death over the period 2000-15, </w:t>
      </w:r>
      <w:r w:rsidR="008042C1">
        <w:rPr>
          <w:rFonts w:ascii="Courier New" w:eastAsiaTheme="majorEastAsia" w:hAnsi="Courier New" w:cs="Courier New"/>
          <w:iCs/>
          <w:spacing w:val="15"/>
          <w:sz w:val="24"/>
          <w:szCs w:val="24"/>
        </w:rPr>
        <w:t>its impact was not neglig</w:t>
      </w:r>
      <w:r w:rsidR="008042C1">
        <w:rPr>
          <w:rFonts w:ascii="Courier New" w:eastAsiaTheme="majorEastAsia" w:hAnsi="Courier New" w:cs="Courier New"/>
          <w:iCs/>
          <w:spacing w:val="15"/>
          <w:sz w:val="24"/>
          <w:szCs w:val="24"/>
        </w:rPr>
        <w:t>i</w:t>
      </w:r>
      <w:r w:rsidR="008042C1">
        <w:rPr>
          <w:rFonts w:ascii="Courier New" w:eastAsiaTheme="majorEastAsia" w:hAnsi="Courier New" w:cs="Courier New"/>
          <w:iCs/>
          <w:spacing w:val="15"/>
          <w:sz w:val="24"/>
          <w:szCs w:val="24"/>
        </w:rPr>
        <w:t>ble in some regions of Brazil. In the North and Northeast regions, the increase in diabetes mortality led to small decreases in life expectancy between 2000 and 2007, esp</w:t>
      </w:r>
      <w:r w:rsidR="008042C1">
        <w:rPr>
          <w:rFonts w:ascii="Courier New" w:eastAsiaTheme="majorEastAsia" w:hAnsi="Courier New" w:cs="Courier New"/>
          <w:iCs/>
          <w:spacing w:val="15"/>
          <w:sz w:val="24"/>
          <w:szCs w:val="24"/>
        </w:rPr>
        <w:t>e</w:t>
      </w:r>
      <w:r w:rsidR="008042C1">
        <w:rPr>
          <w:rFonts w:ascii="Courier New" w:eastAsiaTheme="majorEastAsia" w:hAnsi="Courier New" w:cs="Courier New"/>
          <w:iCs/>
          <w:spacing w:val="15"/>
          <w:sz w:val="24"/>
          <w:szCs w:val="24"/>
        </w:rPr>
        <w:t>cially among females (</w:t>
      </w:r>
      <w:r w:rsidR="008042C1" w:rsidRPr="008042C1">
        <w:rPr>
          <w:rFonts w:ascii="Courier New" w:eastAsiaTheme="majorEastAsia" w:hAnsi="Courier New" w:cs="Courier New"/>
          <w:iCs/>
          <w:spacing w:val="15"/>
          <w:sz w:val="24"/>
          <w:szCs w:val="24"/>
        </w:rPr>
        <w:t>Appendix Exhibit S2</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8042C1">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8042C1" w:rsidRPr="008042C1">
        <w:rPr>
          <w:rFonts w:ascii="Courier New" w:eastAsiaTheme="majorEastAsia" w:hAnsi="Courier New" w:cs="Courier New"/>
          <w:iCs/>
          <w:noProof/>
          <w:spacing w:val="15"/>
          <w:sz w:val="24"/>
          <w:szCs w:val="24"/>
          <w:vertAlign w:val="superscript"/>
        </w:rPr>
        <w:t>35</w:t>
      </w:r>
      <w:r w:rsidR="008042C1">
        <w:rPr>
          <w:rFonts w:ascii="Courier New" w:eastAsiaTheme="majorEastAsia" w:hAnsi="Courier New" w:cs="Courier New"/>
          <w:iCs/>
          <w:spacing w:val="15"/>
          <w:sz w:val="24"/>
          <w:szCs w:val="24"/>
        </w:rPr>
        <w:fldChar w:fldCharType="end"/>
      </w:r>
      <w:r w:rsidR="008042C1">
        <w:rPr>
          <w:rFonts w:ascii="Courier New" w:eastAsiaTheme="majorEastAsia" w:hAnsi="Courier New" w:cs="Courier New"/>
          <w:iCs/>
          <w:spacing w:val="15"/>
          <w:sz w:val="24"/>
          <w:szCs w:val="24"/>
        </w:rPr>
        <w:t xml:space="preserve"> That trend reversed and by 2007-15 only three states from the North region (</w:t>
      </w:r>
      <w:proofErr w:type="spellStart"/>
      <w:r w:rsidR="008042C1">
        <w:rPr>
          <w:rFonts w:ascii="Courier New" w:eastAsiaTheme="majorEastAsia" w:hAnsi="Courier New" w:cs="Courier New"/>
          <w:iCs/>
          <w:spacing w:val="15"/>
          <w:sz w:val="24"/>
          <w:szCs w:val="24"/>
        </w:rPr>
        <w:t>Amapá</w:t>
      </w:r>
      <w:proofErr w:type="spellEnd"/>
      <w:r w:rsidR="008042C1">
        <w:rPr>
          <w:rFonts w:ascii="Courier New" w:eastAsiaTheme="majorEastAsia" w:hAnsi="Courier New" w:cs="Courier New"/>
          <w:iCs/>
          <w:spacing w:val="15"/>
          <w:sz w:val="24"/>
          <w:szCs w:val="24"/>
        </w:rPr>
        <w:t xml:space="preserve">, Amazonas and </w:t>
      </w:r>
      <w:proofErr w:type="spellStart"/>
      <w:r w:rsidR="008042C1">
        <w:rPr>
          <w:rFonts w:ascii="Courier New" w:eastAsiaTheme="majorEastAsia" w:hAnsi="Courier New" w:cs="Courier New"/>
          <w:iCs/>
          <w:spacing w:val="15"/>
          <w:sz w:val="24"/>
          <w:szCs w:val="24"/>
        </w:rPr>
        <w:t>Pará</w:t>
      </w:r>
      <w:proofErr w:type="spellEnd"/>
      <w:r w:rsidR="008042C1">
        <w:rPr>
          <w:rFonts w:ascii="Courier New" w:eastAsiaTheme="majorEastAsia" w:hAnsi="Courier New" w:cs="Courier New"/>
          <w:iCs/>
          <w:spacing w:val="15"/>
          <w:sz w:val="24"/>
          <w:szCs w:val="24"/>
        </w:rPr>
        <w:t>) experienced decreases in female life expectancy. Among males, the impact of diab</w:t>
      </w:r>
      <w:r w:rsidR="008042C1">
        <w:rPr>
          <w:rFonts w:ascii="Courier New" w:eastAsiaTheme="majorEastAsia" w:hAnsi="Courier New" w:cs="Courier New"/>
          <w:iCs/>
          <w:spacing w:val="15"/>
          <w:sz w:val="24"/>
          <w:szCs w:val="24"/>
        </w:rPr>
        <w:t>e</w:t>
      </w:r>
      <w:r w:rsidR="008042C1">
        <w:rPr>
          <w:rFonts w:ascii="Courier New" w:eastAsiaTheme="majorEastAsia" w:hAnsi="Courier New" w:cs="Courier New"/>
          <w:iCs/>
          <w:spacing w:val="15"/>
          <w:sz w:val="24"/>
          <w:szCs w:val="24"/>
        </w:rPr>
        <w:t>tes was smaller but also affected predominantly the Nort</w:t>
      </w:r>
      <w:r w:rsidR="008042C1">
        <w:rPr>
          <w:rFonts w:ascii="Courier New" w:eastAsiaTheme="majorEastAsia" w:hAnsi="Courier New" w:cs="Courier New"/>
          <w:iCs/>
          <w:spacing w:val="15"/>
          <w:sz w:val="24"/>
          <w:szCs w:val="24"/>
        </w:rPr>
        <w:t>h</w:t>
      </w:r>
      <w:r w:rsidR="008042C1">
        <w:rPr>
          <w:rFonts w:ascii="Courier New" w:eastAsiaTheme="majorEastAsia" w:hAnsi="Courier New" w:cs="Courier New"/>
          <w:iCs/>
          <w:spacing w:val="15"/>
          <w:sz w:val="24"/>
          <w:szCs w:val="24"/>
        </w:rPr>
        <w:t>ern regions of Brazil (</w:t>
      </w:r>
      <w:r w:rsidR="008042C1" w:rsidRPr="008042C1">
        <w:rPr>
          <w:rFonts w:ascii="Courier New" w:eastAsiaTheme="majorEastAsia" w:hAnsi="Courier New" w:cs="Courier New"/>
          <w:iCs/>
          <w:spacing w:val="15"/>
          <w:sz w:val="24"/>
          <w:szCs w:val="24"/>
        </w:rPr>
        <w:t>Appendix Exhibit S1)</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8042C1">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8042C1" w:rsidRPr="008042C1">
        <w:rPr>
          <w:rFonts w:ascii="Courier New" w:eastAsiaTheme="majorEastAsia" w:hAnsi="Courier New" w:cs="Courier New"/>
          <w:iCs/>
          <w:noProof/>
          <w:spacing w:val="15"/>
          <w:sz w:val="24"/>
          <w:szCs w:val="24"/>
          <w:vertAlign w:val="superscript"/>
        </w:rPr>
        <w:t>35</w:t>
      </w:r>
      <w:r w:rsidR="008042C1">
        <w:rPr>
          <w:rFonts w:ascii="Courier New" w:eastAsiaTheme="majorEastAsia" w:hAnsi="Courier New" w:cs="Courier New"/>
          <w:iCs/>
          <w:spacing w:val="15"/>
          <w:sz w:val="24"/>
          <w:szCs w:val="24"/>
        </w:rPr>
        <w:fldChar w:fldCharType="end"/>
      </w:r>
    </w:p>
    <w:p w14:paraId="198A8AD2" w14:textId="77777777" w:rsidR="0005488D" w:rsidRDefault="00B810F8" w:rsidP="0005488D">
      <w:pPr>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ab/>
        <w:t>Contributions to changes in life expectancy due to a</w:t>
      </w:r>
      <w:r>
        <w:rPr>
          <w:rFonts w:ascii="Courier New" w:eastAsiaTheme="majorEastAsia" w:hAnsi="Courier New" w:cs="Courier New"/>
          <w:iCs/>
          <w:spacing w:val="15"/>
          <w:sz w:val="24"/>
          <w:szCs w:val="24"/>
        </w:rPr>
        <w:t>l</w:t>
      </w:r>
      <w:r>
        <w:rPr>
          <w:rFonts w:ascii="Courier New" w:eastAsiaTheme="majorEastAsia" w:hAnsi="Courier New" w:cs="Courier New"/>
          <w:iCs/>
          <w:spacing w:val="15"/>
          <w:sz w:val="24"/>
          <w:szCs w:val="24"/>
        </w:rPr>
        <w:t xml:space="preserve">coholic liver disease, HIV/AIDS, lung cancer, </w:t>
      </w:r>
      <w:r w:rsidR="00892E4D">
        <w:rPr>
          <w:rFonts w:ascii="Courier New" w:eastAsiaTheme="majorEastAsia" w:hAnsi="Courier New" w:cs="Courier New"/>
          <w:iCs/>
          <w:spacing w:val="15"/>
          <w:sz w:val="24"/>
          <w:szCs w:val="24"/>
        </w:rPr>
        <w:t>self-inflicted</w:t>
      </w:r>
      <w:r>
        <w:rPr>
          <w:rFonts w:ascii="Courier New" w:eastAsiaTheme="majorEastAsia" w:hAnsi="Courier New" w:cs="Courier New"/>
          <w:iCs/>
          <w:spacing w:val="15"/>
          <w:sz w:val="24"/>
          <w:szCs w:val="24"/>
        </w:rPr>
        <w:t xml:space="preserve"> injuries and traffic accidents were negligible in these periods</w:t>
      </w:r>
      <w:r w:rsidR="00892E4D">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w:t>
      </w:r>
      <w:r w:rsidR="00892E4D">
        <w:rPr>
          <w:rFonts w:ascii="Courier New" w:hAnsi="Courier New" w:cs="Courier New"/>
          <w:sz w:val="24"/>
          <w:szCs w:val="24"/>
        </w:rPr>
        <w:t>Appendix Exhibits S1-S2</w:t>
      </w:r>
      <w:r>
        <w:rPr>
          <w:rFonts w:ascii="Courier New" w:eastAsiaTheme="majorEastAsia" w:hAnsi="Courier New" w:cs="Courier New"/>
          <w:iCs/>
          <w:spacing w:val="15"/>
          <w:sz w:val="24"/>
          <w:szCs w:val="24"/>
        </w:rPr>
        <w:t>)</w:t>
      </w:r>
      <w:r w:rsidR="00892E4D">
        <w:rPr>
          <w:rFonts w:ascii="Courier New" w:eastAsiaTheme="majorEastAsia" w:hAnsi="Courier New" w:cs="Courier New"/>
          <w:iCs/>
          <w:spacing w:val="15"/>
          <w:sz w:val="24"/>
          <w:szCs w:val="24"/>
        </w:rPr>
        <w:t>.</w:t>
      </w:r>
      <w:r w:rsidR="0005488D">
        <w:rPr>
          <w:rFonts w:ascii="Courier New" w:eastAsiaTheme="majorEastAsia" w:hAnsi="Courier New" w:cs="Courier New"/>
          <w:iCs/>
          <w:spacing w:val="15"/>
          <w:sz w:val="24"/>
          <w:szCs w:val="24"/>
        </w:rPr>
        <w:fldChar w:fldCharType="begin"/>
      </w:r>
      <w:r w:rsidR="0005488D">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05488D">
        <w:rPr>
          <w:rFonts w:ascii="Courier New" w:eastAsiaTheme="majorEastAsia" w:hAnsi="Courier New" w:cs="Courier New"/>
          <w:iCs/>
          <w:spacing w:val="15"/>
          <w:sz w:val="24"/>
          <w:szCs w:val="24"/>
        </w:rPr>
        <w:fldChar w:fldCharType="separate"/>
      </w:r>
      <w:r w:rsidR="0005488D" w:rsidRPr="0005488D">
        <w:rPr>
          <w:rFonts w:ascii="Courier New" w:eastAsiaTheme="majorEastAsia" w:hAnsi="Courier New" w:cs="Courier New"/>
          <w:iCs/>
          <w:noProof/>
          <w:spacing w:val="15"/>
          <w:sz w:val="24"/>
          <w:szCs w:val="24"/>
          <w:vertAlign w:val="superscript"/>
        </w:rPr>
        <w:t>35</w:t>
      </w:r>
      <w:r w:rsidR="0005488D">
        <w:rPr>
          <w:rFonts w:ascii="Courier New" w:eastAsiaTheme="majorEastAsia" w:hAnsi="Courier New" w:cs="Courier New"/>
          <w:iCs/>
          <w:spacing w:val="15"/>
          <w:sz w:val="24"/>
          <w:szCs w:val="24"/>
        </w:rPr>
        <w:fldChar w:fldCharType="end"/>
      </w:r>
    </w:p>
    <w:p w14:paraId="570629EE" w14:textId="77777777" w:rsidR="0005488D" w:rsidRPr="00FF0ED6" w:rsidRDefault="0005488D" w:rsidP="0005488D">
      <w:pPr>
        <w:jc w:val="both"/>
        <w:rPr>
          <w:rFonts w:ascii="Courier New" w:eastAsiaTheme="majorEastAsia" w:hAnsi="Courier New" w:cs="Courier New"/>
          <w:iCs/>
          <w:spacing w:val="15"/>
          <w:sz w:val="28"/>
          <w:szCs w:val="24"/>
        </w:rPr>
      </w:pPr>
    </w:p>
    <w:p w14:paraId="2C86902B" w14:textId="7DE01406" w:rsidR="00C60172" w:rsidRPr="00FF0ED6" w:rsidRDefault="00C60172" w:rsidP="0005488D">
      <w:pPr>
        <w:jc w:val="both"/>
        <w:rPr>
          <w:rFonts w:ascii="Courier New" w:hAnsi="Courier New" w:cs="Courier New"/>
          <w:b/>
          <w:i/>
          <w:sz w:val="24"/>
        </w:rPr>
      </w:pPr>
      <w:r w:rsidRPr="00FF0ED6">
        <w:rPr>
          <w:rFonts w:ascii="Courier New" w:hAnsi="Courier New" w:cs="Courier New"/>
          <w:b/>
          <w:i/>
          <w:sz w:val="24"/>
        </w:rPr>
        <w:t>Discussion</w:t>
      </w:r>
      <w:r w:rsidR="00D738D8" w:rsidRPr="00FF0ED6">
        <w:rPr>
          <w:rFonts w:ascii="Courier New" w:hAnsi="Courier New" w:cs="Courier New"/>
          <w:b/>
          <w:i/>
          <w:sz w:val="24"/>
        </w:rPr>
        <w:t xml:space="preserve"> [1200</w:t>
      </w:r>
      <w:r w:rsidR="00E278B8">
        <w:rPr>
          <w:rFonts w:ascii="Courier New" w:hAnsi="Courier New" w:cs="Courier New"/>
          <w:b/>
          <w:i/>
          <w:sz w:val="24"/>
        </w:rPr>
        <w:t xml:space="preserve"> words</w:t>
      </w:r>
      <w:r w:rsidR="00D738D8" w:rsidRPr="00FF0ED6">
        <w:rPr>
          <w:rFonts w:ascii="Courier New" w:hAnsi="Courier New" w:cs="Courier New"/>
          <w:b/>
          <w:i/>
          <w:sz w:val="24"/>
        </w:rPr>
        <w:t>]</w:t>
      </w:r>
    </w:p>
    <w:p w14:paraId="00DF6B6E" w14:textId="6AA4255D" w:rsidR="006F2AAD" w:rsidRPr="00FF0ED6" w:rsidRDefault="00A03AD5" w:rsidP="0005488D">
      <w:pPr>
        <w:jc w:val="both"/>
        <w:rPr>
          <w:rFonts w:ascii="Courier New" w:hAnsi="Courier New" w:cs="Courier New"/>
          <w:sz w:val="24"/>
        </w:rPr>
      </w:pPr>
      <w:r w:rsidRPr="00A03AD5">
        <w:rPr>
          <w:rFonts w:ascii="Courier New" w:hAnsi="Courier New" w:cs="Courier New"/>
          <w:b/>
          <w:sz w:val="24"/>
        </w:rPr>
        <w:t>Trends in life expectancy at birth.</w:t>
      </w:r>
      <w:r>
        <w:rPr>
          <w:rFonts w:ascii="Courier New" w:hAnsi="Courier New" w:cs="Courier New"/>
          <w:sz w:val="24"/>
        </w:rPr>
        <w:t xml:space="preserve"> </w:t>
      </w:r>
      <w:r w:rsidR="002B35A2" w:rsidRPr="00FF0ED6">
        <w:rPr>
          <w:rFonts w:ascii="Courier New" w:hAnsi="Courier New" w:cs="Courier New"/>
          <w:sz w:val="24"/>
        </w:rPr>
        <w:t>In Brazil</w:t>
      </w:r>
      <w:r w:rsidR="000A328A" w:rsidRPr="00FF0ED6">
        <w:rPr>
          <w:rFonts w:ascii="Courier New" w:hAnsi="Courier New" w:cs="Courier New"/>
          <w:sz w:val="24"/>
        </w:rPr>
        <w:t xml:space="preserve"> from 2000 to 2015, life expectancy at birth increased from 71.5 years to 75.</w:t>
      </w:r>
      <w:r w:rsidR="001028C2" w:rsidRPr="00FF0ED6">
        <w:rPr>
          <w:rFonts w:ascii="Courier New" w:hAnsi="Courier New" w:cs="Courier New"/>
          <w:sz w:val="24"/>
        </w:rPr>
        <w:t>1</w:t>
      </w:r>
      <w:r w:rsidR="000A328A" w:rsidRPr="00FF0ED6">
        <w:rPr>
          <w:rFonts w:ascii="Courier New" w:hAnsi="Courier New" w:cs="Courier New"/>
          <w:sz w:val="24"/>
        </w:rPr>
        <w:t xml:space="preserve"> years.</w:t>
      </w:r>
      <w:r w:rsidR="001028C2" w:rsidRPr="00FF0ED6">
        <w:rPr>
          <w:rFonts w:ascii="Courier New" w:hAnsi="Courier New" w:cs="Courier New"/>
          <w:sz w:val="24"/>
        </w:rPr>
        <w:fldChar w:fldCharType="begin"/>
      </w:r>
      <w:r w:rsidR="001028C2" w:rsidRPr="00FF0ED6">
        <w:rPr>
          <w:rFonts w:ascii="Courier New" w:hAnsi="Courier New" w:cs="Courier New"/>
          <w:sz w:val="24"/>
        </w:rPr>
        <w:instrText xml:space="preserve"> ADDIN EN.CITE &lt;EndNote&gt;&lt;Cite&gt;&lt;Author&gt;Institute for Health Metrics and Evaluation&lt;/Author&gt;&lt;Year&gt;2019&lt;/Year&gt;&lt;RecNum&gt;65&lt;/RecNum&gt;&lt;DisplayText&gt;&lt;style face="superscript"&gt;43&lt;/style&gt;&lt;/DisplayText&gt;&lt;record&gt;&lt;rec-number&gt;65&lt;/rec-number&gt;&lt;foreign-keys&gt;&lt;key app="EN" db-id="p0ppx9stl0pvtme5p2hpxwec0d2vwwp9pepz" timestamp="1570614217"&gt;65&lt;/key&gt;&lt;/foreign-keys&gt;&lt;ref-type name="Web Page"&gt;12&lt;/ref-type&gt;&lt;contributors&gt;&lt;authors&gt;&lt;author&gt;Institute for Health Metrics and Evaluation,&lt;/author&gt;&lt;/authors&gt;&lt;/contributors&gt;&lt;titles&gt;&lt;title&gt;GBD Foresight&lt;/title&gt;&lt;/titles&gt;&lt;dates&gt;&lt;year&gt;2019&lt;/year&gt;&lt;/dates&gt;&lt;publisher&gt;IHME&lt;/publisher&gt;&lt;urls&gt;&lt;related-urls&gt;&lt;url&gt;https://vizhub.healthdata.org/gbd-foresight/&lt;/url&gt;&lt;/related-urls&gt;&lt;/urls&gt;&lt;/record&gt;&lt;/Cite&gt;&lt;/EndNote&gt;</w:instrText>
      </w:r>
      <w:r w:rsidR="001028C2" w:rsidRPr="00FF0ED6">
        <w:rPr>
          <w:rFonts w:ascii="Courier New" w:hAnsi="Courier New" w:cs="Courier New"/>
          <w:sz w:val="24"/>
        </w:rPr>
        <w:fldChar w:fldCharType="separate"/>
      </w:r>
      <w:r w:rsidR="001028C2" w:rsidRPr="00FF0ED6">
        <w:rPr>
          <w:rFonts w:ascii="Courier New" w:hAnsi="Courier New" w:cs="Courier New"/>
          <w:noProof/>
          <w:sz w:val="24"/>
          <w:vertAlign w:val="superscript"/>
        </w:rPr>
        <w:t>43</w:t>
      </w:r>
      <w:r w:rsidR="001028C2" w:rsidRPr="00FF0ED6">
        <w:rPr>
          <w:rFonts w:ascii="Courier New" w:hAnsi="Courier New" w:cs="Courier New"/>
          <w:sz w:val="24"/>
        </w:rPr>
        <w:fldChar w:fldCharType="end"/>
      </w:r>
      <w:r w:rsidR="001028C2" w:rsidRPr="00FF0ED6">
        <w:rPr>
          <w:rFonts w:ascii="Courier New" w:hAnsi="Courier New" w:cs="Courier New"/>
          <w:sz w:val="24"/>
        </w:rPr>
        <w:t xml:space="preserve"> In this period, both females and males experienced a continuous increase in life expectancy, albeit at different le</w:t>
      </w:r>
      <w:r w:rsidR="001028C2" w:rsidRPr="00FF0ED6">
        <w:rPr>
          <w:rFonts w:ascii="Courier New" w:hAnsi="Courier New" w:cs="Courier New"/>
          <w:sz w:val="24"/>
        </w:rPr>
        <w:t>v</w:t>
      </w:r>
      <w:r w:rsidR="001028C2" w:rsidRPr="00FF0ED6">
        <w:rPr>
          <w:rFonts w:ascii="Courier New" w:hAnsi="Courier New" w:cs="Courier New"/>
          <w:sz w:val="24"/>
        </w:rPr>
        <w:t xml:space="preserve">els. Our research sheds some light on this national trend by showing that improvements in life expectancy were unevenly shared across states in Brazil. State-specific changes in life expectancy at birth were driven by offsetting mortality trends. Improvements from </w:t>
      </w:r>
      <w:r w:rsidR="003501D4" w:rsidRPr="00FF0ED6">
        <w:rPr>
          <w:rFonts w:ascii="Courier New" w:hAnsi="Courier New" w:cs="Courier New"/>
          <w:sz w:val="24"/>
        </w:rPr>
        <w:t>medically amenable mortality and other causes of death were, in some cases, reversed by increased homicide, diabetes, and IHD mortality in the new century.</w:t>
      </w:r>
    </w:p>
    <w:p w14:paraId="6E190002" w14:textId="5486D05F" w:rsidR="003501D4" w:rsidRDefault="003501D4" w:rsidP="0005488D">
      <w:pPr>
        <w:jc w:val="both"/>
        <w:rPr>
          <w:rFonts w:ascii="Courier New" w:hAnsi="Courier New" w:cs="Courier New"/>
          <w:sz w:val="24"/>
        </w:rPr>
      </w:pPr>
      <w:r w:rsidRPr="00FF0ED6">
        <w:rPr>
          <w:rFonts w:ascii="Courier New" w:hAnsi="Courier New" w:cs="Courier New"/>
          <w:sz w:val="24"/>
        </w:rPr>
        <w:tab/>
      </w:r>
      <w:r w:rsidR="00A03AD5" w:rsidRPr="00A03AD5">
        <w:rPr>
          <w:rFonts w:ascii="Courier New" w:hAnsi="Courier New" w:cs="Courier New"/>
          <w:b/>
          <w:sz w:val="24"/>
        </w:rPr>
        <w:t>Effect of homicides and amenable mortality on life expe</w:t>
      </w:r>
      <w:r w:rsidR="00A03AD5" w:rsidRPr="00A03AD5">
        <w:rPr>
          <w:rFonts w:ascii="Courier New" w:hAnsi="Courier New" w:cs="Courier New"/>
          <w:b/>
          <w:sz w:val="24"/>
        </w:rPr>
        <w:t>c</w:t>
      </w:r>
      <w:r w:rsidR="00A03AD5" w:rsidRPr="00A03AD5">
        <w:rPr>
          <w:rFonts w:ascii="Courier New" w:hAnsi="Courier New" w:cs="Courier New"/>
          <w:b/>
          <w:sz w:val="24"/>
        </w:rPr>
        <w:t>tancy at birth.</w:t>
      </w:r>
      <w:r w:rsidR="00A03AD5">
        <w:rPr>
          <w:rFonts w:ascii="Courier New" w:hAnsi="Courier New" w:cs="Courier New"/>
          <w:sz w:val="24"/>
        </w:rPr>
        <w:t xml:space="preserve"> </w:t>
      </w:r>
      <w:r w:rsidRPr="00FF0ED6">
        <w:rPr>
          <w:rFonts w:ascii="Courier New" w:hAnsi="Courier New" w:cs="Courier New"/>
          <w:sz w:val="24"/>
        </w:rPr>
        <w:t>Our findings indicate that the large increases in homicide mortality, particularly in the Northern regions, have caused a downward trend in life expectancy improvements, which affected mainly males. Men in Latin America experienced disproportionate higher homicide rate than those of women.</w:t>
      </w:r>
      <w:commentRangeStart w:id="34"/>
      <w:r w:rsidRPr="00FF0ED6">
        <w:rPr>
          <w:rFonts w:ascii="Courier New" w:hAnsi="Courier New" w:cs="Courier New"/>
          <w:sz w:val="24"/>
        </w:rPr>
        <w:fldChar w:fldCharType="begin"/>
      </w:r>
      <w:r w:rsidRPr="00FF0ED6">
        <w:rPr>
          <w:rFonts w:ascii="Courier New" w:hAnsi="Courier New" w:cs="Courier New"/>
          <w:sz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FF0ED6">
        <w:rPr>
          <w:rFonts w:ascii="Courier New" w:hAnsi="Courier New" w:cs="Courier New"/>
          <w:sz w:val="24"/>
        </w:rPr>
        <w:fldChar w:fldCharType="separate"/>
      </w:r>
      <w:r w:rsidRPr="00FF0ED6">
        <w:rPr>
          <w:rFonts w:ascii="Courier New" w:hAnsi="Courier New" w:cs="Courier New"/>
          <w:noProof/>
          <w:sz w:val="24"/>
          <w:vertAlign w:val="superscript"/>
        </w:rPr>
        <w:t>16</w:t>
      </w:r>
      <w:r w:rsidRPr="00FF0ED6">
        <w:rPr>
          <w:rFonts w:ascii="Courier New" w:hAnsi="Courier New" w:cs="Courier New"/>
          <w:sz w:val="24"/>
        </w:rPr>
        <w:fldChar w:fldCharType="end"/>
      </w:r>
      <w:commentRangeEnd w:id="34"/>
      <w:r w:rsidR="001B569C">
        <w:rPr>
          <w:rStyle w:val="Refdecomentrio"/>
        </w:rPr>
        <w:commentReference w:id="34"/>
      </w:r>
      <w:r w:rsidRPr="00FF0ED6">
        <w:rPr>
          <w:rFonts w:ascii="Courier New" w:hAnsi="Courier New" w:cs="Courier New"/>
          <w:sz w:val="24"/>
        </w:rPr>
        <w:t xml:space="preserve"> In fact, life expectancy among men</w:t>
      </w:r>
      <w:r w:rsidR="00FF0ED6" w:rsidRPr="00FF0ED6">
        <w:rPr>
          <w:rFonts w:ascii="Courier New" w:hAnsi="Courier New" w:cs="Courier New"/>
          <w:sz w:val="24"/>
        </w:rPr>
        <w:t xml:space="preserve"> in Brazil </w:t>
      </w:r>
      <w:r w:rsidRPr="00FF0ED6">
        <w:rPr>
          <w:rFonts w:ascii="Courier New" w:hAnsi="Courier New" w:cs="Courier New"/>
          <w:sz w:val="24"/>
        </w:rPr>
        <w:t xml:space="preserve">could be </w:t>
      </w:r>
      <w:r w:rsidR="00FF0ED6" w:rsidRPr="00FF0ED6">
        <w:rPr>
          <w:rFonts w:ascii="Courier New" w:hAnsi="Courier New" w:cs="Courier New"/>
          <w:sz w:val="24"/>
        </w:rPr>
        <w:t>almost two years higher on average, if Brazilian men experienced the hom</w:t>
      </w:r>
      <w:r w:rsidR="00FF0ED6" w:rsidRPr="00FF0ED6">
        <w:rPr>
          <w:rFonts w:ascii="Courier New" w:hAnsi="Courier New" w:cs="Courier New"/>
          <w:sz w:val="24"/>
        </w:rPr>
        <w:t>i</w:t>
      </w:r>
      <w:r w:rsidR="00FF0ED6" w:rsidRPr="00FF0ED6">
        <w:rPr>
          <w:rFonts w:ascii="Courier New" w:hAnsi="Courier New" w:cs="Courier New"/>
          <w:sz w:val="24"/>
        </w:rPr>
        <w:t>cides rates of their counterparts in developed countries.</w:t>
      </w:r>
      <w:r w:rsidR="00FF0ED6" w:rsidRPr="00FF0ED6">
        <w:rPr>
          <w:rFonts w:ascii="Courier New" w:hAnsi="Courier New" w:cs="Courier New"/>
          <w:sz w:val="24"/>
        </w:rPr>
        <w:fldChar w:fldCharType="begin"/>
      </w:r>
      <w:r w:rsidR="00FF0ED6" w:rsidRPr="00FF0ED6">
        <w:rPr>
          <w:rFonts w:ascii="Courier New" w:hAnsi="Courier New" w:cs="Courier New"/>
          <w:sz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FF0ED6" w:rsidRPr="00FF0ED6">
        <w:rPr>
          <w:rFonts w:ascii="Courier New" w:hAnsi="Courier New" w:cs="Courier New"/>
          <w:sz w:val="24"/>
        </w:rPr>
        <w:fldChar w:fldCharType="separate"/>
      </w:r>
      <w:r w:rsidR="00FF0ED6" w:rsidRPr="00FF0ED6">
        <w:rPr>
          <w:rFonts w:ascii="Courier New" w:hAnsi="Courier New" w:cs="Courier New"/>
          <w:noProof/>
          <w:sz w:val="24"/>
          <w:vertAlign w:val="superscript"/>
        </w:rPr>
        <w:t>3</w:t>
      </w:r>
      <w:r w:rsidR="00FF0ED6" w:rsidRPr="00FF0ED6">
        <w:rPr>
          <w:rFonts w:ascii="Courier New" w:hAnsi="Courier New" w:cs="Courier New"/>
          <w:sz w:val="24"/>
        </w:rPr>
        <w:fldChar w:fldCharType="end"/>
      </w:r>
      <w:r w:rsidR="00FF0ED6" w:rsidRPr="00FF0ED6">
        <w:rPr>
          <w:rFonts w:ascii="Courier New" w:hAnsi="Courier New" w:cs="Courier New"/>
          <w:sz w:val="24"/>
        </w:rPr>
        <w:t xml:space="preserve"> The increase in homicide rates among males in the Northern regions is such that in 70% (11 out of 16) of the states in these r</w:t>
      </w:r>
      <w:r w:rsidR="00FF0ED6" w:rsidRPr="00FF0ED6">
        <w:rPr>
          <w:rFonts w:ascii="Courier New" w:hAnsi="Courier New" w:cs="Courier New"/>
          <w:sz w:val="24"/>
        </w:rPr>
        <w:t>e</w:t>
      </w:r>
      <w:r w:rsidR="00FF0ED6" w:rsidRPr="00FF0ED6">
        <w:rPr>
          <w:rFonts w:ascii="Courier New" w:hAnsi="Courier New" w:cs="Courier New"/>
          <w:sz w:val="24"/>
        </w:rPr>
        <w:t>gions male life expectancy decreased by six months or more in the period 2007-15.</w:t>
      </w:r>
    </w:p>
    <w:p w14:paraId="3B6B8670" w14:textId="168CA921" w:rsidR="00FF0ED6" w:rsidRDefault="00FF0ED6" w:rsidP="0005488D">
      <w:pPr>
        <w:jc w:val="both"/>
        <w:rPr>
          <w:rFonts w:ascii="Courier New" w:hAnsi="Courier New" w:cs="Courier New"/>
          <w:sz w:val="24"/>
        </w:rPr>
      </w:pPr>
      <w:r>
        <w:rPr>
          <w:rFonts w:ascii="Courier New" w:hAnsi="Courier New" w:cs="Courier New"/>
          <w:sz w:val="24"/>
        </w:rPr>
        <w:tab/>
        <w:t>Between 2000 and 2007 there were also increases in mortal</w:t>
      </w:r>
      <w:r>
        <w:rPr>
          <w:rFonts w:ascii="Courier New" w:hAnsi="Courier New" w:cs="Courier New"/>
          <w:sz w:val="24"/>
        </w:rPr>
        <w:t>i</w:t>
      </w:r>
      <w:r>
        <w:rPr>
          <w:rFonts w:ascii="Courier New" w:hAnsi="Courier New" w:cs="Courier New"/>
          <w:sz w:val="24"/>
        </w:rPr>
        <w:t>ty from IHD, leading to decreased in life expectancy, mostly concentrated in states in the Northern regions. During this p</w:t>
      </w:r>
      <w:r>
        <w:rPr>
          <w:rFonts w:ascii="Courier New" w:hAnsi="Courier New" w:cs="Courier New"/>
          <w:sz w:val="24"/>
        </w:rPr>
        <w:t>e</w:t>
      </w:r>
      <w:r>
        <w:rPr>
          <w:rFonts w:ascii="Courier New" w:hAnsi="Courier New" w:cs="Courier New"/>
          <w:sz w:val="24"/>
        </w:rPr>
        <w:t xml:space="preserve">riod diabetes mortality increased affecting </w:t>
      </w:r>
      <w:r w:rsidR="00F206C1">
        <w:rPr>
          <w:rFonts w:ascii="Courier New" w:hAnsi="Courier New" w:cs="Courier New"/>
          <w:sz w:val="24"/>
        </w:rPr>
        <w:t>females from state</w:t>
      </w:r>
      <w:r w:rsidR="004F4AAD">
        <w:rPr>
          <w:rFonts w:ascii="Courier New" w:hAnsi="Courier New" w:cs="Courier New"/>
          <w:sz w:val="24"/>
        </w:rPr>
        <w:t xml:space="preserve">s </w:t>
      </w:r>
      <w:r w:rsidR="00F206C1">
        <w:rPr>
          <w:rFonts w:ascii="Courier New" w:hAnsi="Courier New" w:cs="Courier New"/>
          <w:sz w:val="24"/>
        </w:rPr>
        <w:t xml:space="preserve">in the North. In contrast, improvements in mortality from IHD </w:t>
      </w:r>
      <w:r w:rsidR="00F206C1">
        <w:rPr>
          <w:rFonts w:ascii="Courier New" w:hAnsi="Courier New" w:cs="Courier New"/>
          <w:sz w:val="24"/>
        </w:rPr>
        <w:lastRenderedPageBreak/>
        <w:t xml:space="preserve">and diabetes led to increases in life expectancy among females and males in most states in Brazil from 2007 to 2015. </w:t>
      </w:r>
      <w:r w:rsidR="00A03AD5">
        <w:rPr>
          <w:rFonts w:ascii="Courier New" w:hAnsi="Courier New" w:cs="Courier New"/>
          <w:sz w:val="24"/>
        </w:rPr>
        <w:t>This hig</w:t>
      </w:r>
      <w:r w:rsidR="00A03AD5">
        <w:rPr>
          <w:rFonts w:ascii="Courier New" w:hAnsi="Courier New" w:cs="Courier New"/>
          <w:sz w:val="24"/>
        </w:rPr>
        <w:t>h</w:t>
      </w:r>
      <w:r w:rsidR="00A03AD5">
        <w:rPr>
          <w:rFonts w:ascii="Courier New" w:hAnsi="Courier New" w:cs="Courier New"/>
          <w:sz w:val="24"/>
        </w:rPr>
        <w:t>lights the health inequities still present in Brazil. States in the North consistently show higher burden of disease than r</w:t>
      </w:r>
      <w:r w:rsidR="00A03AD5">
        <w:rPr>
          <w:rFonts w:ascii="Courier New" w:hAnsi="Courier New" w:cs="Courier New"/>
          <w:sz w:val="24"/>
        </w:rPr>
        <w:t>e</w:t>
      </w:r>
      <w:r w:rsidR="00A03AD5">
        <w:rPr>
          <w:rFonts w:ascii="Courier New" w:hAnsi="Courier New" w:cs="Courier New"/>
          <w:sz w:val="24"/>
        </w:rPr>
        <w:t>gions in the south.</w:t>
      </w:r>
      <w:r w:rsidR="00A03AD5">
        <w:rPr>
          <w:rFonts w:ascii="Courier New" w:hAnsi="Courier New" w:cs="Courier New"/>
          <w:sz w:val="24"/>
        </w:rPr>
        <w:fldChar w:fldCharType="begin"/>
      </w:r>
      <w:r w:rsidR="00A03AD5">
        <w:rPr>
          <w:rFonts w:ascii="Courier New" w:hAnsi="Courier New" w:cs="Courier New"/>
          <w:sz w:val="24"/>
        </w:rPr>
        <w:instrText xml:space="preserve"> ADDIN EN.CITE &lt;EndNote&gt;&lt;Cite&gt;&lt;Author&gt;Marinho&lt;/Author&gt;&lt;Year&gt;2018&lt;/Year&gt;&lt;RecNum&gt;64&lt;/RecNum&gt;&lt;DisplayText&gt;&lt;style face="superscript"&gt;44&lt;/style&gt;&lt;/DisplayText&gt;&lt;record&gt;&lt;rec-number&gt;64&lt;/rec-number&gt;&lt;foreign-keys&gt;&lt;key app="EN" db-id="p0ppx9stl0pvtme5p2hpxwec0d2vwwp9pepz" timestamp="1570613106"&gt;64&lt;/key&gt;&lt;/foreign-keys&gt;&lt;ref-type name="Journal Article"&gt;17&lt;/ref-type&gt;&lt;contributors&gt;&lt;authors&gt;&lt;author&gt;Marinho, Fatima&lt;/author&gt;&lt;author&gt;de Azeredo Passos, Valéria Maria&lt;/author&gt;&lt;author&gt;Malta, Deborah Carvalho&lt;/author&gt;&lt;author&gt;França, Elizabeth Barboza&lt;/author&gt;&lt;author&gt;Abreu, Daisy MX&lt;/author&gt;&lt;author&gt;Araújo, Valdelaine EM&lt;/author&gt;&lt;author&gt;Bustamante-Teixeira, Maria Teresa&lt;/author&gt;&lt;author&gt;Camargos, Paulo AM&lt;/author&gt;&lt;author&gt;da Cunha, Carolina Cândida&lt;/author&gt;&lt;author&gt;Duncan, Bruce Bartholow&lt;/author&gt;&lt;/authors&gt;&lt;/contributors&gt;&lt;titles&gt;&lt;title&gt;Burden of disease in Brazil, 1990–2016: a systematic subnational analysis for the Global Burden of Disease Study 2016&lt;/title&gt;&lt;secondary-title&gt;The Lancet&lt;/secondary-title&gt;&lt;/titles&gt;&lt;periodical&gt;&lt;full-title&gt;The Lancet&lt;/full-title&gt;&lt;/periodical&gt;&lt;pages&gt;760-775&lt;/pages&gt;&lt;volume&gt;392&lt;/volume&gt;&lt;number&gt;10149&lt;/number&gt;&lt;dates&gt;&lt;year&gt;2018&lt;/year&gt;&lt;/dates&gt;&lt;isbn&gt;0140-6736&lt;/isbn&gt;&lt;urls&gt;&lt;/urls&gt;&lt;/record&gt;&lt;/Cite&gt;&lt;/EndNote&gt;</w:instrText>
      </w:r>
      <w:r w:rsidR="00A03AD5">
        <w:rPr>
          <w:rFonts w:ascii="Courier New" w:hAnsi="Courier New" w:cs="Courier New"/>
          <w:sz w:val="24"/>
        </w:rPr>
        <w:fldChar w:fldCharType="separate"/>
      </w:r>
      <w:r w:rsidR="00A03AD5" w:rsidRPr="00A03AD5">
        <w:rPr>
          <w:rFonts w:ascii="Courier New" w:hAnsi="Courier New" w:cs="Courier New"/>
          <w:noProof/>
          <w:sz w:val="24"/>
          <w:vertAlign w:val="superscript"/>
        </w:rPr>
        <w:t>44</w:t>
      </w:r>
      <w:r w:rsidR="00A03AD5">
        <w:rPr>
          <w:rFonts w:ascii="Courier New" w:hAnsi="Courier New" w:cs="Courier New"/>
          <w:sz w:val="24"/>
        </w:rPr>
        <w:fldChar w:fldCharType="end"/>
      </w:r>
    </w:p>
    <w:p w14:paraId="667A9739" w14:textId="2D4103DF" w:rsidR="00A03AD5" w:rsidRDefault="00F206C1" w:rsidP="0005488D">
      <w:pPr>
        <w:jc w:val="both"/>
        <w:rPr>
          <w:rFonts w:ascii="Courier New" w:hAnsi="Courier New" w:cs="Courier New"/>
          <w:sz w:val="24"/>
        </w:rPr>
      </w:pPr>
      <w:r>
        <w:rPr>
          <w:rFonts w:ascii="Courier New" w:hAnsi="Courier New" w:cs="Courier New"/>
          <w:sz w:val="24"/>
        </w:rPr>
        <w:tab/>
        <w:t>Our results clearly indicate that medically amenable mo</w:t>
      </w:r>
      <w:r>
        <w:rPr>
          <w:rFonts w:ascii="Courier New" w:hAnsi="Courier New" w:cs="Courier New"/>
          <w:sz w:val="24"/>
        </w:rPr>
        <w:t>r</w:t>
      </w:r>
      <w:r>
        <w:rPr>
          <w:rFonts w:ascii="Courier New" w:hAnsi="Courier New" w:cs="Courier New"/>
          <w:sz w:val="24"/>
        </w:rPr>
        <w:t xml:space="preserve">tality contributed significantly to increasing life expectancy throughout the entire period from 2000 to 2015. Although in two states, Acre and </w:t>
      </w:r>
      <w:proofErr w:type="spellStart"/>
      <w:r>
        <w:rPr>
          <w:rFonts w:ascii="Courier New" w:hAnsi="Courier New" w:cs="Courier New"/>
          <w:sz w:val="24"/>
        </w:rPr>
        <w:t>Mara</w:t>
      </w:r>
      <w:r w:rsidR="00C00D25">
        <w:rPr>
          <w:rFonts w:ascii="Courier New" w:hAnsi="Courier New" w:cs="Courier New"/>
          <w:sz w:val="24"/>
        </w:rPr>
        <w:t>n</w:t>
      </w:r>
      <w:r>
        <w:rPr>
          <w:rFonts w:ascii="Courier New" w:hAnsi="Courier New" w:cs="Courier New"/>
          <w:sz w:val="24"/>
        </w:rPr>
        <w:t>h</w:t>
      </w:r>
      <w:r w:rsidRPr="00F206C1">
        <w:rPr>
          <w:rFonts w:ascii="Courier New" w:hAnsi="Courier New" w:cs="Courier New"/>
          <w:sz w:val="24"/>
        </w:rPr>
        <w:t>ão</w:t>
      </w:r>
      <w:proofErr w:type="spellEnd"/>
      <w:r>
        <w:rPr>
          <w:rFonts w:ascii="Courier New" w:hAnsi="Courier New" w:cs="Courier New"/>
          <w:sz w:val="24"/>
        </w:rPr>
        <w:t>, mortality from amenable causes of death deteriorated between 2000 and 2007, these states recovered and improved life expectancy by reducing mortality in 2007-15.</w:t>
      </w:r>
      <w:r w:rsidR="00A47488">
        <w:rPr>
          <w:rFonts w:ascii="Courier New" w:hAnsi="Courier New" w:cs="Courier New"/>
          <w:sz w:val="24"/>
        </w:rPr>
        <w:t xml:space="preserve"> Consistent with our results, previous evidence suggests that i</w:t>
      </w:r>
      <w:r w:rsidR="00A47488">
        <w:rPr>
          <w:rFonts w:ascii="Courier New" w:hAnsi="Courier New" w:cs="Courier New"/>
          <w:sz w:val="24"/>
        </w:rPr>
        <w:t>m</w:t>
      </w:r>
      <w:r w:rsidR="00A47488">
        <w:rPr>
          <w:rFonts w:ascii="Courier New" w:hAnsi="Courier New" w:cs="Courier New"/>
          <w:sz w:val="24"/>
        </w:rPr>
        <w:t>provements in primary health care has played an essential role in reducing deaths amenable to health care in Brazil.</w:t>
      </w:r>
      <w:r w:rsidR="00A47488">
        <w:rPr>
          <w:rFonts w:ascii="Courier New" w:hAnsi="Courier New" w:cs="Courier New"/>
          <w:sz w:val="24"/>
        </w:rPr>
        <w:fldChar w:fldCharType="begin"/>
      </w:r>
      <w:r w:rsidR="00A47488">
        <w:rPr>
          <w:rFonts w:ascii="Courier New" w:hAnsi="Courier New" w:cs="Courier New"/>
          <w:sz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A47488">
        <w:rPr>
          <w:rFonts w:ascii="Courier New" w:hAnsi="Courier New" w:cs="Courier New"/>
          <w:sz w:val="24"/>
        </w:rPr>
        <w:fldChar w:fldCharType="separate"/>
      </w:r>
      <w:r w:rsidR="00A47488" w:rsidRPr="00A47488">
        <w:rPr>
          <w:rFonts w:ascii="Courier New" w:hAnsi="Courier New" w:cs="Courier New"/>
          <w:noProof/>
          <w:sz w:val="24"/>
          <w:vertAlign w:val="superscript"/>
        </w:rPr>
        <w:t>6</w:t>
      </w:r>
      <w:r w:rsidR="00A47488">
        <w:rPr>
          <w:rFonts w:ascii="Courier New" w:hAnsi="Courier New" w:cs="Courier New"/>
          <w:sz w:val="24"/>
        </w:rPr>
        <w:fldChar w:fldCharType="end"/>
      </w:r>
      <w:r w:rsidR="00731836">
        <w:rPr>
          <w:rFonts w:ascii="Courier New" w:hAnsi="Courier New" w:cs="Courier New"/>
          <w:sz w:val="24"/>
        </w:rPr>
        <w:t xml:space="preserve"> Similarly, our study highlights the need to strengthen healthcare in the Northern regions to further reduce mortality from IHD. Previous research argues that comprehensive and community-based health interventions can contribute to further decreased mortality from IHD in areas with high prevalence, such as Northern states of Brazil,</w:t>
      </w:r>
      <w:r w:rsidR="00731836" w:rsidRPr="00731836">
        <w:rPr>
          <w:rFonts w:ascii="Courier New" w:hAnsi="Courier New" w:cs="Courier New"/>
          <w:sz w:val="24"/>
        </w:rPr>
        <w:t xml:space="preserve"> </w:t>
      </w:r>
      <w:r w:rsidR="00731836">
        <w:rPr>
          <w:rFonts w:ascii="Courier New" w:hAnsi="Courier New" w:cs="Courier New"/>
          <w:sz w:val="24"/>
        </w:rPr>
        <w:t>through prevention, health care, and follow-up for heart diseases.</w:t>
      </w:r>
      <w:r w:rsidR="00731836">
        <w:rPr>
          <w:rFonts w:ascii="Courier New" w:hAnsi="Courier New" w:cs="Courier New"/>
          <w:sz w:val="24"/>
        </w:rPr>
        <w:fldChar w:fldCharType="begin"/>
      </w:r>
      <w:r w:rsidR="00731836">
        <w:rPr>
          <w:rFonts w:ascii="Courier New" w:hAnsi="Courier New" w:cs="Courier New"/>
          <w:sz w:val="24"/>
        </w:rPr>
        <w:instrText xml:space="preserve"> ADDIN EN.CITE &lt;EndNote&gt;&lt;Cite&gt;&lt;Author&gt;Rasella&lt;/Author&gt;&lt;Year&gt;2014&lt;/Year&gt;&lt;RecNum&gt;66&lt;/RecNum&gt;&lt;DisplayText&gt;&lt;style face="superscript"&gt;9&lt;/style&gt;&lt;/DisplayText&gt;&lt;record&gt;&lt;rec-number&gt;66&lt;/rec-number&gt;&lt;foreign-keys&gt;&lt;key app="EN" db-id="p0ppx9stl0pvtme5p2hpxwec0d2vwwp9pepz" timestamp="1570616623"&gt;66&lt;/key&gt;&lt;/foreign-keys&gt;&lt;ref-type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731836">
        <w:rPr>
          <w:rFonts w:ascii="Courier New" w:hAnsi="Courier New" w:cs="Courier New"/>
          <w:sz w:val="24"/>
        </w:rPr>
        <w:fldChar w:fldCharType="separate"/>
      </w:r>
      <w:r w:rsidR="00731836" w:rsidRPr="00731836">
        <w:rPr>
          <w:rFonts w:ascii="Courier New" w:hAnsi="Courier New" w:cs="Courier New"/>
          <w:noProof/>
          <w:sz w:val="24"/>
          <w:vertAlign w:val="superscript"/>
        </w:rPr>
        <w:t>9</w:t>
      </w:r>
      <w:r w:rsidR="00731836">
        <w:rPr>
          <w:rFonts w:ascii="Courier New" w:hAnsi="Courier New" w:cs="Courier New"/>
          <w:sz w:val="24"/>
        </w:rPr>
        <w:fldChar w:fldCharType="end"/>
      </w:r>
    </w:p>
    <w:p w14:paraId="17318FCD" w14:textId="3942F57A" w:rsidR="006A549E" w:rsidRDefault="00A03AD5" w:rsidP="009F3A8B">
      <w:pPr>
        <w:ind w:firstLine="720"/>
        <w:jc w:val="both"/>
        <w:rPr>
          <w:rFonts w:ascii="Courier New" w:eastAsiaTheme="majorEastAsia" w:hAnsi="Courier New" w:cs="Courier New"/>
          <w:iCs/>
          <w:spacing w:val="15"/>
          <w:sz w:val="24"/>
          <w:szCs w:val="24"/>
        </w:rPr>
      </w:pPr>
      <w:r w:rsidRPr="00A03AD5">
        <w:rPr>
          <w:rFonts w:ascii="Courier New" w:eastAsiaTheme="majorEastAsia" w:hAnsi="Courier New" w:cs="Courier New"/>
          <w:b/>
          <w:iCs/>
          <w:spacing w:val="15"/>
          <w:sz w:val="24"/>
          <w:szCs w:val="24"/>
        </w:rPr>
        <w:t>Violence in Brazil</w:t>
      </w:r>
      <w:r>
        <w:rPr>
          <w:rFonts w:ascii="Courier New" w:eastAsiaTheme="majorEastAsia" w:hAnsi="Courier New" w:cs="Courier New"/>
          <w:b/>
          <w:iCs/>
          <w:spacing w:val="15"/>
          <w:sz w:val="24"/>
          <w:szCs w:val="24"/>
        </w:rPr>
        <w:t>.</w:t>
      </w:r>
      <w:r w:rsidR="002A3D19">
        <w:rPr>
          <w:rFonts w:ascii="Courier New" w:eastAsiaTheme="majorEastAsia" w:hAnsi="Courier New" w:cs="Courier New"/>
          <w:b/>
          <w:iCs/>
          <w:spacing w:val="15"/>
          <w:sz w:val="24"/>
          <w:szCs w:val="24"/>
        </w:rPr>
        <w:t xml:space="preserve"> </w:t>
      </w:r>
      <w:r w:rsidR="002A3D19" w:rsidRPr="002A3D19">
        <w:rPr>
          <w:rFonts w:ascii="Courier New" w:eastAsiaTheme="majorEastAsia" w:hAnsi="Courier New" w:cs="Courier New"/>
          <w:iCs/>
          <w:spacing w:val="15"/>
          <w:sz w:val="24"/>
          <w:szCs w:val="24"/>
        </w:rPr>
        <w:t>Homicides</w:t>
      </w:r>
      <w:r w:rsidR="002A3D19">
        <w:rPr>
          <w:rFonts w:ascii="Courier New" w:eastAsiaTheme="majorEastAsia" w:hAnsi="Courier New" w:cs="Courier New"/>
          <w:iCs/>
          <w:spacing w:val="15"/>
          <w:sz w:val="24"/>
          <w:szCs w:val="24"/>
        </w:rPr>
        <w:t xml:space="preserve"> are unevenly shared across states in Brazil and they represent the main source of stalls in male life expectancy. The intensity and s</w:t>
      </w:r>
      <w:r w:rsidR="002A3D19">
        <w:rPr>
          <w:rFonts w:ascii="Courier New" w:eastAsiaTheme="majorEastAsia" w:hAnsi="Courier New" w:cs="Courier New"/>
          <w:iCs/>
          <w:spacing w:val="15"/>
          <w:sz w:val="24"/>
          <w:szCs w:val="24"/>
        </w:rPr>
        <w:t>e</w:t>
      </w:r>
      <w:r w:rsidR="002A3D19">
        <w:rPr>
          <w:rFonts w:ascii="Courier New" w:eastAsiaTheme="majorEastAsia" w:hAnsi="Courier New" w:cs="Courier New"/>
          <w:iCs/>
          <w:spacing w:val="15"/>
          <w:sz w:val="24"/>
          <w:szCs w:val="24"/>
        </w:rPr>
        <w:t xml:space="preserve">verity of the increase in homicide mortality is such that </w:t>
      </w:r>
      <w:r w:rsidR="008B543C">
        <w:rPr>
          <w:rFonts w:ascii="Courier New" w:eastAsiaTheme="majorEastAsia" w:hAnsi="Courier New" w:cs="Courier New"/>
          <w:iCs/>
          <w:spacing w:val="15"/>
          <w:sz w:val="24"/>
          <w:szCs w:val="24"/>
        </w:rPr>
        <w:t>seven</w:t>
      </w:r>
      <w:r w:rsidR="002A3D19">
        <w:rPr>
          <w:rFonts w:ascii="Courier New" w:eastAsiaTheme="majorEastAsia" w:hAnsi="Courier New" w:cs="Courier New"/>
          <w:iCs/>
          <w:spacing w:val="15"/>
          <w:sz w:val="24"/>
          <w:szCs w:val="24"/>
        </w:rPr>
        <w:t xml:space="preserve"> states </w:t>
      </w:r>
      <w:r w:rsidR="008B543C">
        <w:rPr>
          <w:rFonts w:ascii="Courier New" w:eastAsiaTheme="majorEastAsia" w:hAnsi="Courier New" w:cs="Courier New"/>
          <w:iCs/>
          <w:spacing w:val="15"/>
          <w:sz w:val="24"/>
          <w:szCs w:val="24"/>
        </w:rPr>
        <w:t xml:space="preserve">from the Northeast and North regions </w:t>
      </w:r>
      <w:r w:rsidR="002A3D19">
        <w:rPr>
          <w:rFonts w:ascii="Courier New" w:eastAsiaTheme="majorEastAsia" w:hAnsi="Courier New" w:cs="Courier New"/>
          <w:iCs/>
          <w:spacing w:val="15"/>
          <w:sz w:val="24"/>
          <w:szCs w:val="24"/>
        </w:rPr>
        <w:t>(</w:t>
      </w:r>
      <w:r w:rsidR="008B543C">
        <w:rPr>
          <w:rFonts w:ascii="Courier New" w:eastAsiaTheme="majorEastAsia" w:hAnsi="Courier New" w:cs="Courier New"/>
          <w:iCs/>
          <w:spacing w:val="15"/>
          <w:sz w:val="24"/>
          <w:szCs w:val="24"/>
        </w:rPr>
        <w:t>Ceará, Alagoas, Rio Grande do Norte, Bahia,</w:t>
      </w:r>
      <w:r w:rsidR="008B543C" w:rsidRPr="008B543C">
        <w:rPr>
          <w:rFonts w:ascii="Courier New" w:hAnsi="Courier New" w:cs="Courier New"/>
          <w:sz w:val="24"/>
        </w:rPr>
        <w:t xml:space="preserve"> </w:t>
      </w:r>
      <w:proofErr w:type="spellStart"/>
      <w:r w:rsidR="008B543C">
        <w:rPr>
          <w:rFonts w:ascii="Courier New" w:hAnsi="Courier New" w:cs="Courier New"/>
          <w:sz w:val="24"/>
        </w:rPr>
        <w:t>Mara</w:t>
      </w:r>
      <w:r w:rsidR="00C00D25">
        <w:rPr>
          <w:rFonts w:ascii="Courier New" w:hAnsi="Courier New" w:cs="Courier New"/>
          <w:sz w:val="24"/>
        </w:rPr>
        <w:t>n</w:t>
      </w:r>
      <w:r w:rsidR="008B543C">
        <w:rPr>
          <w:rFonts w:ascii="Courier New" w:hAnsi="Courier New" w:cs="Courier New"/>
          <w:sz w:val="24"/>
        </w:rPr>
        <w:t>h</w:t>
      </w:r>
      <w:r w:rsidR="008B543C" w:rsidRPr="00F206C1">
        <w:rPr>
          <w:rFonts w:ascii="Courier New" w:hAnsi="Courier New" w:cs="Courier New"/>
          <w:sz w:val="24"/>
        </w:rPr>
        <w:t>ão</w:t>
      </w:r>
      <w:proofErr w:type="spellEnd"/>
      <w:r w:rsidR="008B543C">
        <w:rPr>
          <w:rFonts w:ascii="Courier New" w:hAnsi="Courier New" w:cs="Courier New"/>
          <w:sz w:val="24"/>
        </w:rPr>
        <w:t>,</w:t>
      </w:r>
      <w:r w:rsidR="008B543C">
        <w:rPr>
          <w:rFonts w:ascii="Courier New" w:eastAsiaTheme="majorEastAsia" w:hAnsi="Courier New" w:cs="Courier New"/>
          <w:iCs/>
          <w:spacing w:val="15"/>
          <w:sz w:val="24"/>
          <w:szCs w:val="24"/>
        </w:rPr>
        <w:t xml:space="preserve"> </w:t>
      </w:r>
      <w:proofErr w:type="spellStart"/>
      <w:r w:rsidR="008B543C">
        <w:rPr>
          <w:rFonts w:ascii="Courier New" w:eastAsiaTheme="majorEastAsia" w:hAnsi="Courier New" w:cs="Courier New"/>
          <w:iCs/>
          <w:spacing w:val="15"/>
          <w:sz w:val="24"/>
          <w:szCs w:val="24"/>
        </w:rPr>
        <w:t>Sergipe</w:t>
      </w:r>
      <w:proofErr w:type="spellEnd"/>
      <w:r w:rsidR="008B543C">
        <w:rPr>
          <w:rFonts w:ascii="Courier New" w:eastAsiaTheme="majorEastAsia" w:hAnsi="Courier New" w:cs="Courier New"/>
          <w:iCs/>
          <w:spacing w:val="15"/>
          <w:sz w:val="24"/>
          <w:szCs w:val="24"/>
        </w:rPr>
        <w:t xml:space="preserve"> and </w:t>
      </w:r>
      <w:proofErr w:type="spellStart"/>
      <w:r w:rsidR="008B543C">
        <w:rPr>
          <w:rFonts w:ascii="Courier New" w:eastAsiaTheme="majorEastAsia" w:hAnsi="Courier New" w:cs="Courier New"/>
          <w:iCs/>
          <w:spacing w:val="15"/>
          <w:sz w:val="24"/>
          <w:szCs w:val="24"/>
        </w:rPr>
        <w:t>Pará</w:t>
      </w:r>
      <w:proofErr w:type="spellEnd"/>
      <w:r w:rsidR="002A3D19">
        <w:rPr>
          <w:rFonts w:ascii="Courier New" w:eastAsiaTheme="majorEastAsia" w:hAnsi="Courier New" w:cs="Courier New"/>
          <w:iCs/>
          <w:spacing w:val="15"/>
          <w:sz w:val="24"/>
          <w:szCs w:val="24"/>
        </w:rPr>
        <w:t>) los</w:t>
      </w:r>
      <w:r w:rsidR="008B543C">
        <w:rPr>
          <w:rFonts w:ascii="Courier New" w:eastAsiaTheme="majorEastAsia" w:hAnsi="Courier New" w:cs="Courier New"/>
          <w:iCs/>
          <w:spacing w:val="15"/>
          <w:sz w:val="24"/>
          <w:szCs w:val="24"/>
        </w:rPr>
        <w:t>t</w:t>
      </w:r>
      <w:r w:rsidR="002A3D19">
        <w:rPr>
          <w:rFonts w:ascii="Courier New" w:eastAsiaTheme="majorEastAsia" w:hAnsi="Courier New" w:cs="Courier New"/>
          <w:iCs/>
          <w:spacing w:val="15"/>
          <w:sz w:val="24"/>
          <w:szCs w:val="24"/>
        </w:rPr>
        <w:t xml:space="preserve"> over one year of life expectancy</w:t>
      </w:r>
      <w:r w:rsidR="008B543C">
        <w:rPr>
          <w:rFonts w:ascii="Courier New" w:eastAsiaTheme="majorEastAsia" w:hAnsi="Courier New" w:cs="Courier New"/>
          <w:iCs/>
          <w:spacing w:val="15"/>
          <w:sz w:val="24"/>
          <w:szCs w:val="24"/>
        </w:rPr>
        <w:t xml:space="preserve"> in the new century due to the increases in homicide mortality</w:t>
      </w:r>
      <w:r w:rsidR="002A3D19">
        <w:rPr>
          <w:rFonts w:ascii="Courier New" w:eastAsiaTheme="majorEastAsia" w:hAnsi="Courier New" w:cs="Courier New"/>
          <w:iCs/>
          <w:spacing w:val="15"/>
          <w:sz w:val="24"/>
          <w:szCs w:val="24"/>
        </w:rPr>
        <w:t xml:space="preserve">. </w:t>
      </w:r>
      <w:r w:rsidR="008B543C">
        <w:rPr>
          <w:rFonts w:ascii="Courier New" w:eastAsiaTheme="majorEastAsia" w:hAnsi="Courier New" w:cs="Courier New"/>
          <w:iCs/>
          <w:spacing w:val="15"/>
          <w:sz w:val="24"/>
          <w:szCs w:val="24"/>
        </w:rPr>
        <w:t>To put this in perspective, these states host eight of the most dangerous cities in the world</w:t>
      </w:r>
      <w:r w:rsidR="007733B6">
        <w:rPr>
          <w:rFonts w:ascii="Courier New" w:eastAsiaTheme="majorEastAsia" w:hAnsi="Courier New" w:cs="Courier New"/>
          <w:iCs/>
          <w:spacing w:val="15"/>
          <w:sz w:val="24"/>
          <w:szCs w:val="24"/>
        </w:rPr>
        <w:t xml:space="preserve"> (</w:t>
      </w:r>
      <w:r w:rsidR="007733B6" w:rsidRPr="007733B6">
        <w:rPr>
          <w:rFonts w:ascii="Courier New" w:eastAsiaTheme="majorEastAsia" w:hAnsi="Courier New" w:cs="Courier New"/>
          <w:iCs/>
          <w:spacing w:val="15"/>
          <w:sz w:val="24"/>
          <w:szCs w:val="24"/>
        </w:rPr>
        <w:t xml:space="preserve">Natal, Fortaleza, </w:t>
      </w:r>
      <w:proofErr w:type="spellStart"/>
      <w:r w:rsidR="007733B6" w:rsidRPr="007733B6">
        <w:rPr>
          <w:rFonts w:ascii="Courier New" w:eastAsiaTheme="majorEastAsia" w:hAnsi="Courier New" w:cs="Courier New"/>
          <w:iCs/>
          <w:spacing w:val="15"/>
          <w:sz w:val="24"/>
          <w:szCs w:val="24"/>
        </w:rPr>
        <w:t>Belém</w:t>
      </w:r>
      <w:proofErr w:type="spellEnd"/>
      <w:r w:rsidR="007733B6" w:rsidRPr="007733B6">
        <w:rPr>
          <w:rFonts w:ascii="Courier New" w:eastAsiaTheme="majorEastAsia" w:hAnsi="Courier New" w:cs="Courier New"/>
          <w:iCs/>
          <w:spacing w:val="15"/>
          <w:sz w:val="24"/>
          <w:szCs w:val="24"/>
        </w:rPr>
        <w:t xml:space="preserve">, </w:t>
      </w:r>
      <w:proofErr w:type="spellStart"/>
      <w:r w:rsidR="007733B6" w:rsidRPr="007733B6">
        <w:rPr>
          <w:rFonts w:ascii="Courier New" w:eastAsiaTheme="majorEastAsia" w:hAnsi="Courier New" w:cs="Courier New"/>
          <w:iCs/>
          <w:spacing w:val="15"/>
          <w:sz w:val="24"/>
          <w:szCs w:val="24"/>
        </w:rPr>
        <w:t>Feirá</w:t>
      </w:r>
      <w:proofErr w:type="spellEnd"/>
      <w:r w:rsidR="007733B6" w:rsidRPr="007733B6">
        <w:rPr>
          <w:rFonts w:ascii="Courier New" w:eastAsiaTheme="majorEastAsia" w:hAnsi="Courier New" w:cs="Courier New"/>
          <w:iCs/>
          <w:spacing w:val="15"/>
          <w:sz w:val="24"/>
          <w:szCs w:val="24"/>
        </w:rPr>
        <w:t xml:space="preserve"> de Santana, </w:t>
      </w:r>
      <w:proofErr w:type="spellStart"/>
      <w:r w:rsidR="007733B6" w:rsidRPr="007733B6">
        <w:rPr>
          <w:rFonts w:ascii="Courier New" w:eastAsiaTheme="majorEastAsia" w:hAnsi="Courier New" w:cs="Courier New"/>
          <w:iCs/>
          <w:spacing w:val="15"/>
          <w:sz w:val="24"/>
          <w:szCs w:val="24"/>
        </w:rPr>
        <w:t>Marceió</w:t>
      </w:r>
      <w:proofErr w:type="spellEnd"/>
      <w:r w:rsidR="007733B6" w:rsidRPr="007733B6">
        <w:rPr>
          <w:rFonts w:ascii="Courier New" w:eastAsiaTheme="majorEastAsia" w:hAnsi="Courier New" w:cs="Courier New"/>
          <w:iCs/>
          <w:spacing w:val="15"/>
          <w:sz w:val="24"/>
          <w:szCs w:val="24"/>
        </w:rPr>
        <w:t xml:space="preserve">, </w:t>
      </w:r>
      <w:proofErr w:type="spellStart"/>
      <w:r w:rsidR="007733B6" w:rsidRPr="007733B6">
        <w:rPr>
          <w:rFonts w:ascii="Courier New" w:eastAsiaTheme="majorEastAsia" w:hAnsi="Courier New" w:cs="Courier New"/>
          <w:iCs/>
          <w:spacing w:val="15"/>
          <w:sz w:val="24"/>
          <w:szCs w:val="24"/>
        </w:rPr>
        <w:t>Vitória</w:t>
      </w:r>
      <w:proofErr w:type="spellEnd"/>
      <w:r w:rsidR="007733B6" w:rsidRPr="007733B6">
        <w:rPr>
          <w:rFonts w:ascii="Courier New" w:eastAsiaTheme="majorEastAsia" w:hAnsi="Courier New" w:cs="Courier New"/>
          <w:iCs/>
          <w:spacing w:val="15"/>
          <w:sz w:val="24"/>
          <w:szCs w:val="24"/>
        </w:rPr>
        <w:t xml:space="preserve"> de Conquista, Salvador and Aracaju</w:t>
      </w:r>
      <w:r w:rsidR="007733B6">
        <w:rPr>
          <w:rFonts w:ascii="Courier New" w:hAnsi="Courier New" w:cs="Courier New"/>
          <w:sz w:val="24"/>
        </w:rPr>
        <w:t>)</w:t>
      </w:r>
      <w:r w:rsidR="008B543C">
        <w:rPr>
          <w:rFonts w:ascii="Courier New" w:eastAsiaTheme="majorEastAsia" w:hAnsi="Courier New" w:cs="Courier New"/>
          <w:iCs/>
          <w:spacing w:val="15"/>
          <w:sz w:val="24"/>
          <w:szCs w:val="24"/>
        </w:rPr>
        <w:t xml:space="preserve"> with homicide rate</w:t>
      </w:r>
      <w:r w:rsidR="007733B6">
        <w:rPr>
          <w:rFonts w:ascii="Courier New" w:eastAsiaTheme="majorEastAsia" w:hAnsi="Courier New" w:cs="Courier New"/>
          <w:iCs/>
          <w:spacing w:val="15"/>
          <w:sz w:val="24"/>
          <w:szCs w:val="24"/>
        </w:rPr>
        <w:t>s</w:t>
      </w:r>
      <w:r w:rsidR="008B543C">
        <w:rPr>
          <w:rFonts w:ascii="Courier New" w:eastAsiaTheme="majorEastAsia" w:hAnsi="Courier New" w:cs="Courier New"/>
          <w:iCs/>
          <w:spacing w:val="15"/>
          <w:sz w:val="24"/>
          <w:szCs w:val="24"/>
        </w:rPr>
        <w:t xml:space="preserve"> over </w:t>
      </w:r>
      <w:r w:rsidR="007733B6">
        <w:rPr>
          <w:rFonts w:ascii="Courier New" w:eastAsiaTheme="majorEastAsia" w:hAnsi="Courier New" w:cs="Courier New"/>
          <w:iCs/>
          <w:spacing w:val="15"/>
          <w:sz w:val="24"/>
          <w:szCs w:val="24"/>
        </w:rPr>
        <w:t>47</w:t>
      </w:r>
      <w:r w:rsidR="008B543C">
        <w:rPr>
          <w:rFonts w:ascii="Courier New" w:eastAsiaTheme="majorEastAsia" w:hAnsi="Courier New" w:cs="Courier New"/>
          <w:iCs/>
          <w:spacing w:val="15"/>
          <w:sz w:val="24"/>
          <w:szCs w:val="24"/>
        </w:rPr>
        <w:t xml:space="preserve"> deaths per 100,000 people.</w:t>
      </w:r>
      <w:r w:rsidR="007733B6">
        <w:rPr>
          <w:rFonts w:ascii="Courier New" w:eastAsiaTheme="majorEastAsia" w:hAnsi="Courier New" w:cs="Courier New"/>
          <w:iCs/>
          <w:spacing w:val="15"/>
          <w:sz w:val="24"/>
          <w:szCs w:val="24"/>
        </w:rPr>
        <w:fldChar w:fldCharType="begin"/>
      </w:r>
      <w:r w:rsidR="007733B6">
        <w:rPr>
          <w:rFonts w:ascii="Courier New" w:eastAsiaTheme="majorEastAsia" w:hAnsi="Courier New" w:cs="Courier New"/>
          <w:iCs/>
          <w:spacing w:val="15"/>
          <w:sz w:val="24"/>
          <w:szCs w:val="24"/>
        </w:rPr>
        <w:instrText xml:space="preserve"> ADDIN EN.CITE &lt;EndNote&gt;&lt;Cite&gt;&lt;Author&gt;Consejo Ciudadano para la Segfuridad Pública y la Justicia Penal&lt;/Author&gt;&lt;Year&gt;2019&lt;/Year&gt;&lt;RecNum&gt;67&lt;/RecNum&gt;&lt;DisplayText&gt;&lt;style face="superscript"&gt;45&lt;/style&gt;&lt;/DisplayText&gt;&lt;record&gt;&lt;rec-number&gt;67&lt;/rec-number&gt;&lt;foreign-keys&gt;&lt;key app="EN" db-id="p0ppx9stl0pvtme5p2hpxwec0d2vwwp9pepz" timestamp="1570618547"&gt;67&lt;/key&gt;&lt;/foreign-keys&gt;&lt;ref-type name="Web Page"&gt;12&lt;/ref-type&gt;&lt;contributors&gt;&lt;authors&gt;&lt;author&gt;Consejo Ciudadano para la Segfuridad Pública y la Justicia Penal,&lt;/author&gt;&lt;/authors&gt;&lt;/contributors&gt;&lt;titles&gt;&lt;title&gt;Las 50 ciduades más violentas del mundo 2018 [The 50 most dangerous cities in the worl 2018]&lt;/title&gt;&lt;/titles&gt;&lt;dates&gt;&lt;year&gt;2019&lt;/year&gt;&lt;/dates&gt;&lt;publisher&gt;Seguridad, Justicia y Paz&lt;/publisher&gt;&lt;urls&gt;&lt;related-urls&gt;&lt;url&gt;http://www.seguridadjusticiaypaz.org.mx/seguridad/1567-estudio-las-50-ciudades-mas-violentas-del-mundo-2018&lt;/url&gt;&lt;/related-urls&gt;&lt;/urls&gt;&lt;/record&gt;&lt;/Cite&gt;&lt;/EndNote&gt;</w:instrText>
      </w:r>
      <w:r w:rsidR="007733B6">
        <w:rPr>
          <w:rFonts w:ascii="Courier New" w:eastAsiaTheme="majorEastAsia" w:hAnsi="Courier New" w:cs="Courier New"/>
          <w:iCs/>
          <w:spacing w:val="15"/>
          <w:sz w:val="24"/>
          <w:szCs w:val="24"/>
        </w:rPr>
        <w:fldChar w:fldCharType="separate"/>
      </w:r>
      <w:r w:rsidR="007733B6" w:rsidRPr="007733B6">
        <w:rPr>
          <w:rFonts w:ascii="Courier New" w:eastAsiaTheme="majorEastAsia" w:hAnsi="Courier New" w:cs="Courier New"/>
          <w:iCs/>
          <w:noProof/>
          <w:spacing w:val="15"/>
          <w:sz w:val="24"/>
          <w:szCs w:val="24"/>
          <w:vertAlign w:val="superscript"/>
        </w:rPr>
        <w:t>45</w:t>
      </w:r>
      <w:r w:rsidR="007733B6">
        <w:rPr>
          <w:rFonts w:ascii="Courier New" w:eastAsiaTheme="majorEastAsia" w:hAnsi="Courier New" w:cs="Courier New"/>
          <w:iCs/>
          <w:spacing w:val="15"/>
          <w:sz w:val="24"/>
          <w:szCs w:val="24"/>
        </w:rPr>
        <w:fldChar w:fldCharType="end"/>
      </w:r>
      <w:r w:rsidR="006A549E">
        <w:rPr>
          <w:rFonts w:ascii="Courier New" w:eastAsiaTheme="majorEastAsia" w:hAnsi="Courier New" w:cs="Courier New"/>
          <w:iCs/>
          <w:spacing w:val="15"/>
          <w:sz w:val="24"/>
          <w:szCs w:val="24"/>
        </w:rPr>
        <w:t xml:space="preserve"> Other Latin American countries have r</w:t>
      </w:r>
      <w:r w:rsidR="006A549E">
        <w:rPr>
          <w:rFonts w:ascii="Courier New" w:eastAsiaTheme="majorEastAsia" w:hAnsi="Courier New" w:cs="Courier New"/>
          <w:iCs/>
          <w:spacing w:val="15"/>
          <w:sz w:val="24"/>
          <w:szCs w:val="24"/>
        </w:rPr>
        <w:t>e</w:t>
      </w:r>
      <w:r w:rsidR="006A549E">
        <w:rPr>
          <w:rFonts w:ascii="Courier New" w:eastAsiaTheme="majorEastAsia" w:hAnsi="Courier New" w:cs="Courier New"/>
          <w:iCs/>
          <w:spacing w:val="15"/>
          <w:sz w:val="24"/>
          <w:szCs w:val="24"/>
        </w:rPr>
        <w:t>ported similar results. For example, in Mexico</w:t>
      </w:r>
      <w:r w:rsidR="007C35E9">
        <w:rPr>
          <w:rFonts w:ascii="Courier New" w:eastAsiaTheme="majorEastAsia" w:hAnsi="Courier New" w:cs="Courier New"/>
          <w:iCs/>
          <w:spacing w:val="15"/>
          <w:sz w:val="24"/>
          <w:szCs w:val="24"/>
        </w:rPr>
        <w:t xml:space="preserve"> </w:t>
      </w:r>
      <w:r w:rsidR="006A549E">
        <w:rPr>
          <w:rFonts w:ascii="Courier New" w:eastAsiaTheme="majorEastAsia" w:hAnsi="Courier New" w:cs="Courier New"/>
          <w:iCs/>
          <w:spacing w:val="15"/>
          <w:sz w:val="24"/>
          <w:szCs w:val="24"/>
        </w:rPr>
        <w:t>the unpre</w:t>
      </w:r>
      <w:r w:rsidR="006A549E">
        <w:rPr>
          <w:rFonts w:ascii="Courier New" w:eastAsiaTheme="majorEastAsia" w:hAnsi="Courier New" w:cs="Courier New"/>
          <w:iCs/>
          <w:spacing w:val="15"/>
          <w:sz w:val="24"/>
          <w:szCs w:val="24"/>
        </w:rPr>
        <w:t>c</w:t>
      </w:r>
      <w:r w:rsidR="006A549E">
        <w:rPr>
          <w:rFonts w:ascii="Courier New" w:eastAsiaTheme="majorEastAsia" w:hAnsi="Courier New" w:cs="Courier New"/>
          <w:iCs/>
          <w:spacing w:val="15"/>
          <w:sz w:val="24"/>
          <w:szCs w:val="24"/>
        </w:rPr>
        <w:t>edented rise of homicides related to the war on drugs has led to the stagnation of life expectancy at the national level between 2000 and 2010,</w:t>
      </w:r>
      <w:r w:rsidR="006A549E">
        <w:rPr>
          <w:rFonts w:ascii="Courier New" w:eastAsiaTheme="majorEastAsia" w:hAnsi="Courier New" w:cs="Courier New"/>
          <w:iCs/>
          <w:spacing w:val="15"/>
          <w:sz w:val="24"/>
          <w:szCs w:val="24"/>
        </w:rPr>
        <w:fldChar w:fldCharType="begin"/>
      </w:r>
      <w:r w:rsidR="006A549E">
        <w:rPr>
          <w:rFonts w:ascii="Courier New" w:eastAsiaTheme="majorEastAsia" w:hAnsi="Courier New" w:cs="Courier New"/>
          <w:iCs/>
          <w:spacing w:val="15"/>
          <w:sz w:val="24"/>
          <w:szCs w:val="24"/>
        </w:rPr>
        <w:instrText xml:space="preserve"> ADDIN EN.CITE &lt;EndNote&gt;&lt;Cite&gt;&lt;Author&gt;Canudas-Romo&lt;/Author&gt;&lt;Year&gt;2015&lt;/Year&gt;&lt;RecNum&gt;20&lt;/RecNum&gt;&lt;DisplayText&gt;&lt;style face="superscript"&gt;23&lt;/style&gt;&lt;/DisplayText&gt;&lt;record&gt;&lt;rec-number&gt;20&lt;/rec-number&gt;&lt;foreign-keys&gt;&lt;key app="EN" db-id="p0ppx9stl0pvtme5p2hpxwec0d2vwwp9pepz" timestamp="1509009047"&gt;20&lt;/key&gt;&lt;/foreign-keys&gt;&lt;ref-type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Health&lt;/secondary-title&gt;&lt;/titles&gt;&lt;periodical&gt;&lt;full-title&gt;J Epidemiol Community Health&lt;/full-title&gt;&lt;/periodical&gt;&lt;pages&gt;28-34&lt;/pages&gt;&lt;volume&gt;69&lt;/volume&gt;&lt;number&gt;1&lt;/number&gt;&lt;dates&gt;&lt;year&gt;2015&lt;/year&gt;&lt;/dates&gt;&lt;isbn&gt;0143-005X&lt;/isbn&gt;&lt;urls&gt;&lt;/urls&gt;&lt;/record&gt;&lt;/Cite&gt;&lt;/EndNote&gt;</w:instrText>
      </w:r>
      <w:r w:rsidR="006A549E">
        <w:rPr>
          <w:rFonts w:ascii="Courier New" w:eastAsiaTheme="majorEastAsia" w:hAnsi="Courier New" w:cs="Courier New"/>
          <w:iCs/>
          <w:spacing w:val="15"/>
          <w:sz w:val="24"/>
          <w:szCs w:val="24"/>
        </w:rPr>
        <w:fldChar w:fldCharType="separate"/>
      </w:r>
      <w:r w:rsidR="006A549E" w:rsidRPr="006A549E">
        <w:rPr>
          <w:rFonts w:ascii="Courier New" w:eastAsiaTheme="majorEastAsia" w:hAnsi="Courier New" w:cs="Courier New"/>
          <w:iCs/>
          <w:noProof/>
          <w:spacing w:val="15"/>
          <w:sz w:val="24"/>
          <w:szCs w:val="24"/>
          <w:vertAlign w:val="superscript"/>
        </w:rPr>
        <w:t>23</w:t>
      </w:r>
      <w:r w:rsidR="006A549E">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with significant subnational variation.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&lt;EndNote&gt;&lt;Cite&gt;&lt;Author&gt;Aburto&lt;/Author&gt;&lt;Year&gt;2016&lt;/Year&gt;&lt;RecNum&gt;4&lt;/RecNum&gt;&lt;DisplayText&gt;&lt;style face="superscript"&gt;22&lt;/style&gt;&lt;/DisplayText&gt;&lt;record&gt;&lt;rec-number&gt;4&lt;/rec-number&gt;&lt;foreign-keys&gt;&lt;key app="EN" db-id="p0ppx9stl0pvtme5p2hpxwec0d2vwwp9pepz" timestamp="1509005525"&gt;4&lt;/key&gt;&lt;/foreign-keys&gt;&lt;ref-type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22</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As a result, not only have life expectancy i</w:t>
      </w:r>
      <w:r w:rsidR="007C35E9">
        <w:rPr>
          <w:rFonts w:ascii="Courier New" w:eastAsiaTheme="majorEastAsia" w:hAnsi="Courier New" w:cs="Courier New"/>
          <w:iCs/>
          <w:spacing w:val="15"/>
          <w:sz w:val="24"/>
          <w:szCs w:val="24"/>
        </w:rPr>
        <w:t>m</w:t>
      </w:r>
      <w:r w:rsidR="007C35E9">
        <w:rPr>
          <w:rFonts w:ascii="Courier New" w:eastAsiaTheme="majorEastAsia" w:hAnsi="Courier New" w:cs="Courier New"/>
          <w:iCs/>
          <w:spacing w:val="15"/>
          <w:sz w:val="24"/>
          <w:szCs w:val="24"/>
        </w:rPr>
        <w:t>provements slowed down, but also homicides have been ide</w:t>
      </w:r>
      <w:r w:rsidR="007C35E9">
        <w:rPr>
          <w:rFonts w:ascii="Courier New" w:eastAsiaTheme="majorEastAsia" w:hAnsi="Courier New" w:cs="Courier New"/>
          <w:iCs/>
          <w:spacing w:val="15"/>
          <w:sz w:val="24"/>
          <w:szCs w:val="24"/>
        </w:rPr>
        <w:t>n</w:t>
      </w:r>
      <w:r w:rsidR="007C35E9">
        <w:rPr>
          <w:rFonts w:ascii="Courier New" w:eastAsiaTheme="majorEastAsia" w:hAnsi="Courier New" w:cs="Courier New"/>
          <w:iCs/>
          <w:spacing w:val="15"/>
          <w:sz w:val="24"/>
          <w:szCs w:val="24"/>
        </w:rPr>
        <w:t>tified as a determinant for health and lifespan inequal</w:t>
      </w:r>
      <w:r w:rsidR="007C35E9">
        <w:rPr>
          <w:rFonts w:ascii="Courier New" w:eastAsiaTheme="majorEastAsia" w:hAnsi="Courier New" w:cs="Courier New"/>
          <w:iCs/>
          <w:spacing w:val="15"/>
          <w:sz w:val="24"/>
          <w:szCs w:val="24"/>
        </w:rPr>
        <w:t>i</w:t>
      </w:r>
      <w:r w:rsidR="007C35E9">
        <w:rPr>
          <w:rFonts w:ascii="Courier New" w:eastAsiaTheme="majorEastAsia" w:hAnsi="Courier New" w:cs="Courier New"/>
          <w:iCs/>
          <w:spacing w:val="15"/>
          <w:sz w:val="24"/>
          <w:szCs w:val="24"/>
        </w:rPr>
        <w:t>ties.</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&lt;EndNote&gt;&lt;Cite&gt;&lt;Author&gt;Aburto&lt;/Author&gt;&lt;Year&gt;2019&lt;/Year&gt;&lt;RecNum&gt;68&lt;/RecNum&gt;&lt;DisplayText&gt;&lt;style face="superscript"&gt;46&lt;/style&gt;&lt;/DisplayText&gt;&lt;record&gt;&lt;rec-number&gt;68&lt;/rec-number&gt;&lt;foreign-keys&gt;&lt;key app="EN" db-id="p0ppx9stl0pvtme5p2hpxwec0d2vwwp9pepz" timestamp="1570619768"&gt;68&lt;/key&gt;&lt;/foreign-keys&gt;&lt;ref-type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483-489&lt;/pages&gt;&lt;volume&gt;109&lt;/volume&gt;&lt;number&gt;3&lt;/number&gt;&lt;dates&gt;&lt;year&gt;2019&lt;/year&gt;&lt;/dates&gt;&lt;isbn&gt;1541-0048&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46</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Our results argue for these detrimental consequen</w:t>
      </w:r>
      <w:r w:rsidR="007C35E9">
        <w:rPr>
          <w:rFonts w:ascii="Courier New" w:eastAsiaTheme="majorEastAsia" w:hAnsi="Courier New" w:cs="Courier New"/>
          <w:iCs/>
          <w:spacing w:val="15"/>
          <w:sz w:val="24"/>
          <w:szCs w:val="24"/>
        </w:rPr>
        <w:t>c</w:t>
      </w:r>
      <w:r w:rsidR="007C35E9">
        <w:rPr>
          <w:rFonts w:ascii="Courier New" w:eastAsiaTheme="majorEastAsia" w:hAnsi="Courier New" w:cs="Courier New"/>
          <w:iCs/>
          <w:spacing w:val="15"/>
          <w:sz w:val="24"/>
          <w:szCs w:val="24"/>
        </w:rPr>
        <w:t>es of violence on population health beyond mortality and decreases in life expectancy. For example, the mental health and perception of vulnerability in contexts of i</w:t>
      </w:r>
      <w:r w:rsidR="007C35E9">
        <w:rPr>
          <w:rFonts w:ascii="Courier New" w:eastAsiaTheme="majorEastAsia" w:hAnsi="Courier New" w:cs="Courier New"/>
          <w:iCs/>
          <w:spacing w:val="15"/>
          <w:sz w:val="24"/>
          <w:szCs w:val="24"/>
        </w:rPr>
        <w:t>n</w:t>
      </w:r>
      <w:r w:rsidR="007C35E9">
        <w:rPr>
          <w:rFonts w:ascii="Courier New" w:eastAsiaTheme="majorEastAsia" w:hAnsi="Courier New" w:cs="Courier New"/>
          <w:iCs/>
          <w:spacing w:val="15"/>
          <w:sz w:val="24"/>
          <w:szCs w:val="24"/>
        </w:rPr>
        <w:t>creasing homicide mortality are often unquantifiable and affect mainly women and children.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&lt;EndNote&gt;&lt;Cite&gt;&lt;Author&gt;Canudas-Romo&lt;/Author&gt;&lt;Year&gt;2017&lt;/Year&gt;&lt;RecNum&gt;5&lt;/RecNum&gt;&lt;DisplayText&gt;&lt;style face="superscript"&gt;47&lt;/style&gt;&lt;/DisplayText&gt;&lt;record&gt;&lt;rec-number&gt;5&lt;/rec-number&gt;&lt;foreign-keys&gt;&lt;key app="EN" db-id="p0ppx9stl0pvtme5p2hpxwec0d2vwwp9pepz" timestamp="1509005542"&gt;5&lt;/key&gt;&lt;/foreign-keys&gt;&lt;ref-type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 Epidemiol Community Health&lt;/secondary-title&gt;&lt;/titles&gt;&lt;periodical&gt;&lt;full-title&gt;J Epidemiol Community Health&lt;/full-title&gt;&lt;/periodical&gt;&lt;pages&gt;188-193&lt;/pages&gt;&lt;volume&gt;71&lt;/volume&gt;&lt;number&gt;2&lt;/number&gt;&lt;dates&gt;&lt;year&gt;2017&lt;/year&gt;&lt;/dates&gt;&lt;isbn&gt;0143-005X&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47</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t>
      </w:r>
      <w:r w:rsidR="004F4AAD">
        <w:rPr>
          <w:rFonts w:ascii="Courier New" w:eastAsiaTheme="majorEastAsia" w:hAnsi="Courier New" w:cs="Courier New"/>
          <w:iCs/>
          <w:spacing w:val="15"/>
          <w:sz w:val="24"/>
          <w:szCs w:val="24"/>
        </w:rPr>
        <w:t xml:space="preserve">Therefore, the health </w:t>
      </w:r>
      <w:r w:rsidR="004F4AAD">
        <w:rPr>
          <w:rFonts w:ascii="Courier New" w:eastAsiaTheme="majorEastAsia" w:hAnsi="Courier New" w:cs="Courier New"/>
          <w:iCs/>
          <w:spacing w:val="15"/>
          <w:sz w:val="24"/>
          <w:szCs w:val="24"/>
        </w:rPr>
        <w:lastRenderedPageBreak/>
        <w:t>system should be prepared to a potential increase in me</w:t>
      </w:r>
      <w:r w:rsidR="004F4AAD">
        <w:rPr>
          <w:rFonts w:ascii="Courier New" w:eastAsiaTheme="majorEastAsia" w:hAnsi="Courier New" w:cs="Courier New"/>
          <w:iCs/>
          <w:spacing w:val="15"/>
          <w:sz w:val="24"/>
          <w:szCs w:val="24"/>
        </w:rPr>
        <w:t>n</w:t>
      </w:r>
      <w:r w:rsidR="004F4AAD">
        <w:rPr>
          <w:rFonts w:ascii="Courier New" w:eastAsiaTheme="majorEastAsia" w:hAnsi="Courier New" w:cs="Courier New"/>
          <w:iCs/>
          <w:spacing w:val="15"/>
          <w:sz w:val="24"/>
          <w:szCs w:val="24"/>
        </w:rPr>
        <w:t>tal health issues due to the insecurity felt by Brazil</w:t>
      </w:r>
      <w:r w:rsidR="004F4AAD">
        <w:rPr>
          <w:rFonts w:ascii="Courier New" w:eastAsiaTheme="majorEastAsia" w:hAnsi="Courier New" w:cs="Courier New"/>
          <w:iCs/>
          <w:spacing w:val="15"/>
          <w:sz w:val="24"/>
          <w:szCs w:val="24"/>
        </w:rPr>
        <w:t>i</w:t>
      </w:r>
      <w:r w:rsidR="004F4AAD">
        <w:rPr>
          <w:rFonts w:ascii="Courier New" w:eastAsiaTheme="majorEastAsia" w:hAnsi="Courier New" w:cs="Courier New"/>
          <w:iCs/>
          <w:spacing w:val="15"/>
          <w:sz w:val="24"/>
          <w:szCs w:val="24"/>
        </w:rPr>
        <w:t xml:space="preserve">ans, which is often overlooked by an </w:t>
      </w:r>
      <w:r w:rsidR="009F3A8B">
        <w:rPr>
          <w:rFonts w:ascii="Courier New" w:eastAsiaTheme="majorEastAsia" w:hAnsi="Courier New" w:cs="Courier New"/>
          <w:iCs/>
          <w:spacing w:val="15"/>
          <w:sz w:val="24"/>
          <w:szCs w:val="24"/>
        </w:rPr>
        <w:t>inefficient</w:t>
      </w:r>
      <w:r w:rsidR="004F4AAD">
        <w:rPr>
          <w:rFonts w:ascii="Courier New" w:eastAsiaTheme="majorEastAsia" w:hAnsi="Courier New" w:cs="Courier New"/>
          <w:iCs/>
          <w:spacing w:val="15"/>
          <w:sz w:val="24"/>
          <w:szCs w:val="24"/>
        </w:rPr>
        <w:t xml:space="preserve"> </w:t>
      </w:r>
      <w:r w:rsidR="009F3A8B">
        <w:rPr>
          <w:rFonts w:ascii="Courier New" w:eastAsiaTheme="majorEastAsia" w:hAnsi="Courier New" w:cs="Courier New"/>
          <w:iCs/>
          <w:spacing w:val="15"/>
          <w:sz w:val="24"/>
          <w:szCs w:val="24"/>
        </w:rPr>
        <w:t>and co</w:t>
      </w:r>
      <w:r w:rsidR="009F3A8B">
        <w:rPr>
          <w:rFonts w:ascii="Courier New" w:eastAsiaTheme="majorEastAsia" w:hAnsi="Courier New" w:cs="Courier New"/>
          <w:iCs/>
          <w:spacing w:val="15"/>
          <w:sz w:val="24"/>
          <w:szCs w:val="24"/>
        </w:rPr>
        <w:t>r</w:t>
      </w:r>
      <w:r w:rsidR="009F3A8B">
        <w:rPr>
          <w:rFonts w:ascii="Courier New" w:eastAsiaTheme="majorEastAsia" w:hAnsi="Courier New" w:cs="Courier New"/>
          <w:iCs/>
          <w:spacing w:val="15"/>
          <w:sz w:val="24"/>
          <w:szCs w:val="24"/>
        </w:rPr>
        <w:t>rupt police, as well as by impunity and high crime rates in specific states.</w:t>
      </w:r>
      <w:r w:rsidR="009F3A8B">
        <w:rPr>
          <w:rFonts w:ascii="Courier New" w:eastAsiaTheme="majorEastAsia" w:hAnsi="Courier New" w:cs="Courier New"/>
          <w:iCs/>
          <w:spacing w:val="15"/>
          <w:sz w:val="24"/>
          <w:szCs w:val="24"/>
        </w:rPr>
        <w:fldChar w:fldCharType="begin"/>
      </w:r>
      <w:r w:rsidR="009F3A8B">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9F3A8B">
        <w:rPr>
          <w:rFonts w:ascii="Courier New" w:eastAsiaTheme="majorEastAsia" w:hAnsi="Courier New" w:cs="Courier New"/>
          <w:iCs/>
          <w:spacing w:val="15"/>
          <w:sz w:val="24"/>
          <w:szCs w:val="24"/>
        </w:rPr>
        <w:fldChar w:fldCharType="separate"/>
      </w:r>
      <w:r w:rsidR="009F3A8B" w:rsidRPr="009F3A8B">
        <w:rPr>
          <w:rFonts w:ascii="Courier New" w:eastAsiaTheme="majorEastAsia" w:hAnsi="Courier New" w:cs="Courier New"/>
          <w:iCs/>
          <w:noProof/>
          <w:spacing w:val="15"/>
          <w:sz w:val="24"/>
          <w:szCs w:val="24"/>
          <w:vertAlign w:val="superscript"/>
        </w:rPr>
        <w:t>17</w:t>
      </w:r>
      <w:r w:rsidR="009F3A8B">
        <w:rPr>
          <w:rFonts w:ascii="Courier New" w:eastAsiaTheme="majorEastAsia" w:hAnsi="Courier New" w:cs="Courier New"/>
          <w:iCs/>
          <w:spacing w:val="15"/>
          <w:sz w:val="24"/>
          <w:szCs w:val="24"/>
        </w:rPr>
        <w:fldChar w:fldCharType="end"/>
      </w:r>
      <w:r w:rsidR="009F3A8B">
        <w:rPr>
          <w:rFonts w:ascii="Courier New" w:eastAsiaTheme="majorEastAsia" w:hAnsi="Courier New" w:cs="Courier New"/>
          <w:iCs/>
          <w:spacing w:val="15"/>
          <w:sz w:val="24"/>
          <w:szCs w:val="24"/>
        </w:rPr>
        <w:t xml:space="preserve"> </w:t>
      </w:r>
      <w:r w:rsidR="00A857E5">
        <w:rPr>
          <w:rFonts w:ascii="Courier New" w:eastAsiaTheme="majorEastAsia" w:hAnsi="Courier New" w:cs="Courier New"/>
          <w:iCs/>
          <w:spacing w:val="15"/>
          <w:sz w:val="24"/>
          <w:szCs w:val="24"/>
        </w:rPr>
        <w:t>Our results therefore</w:t>
      </w:r>
      <w:r w:rsidR="002E30E7">
        <w:rPr>
          <w:rFonts w:ascii="Courier New" w:eastAsiaTheme="majorEastAsia" w:hAnsi="Courier New" w:cs="Courier New"/>
          <w:iCs/>
          <w:spacing w:val="15"/>
          <w:sz w:val="24"/>
          <w:szCs w:val="24"/>
        </w:rPr>
        <w:t xml:space="preserve"> underscore the need of studies documenting the burden of violence on wo</w:t>
      </w:r>
      <w:r w:rsidR="002E30E7">
        <w:rPr>
          <w:rFonts w:ascii="Courier New" w:eastAsiaTheme="majorEastAsia" w:hAnsi="Courier New" w:cs="Courier New"/>
          <w:iCs/>
          <w:spacing w:val="15"/>
          <w:sz w:val="24"/>
          <w:szCs w:val="24"/>
        </w:rPr>
        <w:t>m</w:t>
      </w:r>
      <w:r w:rsidR="002E30E7">
        <w:rPr>
          <w:rFonts w:ascii="Courier New" w:eastAsiaTheme="majorEastAsia" w:hAnsi="Courier New" w:cs="Courier New"/>
          <w:iCs/>
          <w:spacing w:val="15"/>
          <w:sz w:val="24"/>
          <w:szCs w:val="24"/>
        </w:rPr>
        <w:t>en and children’s health</w:t>
      </w:r>
      <w:r w:rsidR="00E278B8">
        <w:rPr>
          <w:rFonts w:ascii="Courier New" w:eastAsiaTheme="majorEastAsia" w:hAnsi="Courier New" w:cs="Courier New"/>
          <w:iCs/>
          <w:spacing w:val="15"/>
          <w:sz w:val="24"/>
          <w:szCs w:val="24"/>
        </w:rPr>
        <w:t xml:space="preserve"> in Brazilian states</w:t>
      </w:r>
      <w:r w:rsidR="002E30E7">
        <w:rPr>
          <w:rFonts w:ascii="Courier New" w:eastAsiaTheme="majorEastAsia" w:hAnsi="Courier New" w:cs="Courier New"/>
          <w:iCs/>
          <w:spacing w:val="15"/>
          <w:sz w:val="24"/>
          <w:szCs w:val="24"/>
        </w:rPr>
        <w:t>.</w:t>
      </w:r>
      <w:r w:rsidR="004F4AAD">
        <w:rPr>
          <w:rFonts w:ascii="Courier New" w:eastAsiaTheme="majorEastAsia" w:hAnsi="Courier New" w:cs="Courier New"/>
          <w:iCs/>
          <w:spacing w:val="15"/>
          <w:sz w:val="24"/>
          <w:szCs w:val="24"/>
        </w:rPr>
        <w:t xml:space="preserve"> </w:t>
      </w:r>
    </w:p>
    <w:p w14:paraId="0EC539FF" w14:textId="3EB41478" w:rsidR="007733B6" w:rsidRPr="00F31FE7" w:rsidRDefault="007733B6" w:rsidP="0033386C">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Much homicides in Brazil are committed with firearms and are related to drug trafficking, and </w:t>
      </w:r>
      <w:r w:rsidR="004F4AAD">
        <w:rPr>
          <w:rFonts w:ascii="Courier New" w:eastAsiaTheme="majorEastAsia" w:hAnsi="Courier New" w:cs="Courier New"/>
          <w:iCs/>
          <w:spacing w:val="15"/>
          <w:sz w:val="24"/>
          <w:szCs w:val="24"/>
        </w:rPr>
        <w:t>consumption</w:t>
      </w:r>
      <w:r>
        <w:rPr>
          <w:rFonts w:ascii="Courier New" w:eastAsiaTheme="majorEastAsia" w:hAnsi="Courier New" w:cs="Courier New"/>
          <w:iCs/>
          <w:spacing w:val="15"/>
          <w:sz w:val="24"/>
          <w:szCs w:val="24"/>
        </w:rPr>
        <w:t xml:space="preserve"> of drugs and alcohol. Mortality rates from homicides are sp</w:t>
      </w:r>
      <w:r>
        <w:rPr>
          <w:rFonts w:ascii="Courier New" w:eastAsiaTheme="majorEastAsia" w:hAnsi="Courier New" w:cs="Courier New"/>
          <w:iCs/>
          <w:spacing w:val="15"/>
          <w:sz w:val="24"/>
          <w:szCs w:val="24"/>
        </w:rPr>
        <w:t>e</w:t>
      </w:r>
      <w:r>
        <w:rPr>
          <w:rFonts w:ascii="Courier New" w:eastAsiaTheme="majorEastAsia" w:hAnsi="Courier New" w:cs="Courier New"/>
          <w:iCs/>
          <w:spacing w:val="15"/>
          <w:sz w:val="24"/>
          <w:szCs w:val="24"/>
        </w:rPr>
        <w:t>cially high for young males, between ages 15 and 50, as in other Latin American countries.</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Pr>
          <w:rFonts w:ascii="Courier New" w:eastAsiaTheme="majorEastAsia" w:hAnsi="Courier New" w:cs="Courier New"/>
          <w:iCs/>
          <w:spacing w:val="15"/>
          <w:sz w:val="24"/>
          <w:szCs w:val="24"/>
        </w:rPr>
        <w:fldChar w:fldCharType="separate"/>
      </w:r>
      <w:r w:rsidRPr="007733B6">
        <w:rPr>
          <w:rFonts w:ascii="Courier New" w:eastAsiaTheme="majorEastAsia" w:hAnsi="Courier New" w:cs="Courier New"/>
          <w:iCs/>
          <w:noProof/>
          <w:spacing w:val="15"/>
          <w:sz w:val="24"/>
          <w:szCs w:val="24"/>
          <w:vertAlign w:val="superscript"/>
        </w:rPr>
        <w:t>3</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E278B8">
        <w:rPr>
          <w:rFonts w:ascii="Courier New" w:eastAsiaTheme="majorEastAsia" w:hAnsi="Courier New" w:cs="Courier New"/>
          <w:iCs/>
          <w:spacing w:val="15"/>
          <w:sz w:val="24"/>
          <w:szCs w:val="24"/>
        </w:rPr>
        <w:t>Evidence from Brazil su</w:t>
      </w:r>
      <w:r w:rsidR="00E278B8">
        <w:rPr>
          <w:rFonts w:ascii="Courier New" w:eastAsiaTheme="majorEastAsia" w:hAnsi="Courier New" w:cs="Courier New"/>
          <w:iCs/>
          <w:spacing w:val="15"/>
          <w:sz w:val="24"/>
          <w:szCs w:val="24"/>
        </w:rPr>
        <w:t>g</w:t>
      </w:r>
      <w:r w:rsidR="00E278B8">
        <w:rPr>
          <w:rFonts w:ascii="Courier New" w:eastAsiaTheme="majorEastAsia" w:hAnsi="Courier New" w:cs="Courier New"/>
          <w:iCs/>
          <w:spacing w:val="15"/>
          <w:sz w:val="24"/>
          <w:szCs w:val="24"/>
        </w:rPr>
        <w:t>gests that gun control measures can be effective to reduce the burden of violence on population health through sp</w:t>
      </w:r>
      <w:r w:rsidR="00E278B8">
        <w:rPr>
          <w:rFonts w:ascii="Courier New" w:eastAsiaTheme="majorEastAsia" w:hAnsi="Courier New" w:cs="Courier New"/>
          <w:iCs/>
          <w:spacing w:val="15"/>
          <w:sz w:val="24"/>
          <w:szCs w:val="24"/>
        </w:rPr>
        <w:t>e</w:t>
      </w:r>
      <w:r w:rsidR="00E278B8">
        <w:rPr>
          <w:rFonts w:ascii="Courier New" w:eastAsiaTheme="majorEastAsia" w:hAnsi="Courier New" w:cs="Courier New"/>
          <w:iCs/>
          <w:spacing w:val="15"/>
          <w:sz w:val="24"/>
          <w:szCs w:val="24"/>
        </w:rPr>
        <w:t>cific legislations aiming at disarmament campaigns.</w:t>
      </w:r>
      <w:r w:rsidR="00E278B8">
        <w:rPr>
          <w:rFonts w:ascii="Courier New" w:eastAsiaTheme="majorEastAsia" w:hAnsi="Courier New" w:cs="Courier New"/>
          <w:iCs/>
          <w:spacing w:val="15"/>
          <w:sz w:val="24"/>
          <w:szCs w:val="24"/>
        </w:rPr>
        <w:fldChar w:fldCharType="begin"/>
      </w:r>
      <w:r w:rsidR="00E278B8">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face="superscript"&gt;48&lt;/style&gt;&lt;/DisplayText&gt;&lt;record&gt;&lt;rec-number&gt;72&lt;/rec-number&gt;&lt;foreign-keys&gt;&lt;key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E278B8" w:rsidRPr="00E278B8">
        <w:rPr>
          <w:rFonts w:ascii="Courier New" w:eastAsiaTheme="majorEastAsia" w:hAnsi="Courier New" w:cs="Courier New"/>
          <w:iCs/>
          <w:noProof/>
          <w:spacing w:val="15"/>
          <w:sz w:val="24"/>
          <w:szCs w:val="24"/>
          <w:vertAlign w:val="superscript"/>
        </w:rPr>
        <w:t>48</w:t>
      </w:r>
      <w:r w:rsidR="00E278B8">
        <w:rPr>
          <w:rFonts w:ascii="Courier New" w:eastAsiaTheme="majorEastAsia" w:hAnsi="Courier New" w:cs="Courier New"/>
          <w:iCs/>
          <w:spacing w:val="15"/>
          <w:sz w:val="24"/>
          <w:szCs w:val="24"/>
        </w:rPr>
        <w:fldChar w:fldCharType="end"/>
      </w:r>
      <w:r w:rsidR="00E278B8">
        <w:rPr>
          <w:rFonts w:ascii="Courier New" w:eastAsiaTheme="majorEastAsia" w:hAnsi="Courier New" w:cs="Courier New"/>
          <w:iCs/>
          <w:spacing w:val="15"/>
          <w:sz w:val="24"/>
          <w:szCs w:val="24"/>
        </w:rPr>
        <w:t xml:space="preserve"> While this has proven effective in some states, our findings make it clear that states from the North and Northeast r</w:t>
      </w:r>
      <w:r w:rsidR="00E278B8">
        <w:rPr>
          <w:rFonts w:ascii="Courier New" w:eastAsiaTheme="majorEastAsia" w:hAnsi="Courier New" w:cs="Courier New"/>
          <w:iCs/>
          <w:spacing w:val="15"/>
          <w:sz w:val="24"/>
          <w:szCs w:val="24"/>
        </w:rPr>
        <w:t>e</w:t>
      </w:r>
      <w:r w:rsidR="00E278B8">
        <w:rPr>
          <w:rFonts w:ascii="Courier New" w:eastAsiaTheme="majorEastAsia" w:hAnsi="Courier New" w:cs="Courier New"/>
          <w:iCs/>
          <w:spacing w:val="15"/>
          <w:sz w:val="24"/>
          <w:szCs w:val="24"/>
        </w:rPr>
        <w:t>gions need state-specific interventions. Specifically, i</w:t>
      </w:r>
      <w:r w:rsidR="00E278B8">
        <w:rPr>
          <w:rFonts w:ascii="Courier New" w:eastAsiaTheme="majorEastAsia" w:hAnsi="Courier New" w:cs="Courier New"/>
          <w:iCs/>
          <w:spacing w:val="15"/>
          <w:sz w:val="24"/>
          <w:szCs w:val="24"/>
        </w:rPr>
        <w:t>m</w:t>
      </w:r>
      <w:r w:rsidR="00E278B8">
        <w:rPr>
          <w:rFonts w:ascii="Courier New" w:eastAsiaTheme="majorEastAsia" w:hAnsi="Courier New" w:cs="Courier New"/>
          <w:iCs/>
          <w:spacing w:val="15"/>
          <w:sz w:val="24"/>
          <w:szCs w:val="24"/>
        </w:rPr>
        <w:t>plementing firearm control measures might be more cha</w:t>
      </w:r>
      <w:r w:rsidR="00E278B8">
        <w:rPr>
          <w:rFonts w:ascii="Courier New" w:eastAsiaTheme="majorEastAsia" w:hAnsi="Courier New" w:cs="Courier New"/>
          <w:iCs/>
          <w:spacing w:val="15"/>
          <w:sz w:val="24"/>
          <w:szCs w:val="24"/>
        </w:rPr>
        <w:t>l</w:t>
      </w:r>
      <w:r w:rsidR="00E278B8">
        <w:rPr>
          <w:rFonts w:ascii="Courier New" w:eastAsiaTheme="majorEastAsia" w:hAnsi="Courier New" w:cs="Courier New"/>
          <w:iCs/>
          <w:spacing w:val="15"/>
          <w:sz w:val="24"/>
          <w:szCs w:val="24"/>
        </w:rPr>
        <w:t>lenging in these regions, relative to the rest of the country.</w:t>
      </w:r>
      <w:r w:rsidR="00E278B8">
        <w:rPr>
          <w:rFonts w:ascii="Courier New" w:eastAsiaTheme="majorEastAsia" w:hAnsi="Courier New" w:cs="Courier New"/>
          <w:iCs/>
          <w:spacing w:val="15"/>
          <w:sz w:val="24"/>
          <w:szCs w:val="24"/>
        </w:rPr>
        <w:fldChar w:fldCharType="begin"/>
      </w:r>
      <w:r w:rsidR="00E278B8">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face="superscript"&gt;48&lt;/style&gt;&lt;/DisplayText&gt;&lt;record&gt;&lt;rec-number&gt;72&lt;/rec-number&gt;&lt;foreign-keys&gt;&lt;key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E278B8" w:rsidRPr="00E278B8">
        <w:rPr>
          <w:rFonts w:ascii="Courier New" w:eastAsiaTheme="majorEastAsia" w:hAnsi="Courier New" w:cs="Courier New"/>
          <w:iCs/>
          <w:noProof/>
          <w:spacing w:val="15"/>
          <w:sz w:val="24"/>
          <w:szCs w:val="24"/>
          <w:vertAlign w:val="superscript"/>
        </w:rPr>
        <w:t>48</w:t>
      </w:r>
      <w:r w:rsidR="00E278B8">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33386C">
        <w:rPr>
          <w:rFonts w:ascii="Courier New" w:eastAsiaTheme="majorEastAsia" w:hAnsi="Courier New" w:cs="Courier New"/>
          <w:iCs/>
          <w:spacing w:val="15"/>
          <w:sz w:val="24"/>
          <w:szCs w:val="24"/>
        </w:rPr>
        <w:t>Another key determinant for decreasing violence is reducing inequality. In Brazil, at the national level, homicide rates declined between 2001 and 2007, paralleling the decline in income inequality and a rise in income.</w:t>
      </w:r>
      <w:r w:rsidR="0033386C">
        <w:rPr>
          <w:rFonts w:ascii="Courier New" w:eastAsiaTheme="majorEastAsia" w:hAnsi="Courier New" w:cs="Courier New"/>
          <w:iCs/>
          <w:spacing w:val="15"/>
          <w:sz w:val="24"/>
          <w:szCs w:val="24"/>
        </w:rPr>
        <w:fldChar w:fldCharType="begin"/>
      </w:r>
      <w:r w:rsidR="0033386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33386C">
        <w:rPr>
          <w:rFonts w:ascii="Courier New" w:eastAsiaTheme="majorEastAsia" w:hAnsi="Courier New" w:cs="Courier New"/>
          <w:iCs/>
          <w:spacing w:val="15"/>
          <w:sz w:val="24"/>
          <w:szCs w:val="24"/>
        </w:rPr>
        <w:fldChar w:fldCharType="separate"/>
      </w:r>
      <w:r w:rsidR="0033386C" w:rsidRPr="0092616C">
        <w:rPr>
          <w:rFonts w:ascii="Courier New" w:eastAsiaTheme="majorEastAsia" w:hAnsi="Courier New" w:cs="Courier New"/>
          <w:iCs/>
          <w:noProof/>
          <w:spacing w:val="15"/>
          <w:sz w:val="24"/>
          <w:szCs w:val="24"/>
          <w:vertAlign w:val="superscript"/>
        </w:rPr>
        <w:t>25</w:t>
      </w:r>
      <w:r w:rsidR="0033386C">
        <w:rPr>
          <w:rFonts w:ascii="Courier New" w:eastAsiaTheme="majorEastAsia" w:hAnsi="Courier New" w:cs="Courier New"/>
          <w:iCs/>
          <w:spacing w:val="15"/>
          <w:sz w:val="24"/>
          <w:szCs w:val="24"/>
        </w:rPr>
        <w:fldChar w:fldCharType="end"/>
      </w:r>
      <w:r w:rsidR="0033386C">
        <w:rPr>
          <w:rFonts w:ascii="Courier New" w:eastAsiaTheme="majorEastAsia" w:hAnsi="Courier New" w:cs="Courier New"/>
          <w:iCs/>
          <w:spacing w:val="15"/>
          <w:sz w:val="24"/>
          <w:szCs w:val="24"/>
        </w:rPr>
        <w:t xml:space="preserve"> Our results shed light on this trend by showing that the effect of homicides varies considerably across states. </w:t>
      </w:r>
      <w:r w:rsidR="0086129C">
        <w:rPr>
          <w:rFonts w:ascii="Courier New" w:eastAsiaTheme="majorEastAsia" w:hAnsi="Courier New" w:cs="Courier New"/>
          <w:iCs/>
          <w:spacing w:val="15"/>
          <w:sz w:val="24"/>
          <w:szCs w:val="24"/>
        </w:rPr>
        <w:t>Moreover, evidence suggests that black males are at higher risk of being victims of violence.</w:t>
      </w:r>
      <w:r w:rsidR="0086129C">
        <w:rPr>
          <w:rFonts w:ascii="Courier New" w:eastAsiaTheme="majorEastAsia" w:hAnsi="Courier New" w:cs="Courier New"/>
          <w:iCs/>
          <w:spacing w:val="15"/>
          <w:sz w:val="24"/>
          <w:szCs w:val="24"/>
        </w:rPr>
        <w:fldChar w:fldCharType="begin"/>
      </w:r>
      <w:r w:rsidR="0086129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86129C">
        <w:rPr>
          <w:rFonts w:ascii="Courier New" w:eastAsiaTheme="majorEastAsia" w:hAnsi="Courier New" w:cs="Courier New"/>
          <w:iCs/>
          <w:spacing w:val="15"/>
          <w:sz w:val="24"/>
          <w:szCs w:val="24"/>
        </w:rPr>
        <w:fldChar w:fldCharType="separate"/>
      </w:r>
      <w:r w:rsidR="0086129C" w:rsidRPr="0086129C">
        <w:rPr>
          <w:rFonts w:ascii="Courier New" w:eastAsiaTheme="majorEastAsia" w:hAnsi="Courier New" w:cs="Courier New"/>
          <w:iCs/>
          <w:noProof/>
          <w:spacing w:val="15"/>
          <w:sz w:val="24"/>
          <w:szCs w:val="24"/>
          <w:vertAlign w:val="superscript"/>
        </w:rPr>
        <w:t>25</w:t>
      </w:r>
      <w:r w:rsidR="0086129C">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F31FE7">
        <w:rPr>
          <w:rFonts w:ascii="Courier New" w:eastAsiaTheme="majorEastAsia" w:hAnsi="Courier New" w:cs="Courier New"/>
          <w:iCs/>
          <w:spacing w:val="15"/>
          <w:sz w:val="24"/>
          <w:szCs w:val="24"/>
        </w:rPr>
        <w:t xml:space="preserve">In 2007, 55% of the total homicides among males were among mixed race, while 8.2% were among black. </w:t>
      </w:r>
      <w:r w:rsidR="0086129C">
        <w:rPr>
          <w:rFonts w:ascii="Courier New" w:eastAsiaTheme="majorEastAsia" w:hAnsi="Courier New" w:cs="Courier New"/>
          <w:iCs/>
          <w:spacing w:val="15"/>
          <w:sz w:val="24"/>
          <w:szCs w:val="24"/>
        </w:rPr>
        <w:t>However, we were not able to dise</w:t>
      </w:r>
      <w:r w:rsidR="0086129C">
        <w:rPr>
          <w:rFonts w:ascii="Courier New" w:eastAsiaTheme="majorEastAsia" w:hAnsi="Courier New" w:cs="Courier New"/>
          <w:iCs/>
          <w:spacing w:val="15"/>
          <w:sz w:val="24"/>
          <w:szCs w:val="24"/>
        </w:rPr>
        <w:t>n</w:t>
      </w:r>
      <w:r w:rsidR="0086129C">
        <w:rPr>
          <w:rFonts w:ascii="Courier New" w:eastAsiaTheme="majorEastAsia" w:hAnsi="Courier New" w:cs="Courier New"/>
          <w:iCs/>
          <w:spacing w:val="15"/>
          <w:sz w:val="24"/>
          <w:szCs w:val="24"/>
        </w:rPr>
        <w:t xml:space="preserve">tangle our results by ethnicity </w:t>
      </w:r>
      <w:r w:rsidR="0033386C">
        <w:rPr>
          <w:rFonts w:ascii="Courier New" w:eastAsiaTheme="majorEastAsia" w:hAnsi="Courier New" w:cs="Courier New"/>
          <w:iCs/>
          <w:spacing w:val="15"/>
          <w:sz w:val="24"/>
          <w:szCs w:val="24"/>
        </w:rPr>
        <w:t xml:space="preserve">or socioeconomic status (SES) </w:t>
      </w:r>
      <w:r w:rsidR="0086129C">
        <w:rPr>
          <w:rFonts w:ascii="Courier New" w:eastAsiaTheme="majorEastAsia" w:hAnsi="Courier New" w:cs="Courier New"/>
          <w:iCs/>
          <w:spacing w:val="15"/>
          <w:sz w:val="24"/>
          <w:szCs w:val="24"/>
        </w:rPr>
        <w:t>due to the lack of data. This highlights the need for accurate data on mortality from homicides and popul</w:t>
      </w:r>
      <w:r w:rsidR="0086129C">
        <w:rPr>
          <w:rFonts w:ascii="Courier New" w:eastAsiaTheme="majorEastAsia" w:hAnsi="Courier New" w:cs="Courier New"/>
          <w:iCs/>
          <w:spacing w:val="15"/>
          <w:sz w:val="24"/>
          <w:szCs w:val="24"/>
        </w:rPr>
        <w:t>a</w:t>
      </w:r>
      <w:r w:rsidR="0086129C">
        <w:rPr>
          <w:rFonts w:ascii="Courier New" w:eastAsiaTheme="majorEastAsia" w:hAnsi="Courier New" w:cs="Courier New"/>
          <w:iCs/>
          <w:spacing w:val="15"/>
          <w:sz w:val="24"/>
          <w:szCs w:val="24"/>
        </w:rPr>
        <w:t>tion estimates by ethnicity</w:t>
      </w:r>
      <w:r w:rsidR="0033386C">
        <w:rPr>
          <w:rFonts w:ascii="Courier New" w:eastAsiaTheme="majorEastAsia" w:hAnsi="Courier New" w:cs="Courier New"/>
          <w:iCs/>
          <w:spacing w:val="15"/>
          <w:sz w:val="24"/>
          <w:szCs w:val="24"/>
        </w:rPr>
        <w:t xml:space="preserve"> and SES</w:t>
      </w:r>
      <w:r w:rsidR="0086129C">
        <w:rPr>
          <w:rFonts w:ascii="Courier New" w:eastAsiaTheme="majorEastAsia" w:hAnsi="Courier New" w:cs="Courier New"/>
          <w:iCs/>
          <w:spacing w:val="15"/>
          <w:sz w:val="24"/>
          <w:szCs w:val="24"/>
        </w:rPr>
        <w:t xml:space="preserve"> to assess the diffe</w:t>
      </w:r>
      <w:r w:rsidR="0086129C">
        <w:rPr>
          <w:rFonts w:ascii="Courier New" w:eastAsiaTheme="majorEastAsia" w:hAnsi="Courier New" w:cs="Courier New"/>
          <w:iCs/>
          <w:spacing w:val="15"/>
          <w:sz w:val="24"/>
          <w:szCs w:val="24"/>
        </w:rPr>
        <w:t>r</w:t>
      </w:r>
      <w:r w:rsidR="0086129C">
        <w:rPr>
          <w:rFonts w:ascii="Courier New" w:eastAsiaTheme="majorEastAsia" w:hAnsi="Courier New" w:cs="Courier New"/>
          <w:iCs/>
          <w:spacing w:val="15"/>
          <w:sz w:val="24"/>
          <w:szCs w:val="24"/>
        </w:rPr>
        <w:t>ent</w:t>
      </w:r>
      <w:r w:rsidR="0092616C">
        <w:rPr>
          <w:rFonts w:ascii="Courier New" w:eastAsiaTheme="majorEastAsia" w:hAnsi="Courier New" w:cs="Courier New"/>
          <w:iCs/>
          <w:spacing w:val="15"/>
          <w:sz w:val="24"/>
          <w:szCs w:val="24"/>
        </w:rPr>
        <w:t xml:space="preserve"> impact of homicides on life expectancy by population subgroups in Brazil. </w:t>
      </w:r>
      <w:r w:rsidR="0086129C">
        <w:rPr>
          <w:rFonts w:ascii="Courier New" w:eastAsiaTheme="majorEastAsia" w:hAnsi="Courier New" w:cs="Courier New"/>
          <w:iCs/>
          <w:spacing w:val="15"/>
          <w:sz w:val="24"/>
          <w:szCs w:val="24"/>
        </w:rPr>
        <w:t xml:space="preserve"> </w:t>
      </w:r>
    </w:p>
    <w:p w14:paraId="067D23BB" w14:textId="2453996C" w:rsidR="00372E45" w:rsidRDefault="001237B0" w:rsidP="001D05A8">
      <w:pPr>
        <w:ind w:firstLine="720"/>
        <w:jc w:val="both"/>
        <w:rPr>
          <w:rFonts w:ascii="Courier New" w:eastAsiaTheme="majorEastAsia" w:hAnsi="Courier New" w:cs="Courier New"/>
          <w:iCs/>
          <w:spacing w:val="15"/>
          <w:sz w:val="24"/>
          <w:szCs w:val="24"/>
        </w:rPr>
      </w:pPr>
      <w:r w:rsidRPr="001237B0">
        <w:rPr>
          <w:rFonts w:ascii="Courier New" w:eastAsiaTheme="majorEastAsia" w:hAnsi="Courier New" w:cs="Courier New"/>
          <w:b/>
          <w:iCs/>
          <w:spacing w:val="15"/>
          <w:sz w:val="24"/>
          <w:szCs w:val="24"/>
        </w:rPr>
        <w:t>Addressing violence as a public health challenge.</w:t>
      </w:r>
      <w:r>
        <w:rPr>
          <w:rFonts w:ascii="Courier New" w:eastAsiaTheme="majorEastAsia" w:hAnsi="Courier New" w:cs="Courier New"/>
          <w:b/>
          <w:iCs/>
          <w:spacing w:val="15"/>
          <w:sz w:val="24"/>
          <w:szCs w:val="24"/>
        </w:rPr>
        <w:t xml:space="preserve"> </w:t>
      </w:r>
      <w:r>
        <w:rPr>
          <w:rFonts w:ascii="Courier New" w:eastAsiaTheme="majorEastAsia" w:hAnsi="Courier New" w:cs="Courier New"/>
          <w:iCs/>
          <w:spacing w:val="15"/>
          <w:sz w:val="24"/>
          <w:szCs w:val="24"/>
        </w:rPr>
        <w:t xml:space="preserve">Our results show that violence, through homicide, has had </w:t>
      </w:r>
      <w:r w:rsidR="001D05A8">
        <w:rPr>
          <w:rFonts w:ascii="Courier New" w:eastAsiaTheme="majorEastAsia" w:hAnsi="Courier New" w:cs="Courier New"/>
          <w:iCs/>
          <w:spacing w:val="15"/>
          <w:sz w:val="24"/>
          <w:szCs w:val="24"/>
        </w:rPr>
        <w:t>de</w:t>
      </w:r>
      <w:r w:rsidR="001D05A8">
        <w:rPr>
          <w:rFonts w:ascii="Courier New" w:eastAsiaTheme="majorEastAsia" w:hAnsi="Courier New" w:cs="Courier New"/>
          <w:iCs/>
          <w:spacing w:val="15"/>
          <w:sz w:val="24"/>
          <w:szCs w:val="24"/>
        </w:rPr>
        <w:t>t</w:t>
      </w:r>
      <w:r w:rsidR="001D05A8">
        <w:rPr>
          <w:rFonts w:ascii="Courier New" w:eastAsiaTheme="majorEastAsia" w:hAnsi="Courier New" w:cs="Courier New"/>
          <w:iCs/>
          <w:spacing w:val="15"/>
          <w:sz w:val="24"/>
          <w:szCs w:val="24"/>
        </w:rPr>
        <w:t>rimental consequences on population health in Brazil. The Brazilian government has implemented several measures ai</w:t>
      </w:r>
      <w:r w:rsidR="001D05A8">
        <w:rPr>
          <w:rFonts w:ascii="Courier New" w:eastAsiaTheme="majorEastAsia" w:hAnsi="Courier New" w:cs="Courier New"/>
          <w:iCs/>
          <w:spacing w:val="15"/>
          <w:sz w:val="24"/>
          <w:szCs w:val="24"/>
        </w:rPr>
        <w:t>m</w:t>
      </w:r>
      <w:r w:rsidR="001D05A8">
        <w:rPr>
          <w:rFonts w:ascii="Courier New" w:eastAsiaTheme="majorEastAsia" w:hAnsi="Courier New" w:cs="Courier New"/>
          <w:iCs/>
          <w:spacing w:val="15"/>
          <w:sz w:val="24"/>
          <w:szCs w:val="24"/>
        </w:rPr>
        <w:t>ing at reducing violence in the country, such as Family Grant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Bolsa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Família</w:t>
      </w:r>
      <w:proofErr w:type="spellEnd"/>
      <w:r w:rsidR="001D05A8">
        <w:rPr>
          <w:rFonts w:ascii="Courier New" w:eastAsiaTheme="majorEastAsia" w:hAnsi="Courier New" w:cs="Courier New"/>
          <w:iCs/>
          <w:spacing w:val="15"/>
          <w:sz w:val="24"/>
          <w:szCs w:val="24"/>
        </w:rPr>
        <w:t>), National Public Security Force (</w:t>
      </w:r>
      <w:proofErr w:type="spellStart"/>
      <w:r w:rsidR="001D05A8" w:rsidRPr="001D05A8">
        <w:rPr>
          <w:rFonts w:ascii="Courier New" w:eastAsiaTheme="majorEastAsia" w:hAnsi="Courier New" w:cs="Courier New"/>
          <w:i/>
          <w:iCs/>
          <w:spacing w:val="15"/>
          <w:sz w:val="24"/>
          <w:szCs w:val="24"/>
        </w:rPr>
        <w:t>Força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Nacional</w:t>
      </w:r>
      <w:proofErr w:type="spellEnd"/>
      <w:r w:rsidR="001D05A8" w:rsidRPr="001D05A8">
        <w:rPr>
          <w:rFonts w:ascii="Courier New" w:eastAsiaTheme="majorEastAsia" w:hAnsi="Courier New" w:cs="Courier New"/>
          <w:i/>
          <w:iCs/>
          <w:spacing w:val="15"/>
          <w:sz w:val="24"/>
          <w:szCs w:val="24"/>
        </w:rPr>
        <w:t xml:space="preserve"> de </w:t>
      </w:r>
      <w:proofErr w:type="spellStart"/>
      <w:r w:rsidR="001D05A8" w:rsidRPr="001D05A8">
        <w:rPr>
          <w:rFonts w:ascii="Courier New" w:eastAsiaTheme="majorEastAsia" w:hAnsi="Courier New" w:cs="Courier New"/>
          <w:i/>
          <w:iCs/>
          <w:spacing w:val="15"/>
          <w:sz w:val="24"/>
          <w:szCs w:val="24"/>
        </w:rPr>
        <w:t>Segurança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Pr>
          <w:rFonts w:ascii="Courier New" w:eastAsiaTheme="majorEastAsia" w:hAnsi="Courier New" w:cs="Courier New"/>
          <w:iCs/>
          <w:spacing w:val="15"/>
          <w:sz w:val="24"/>
          <w:szCs w:val="24"/>
        </w:rPr>
        <w:t>)</w:t>
      </w:r>
      <w:proofErr w:type="spellStart"/>
      <w:r w:rsidR="001D05A8">
        <w:rPr>
          <w:rFonts w:ascii="Courier New" w:eastAsiaTheme="majorEastAsia" w:hAnsi="Courier New" w:cs="Courier New"/>
          <w:iCs/>
          <w:spacing w:val="15"/>
          <w:sz w:val="24"/>
          <w:szCs w:val="24"/>
        </w:rPr>
        <w:t>ot</w:t>
      </w:r>
      <w:proofErr w:type="spellEnd"/>
      <w:r w:rsidR="001D05A8">
        <w:rPr>
          <w:rFonts w:ascii="Courier New" w:eastAsiaTheme="majorEastAsia" w:hAnsi="Courier New" w:cs="Courier New"/>
          <w:iCs/>
          <w:spacing w:val="15"/>
          <w:sz w:val="24"/>
          <w:szCs w:val="24"/>
        </w:rPr>
        <w:t xml:space="preserve"> the National Public Security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Nacional</w:t>
      </w:r>
      <w:proofErr w:type="spellEnd"/>
      <w:r w:rsidR="001D05A8" w:rsidRPr="001D05A8">
        <w:rPr>
          <w:rFonts w:ascii="Courier New" w:eastAsiaTheme="majorEastAsia" w:hAnsi="Courier New" w:cs="Courier New"/>
          <w:i/>
          <w:iCs/>
          <w:spacing w:val="15"/>
          <w:sz w:val="24"/>
          <w:szCs w:val="24"/>
        </w:rPr>
        <w:t xml:space="preserve"> de </w:t>
      </w:r>
      <w:proofErr w:type="spellStart"/>
      <w:r w:rsidR="001D05A8" w:rsidRPr="001D05A8">
        <w:rPr>
          <w:rFonts w:ascii="Courier New" w:eastAsiaTheme="majorEastAsia" w:hAnsi="Courier New" w:cs="Courier New"/>
          <w:i/>
          <w:iCs/>
          <w:spacing w:val="15"/>
          <w:sz w:val="24"/>
          <w:szCs w:val="24"/>
        </w:rPr>
        <w:t>S</w:t>
      </w:r>
      <w:r w:rsidR="001D05A8" w:rsidRPr="001D05A8">
        <w:rPr>
          <w:rFonts w:ascii="Courier New" w:eastAsiaTheme="majorEastAsia" w:hAnsi="Courier New" w:cs="Courier New"/>
          <w:i/>
          <w:iCs/>
          <w:spacing w:val="15"/>
          <w:sz w:val="24"/>
          <w:szCs w:val="24"/>
        </w:rPr>
        <w:t>e</w:t>
      </w:r>
      <w:r w:rsidR="001D05A8" w:rsidRPr="001D05A8">
        <w:rPr>
          <w:rFonts w:ascii="Courier New" w:eastAsiaTheme="majorEastAsia" w:hAnsi="Courier New" w:cs="Courier New"/>
          <w:i/>
          <w:iCs/>
          <w:spacing w:val="15"/>
          <w:sz w:val="24"/>
          <w:szCs w:val="24"/>
        </w:rPr>
        <w:t>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sidRPr="001D05A8">
        <w:rPr>
          <w:rFonts w:ascii="Courier New" w:eastAsiaTheme="majorEastAsia" w:hAnsi="Courier New" w:cs="Courier New"/>
          <w:i/>
          <w:iCs/>
          <w:spacing w:val="15"/>
          <w:sz w:val="24"/>
          <w:szCs w:val="24"/>
        </w:rPr>
        <w:t xml:space="preserve"> com </w:t>
      </w:r>
      <w:proofErr w:type="spellStart"/>
      <w:r w:rsidR="001D05A8" w:rsidRPr="001D05A8">
        <w:rPr>
          <w:rFonts w:ascii="Courier New" w:eastAsiaTheme="majorEastAsia" w:hAnsi="Courier New" w:cs="Courier New"/>
          <w:i/>
          <w:iCs/>
          <w:spacing w:val="15"/>
          <w:sz w:val="24"/>
          <w:szCs w:val="24"/>
        </w:rPr>
        <w:t>Cidadania</w:t>
      </w:r>
      <w:proofErr w:type="spellEnd"/>
      <w:r w:rsidR="001D05A8">
        <w:rPr>
          <w:rFonts w:ascii="Courier New" w:eastAsiaTheme="majorEastAsia" w:hAnsi="Courier New" w:cs="Courier New"/>
          <w:iCs/>
          <w:spacing w:val="15"/>
          <w:sz w:val="24"/>
          <w:szCs w:val="24"/>
        </w:rPr>
        <w:t>).</w:t>
      </w:r>
      <w:r w:rsidR="001D05A8">
        <w:rPr>
          <w:rFonts w:ascii="Courier New" w:eastAsiaTheme="majorEastAsia" w:hAnsi="Courier New" w:cs="Courier New"/>
          <w:iCs/>
          <w:spacing w:val="15"/>
          <w:sz w:val="24"/>
          <w:szCs w:val="24"/>
        </w:rPr>
        <w:fldChar w:fldCharType="begin"/>
      </w:r>
      <w:r w:rsidR="001D05A8">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1D05A8">
        <w:rPr>
          <w:rFonts w:ascii="Courier New" w:eastAsiaTheme="majorEastAsia" w:hAnsi="Courier New" w:cs="Courier New"/>
          <w:iCs/>
          <w:spacing w:val="15"/>
          <w:sz w:val="24"/>
          <w:szCs w:val="24"/>
        </w:rPr>
        <w:fldChar w:fldCharType="separate"/>
      </w:r>
      <w:r w:rsidR="001D05A8" w:rsidRPr="001D05A8">
        <w:rPr>
          <w:rFonts w:ascii="Courier New" w:eastAsiaTheme="majorEastAsia" w:hAnsi="Courier New" w:cs="Courier New"/>
          <w:iCs/>
          <w:noProof/>
          <w:spacing w:val="15"/>
          <w:sz w:val="24"/>
          <w:szCs w:val="24"/>
          <w:vertAlign w:val="superscript"/>
        </w:rPr>
        <w:t>17</w:t>
      </w:r>
      <w:r w:rsidR="001D05A8">
        <w:rPr>
          <w:rFonts w:ascii="Courier New" w:eastAsiaTheme="majorEastAsia" w:hAnsi="Courier New" w:cs="Courier New"/>
          <w:iCs/>
          <w:spacing w:val="15"/>
          <w:sz w:val="24"/>
          <w:szCs w:val="24"/>
        </w:rPr>
        <w:fldChar w:fldCharType="end"/>
      </w:r>
      <w:r w:rsidR="001D05A8">
        <w:rPr>
          <w:rFonts w:ascii="Courier New" w:eastAsiaTheme="majorEastAsia" w:hAnsi="Courier New" w:cs="Courier New"/>
          <w:iCs/>
          <w:spacing w:val="15"/>
          <w:sz w:val="24"/>
          <w:szCs w:val="24"/>
        </w:rPr>
        <w:t xml:space="preserve"> However, these strategies implemented by the government have produced mixed results regionally. </w:t>
      </w:r>
    </w:p>
    <w:p w14:paraId="36319D06" w14:textId="563EDD0C" w:rsidR="001D05A8" w:rsidRDefault="001D05A8" w:rsidP="001D05A8">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lastRenderedPageBreak/>
        <w:t>For example, while some of these interventions coi</w:t>
      </w:r>
      <w:r>
        <w:rPr>
          <w:rFonts w:ascii="Courier New" w:eastAsiaTheme="majorEastAsia" w:hAnsi="Courier New" w:cs="Courier New"/>
          <w:iCs/>
          <w:spacing w:val="15"/>
          <w:sz w:val="24"/>
          <w:szCs w:val="24"/>
        </w:rPr>
        <w:t>n</w:t>
      </w:r>
      <w:r>
        <w:rPr>
          <w:rFonts w:ascii="Courier New" w:eastAsiaTheme="majorEastAsia" w:hAnsi="Courier New" w:cs="Courier New"/>
          <w:iCs/>
          <w:spacing w:val="15"/>
          <w:sz w:val="24"/>
          <w:szCs w:val="24"/>
        </w:rPr>
        <w:t>cided with a decline in homicide mortality at the national level, our results make it clear that in some regions, n</w:t>
      </w:r>
      <w:r>
        <w:rPr>
          <w:rFonts w:ascii="Courier New" w:eastAsiaTheme="majorEastAsia" w:hAnsi="Courier New" w:cs="Courier New"/>
          <w:iCs/>
          <w:spacing w:val="15"/>
          <w:sz w:val="24"/>
          <w:szCs w:val="24"/>
        </w:rPr>
        <w:t>o</w:t>
      </w:r>
      <w:r>
        <w:rPr>
          <w:rFonts w:ascii="Courier New" w:eastAsiaTheme="majorEastAsia" w:hAnsi="Courier New" w:cs="Courier New"/>
          <w:iCs/>
          <w:spacing w:val="15"/>
          <w:sz w:val="24"/>
          <w:szCs w:val="24"/>
        </w:rPr>
        <w:t xml:space="preserve">tably the North and Northeast, the increase in homicide has caused life expectancy losses since 2000. This period coincides with many of these interventions. </w:t>
      </w:r>
    </w:p>
    <w:p w14:paraId="44B2FC3C" w14:textId="6800A9C1" w:rsidR="001D05A8" w:rsidRDefault="001D05A8" w:rsidP="001D05A8">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There is a need for increased attention and approach violence as a public health </w:t>
      </w:r>
      <w:commentRangeStart w:id="35"/>
      <w:r>
        <w:rPr>
          <w:rFonts w:ascii="Courier New" w:eastAsiaTheme="majorEastAsia" w:hAnsi="Courier New" w:cs="Courier New"/>
          <w:iCs/>
          <w:spacing w:val="15"/>
          <w:sz w:val="24"/>
          <w:szCs w:val="24"/>
        </w:rPr>
        <w:t>issue</w:t>
      </w:r>
      <w:commentRangeEnd w:id="35"/>
      <w:r w:rsidR="00447EB7">
        <w:rPr>
          <w:rStyle w:val="Refdecomentrio"/>
        </w:rPr>
        <w:commentReference w:id="35"/>
      </w:r>
      <w:r>
        <w:rPr>
          <w:rFonts w:ascii="Courier New" w:eastAsiaTheme="majorEastAsia" w:hAnsi="Courier New" w:cs="Courier New"/>
          <w:iCs/>
          <w:spacing w:val="15"/>
          <w:sz w:val="24"/>
          <w:szCs w:val="24"/>
        </w:rPr>
        <w:t>. Latin American cou</w:t>
      </w:r>
      <w:r>
        <w:rPr>
          <w:rFonts w:ascii="Courier New" w:eastAsiaTheme="majorEastAsia" w:hAnsi="Courier New" w:cs="Courier New"/>
          <w:iCs/>
          <w:spacing w:val="15"/>
          <w:sz w:val="24"/>
          <w:szCs w:val="24"/>
        </w:rPr>
        <w:t>n</w:t>
      </w:r>
      <w:r>
        <w:rPr>
          <w:rFonts w:ascii="Courier New" w:eastAsiaTheme="majorEastAsia" w:hAnsi="Courier New" w:cs="Courier New"/>
          <w:iCs/>
          <w:spacing w:val="15"/>
          <w:sz w:val="24"/>
          <w:szCs w:val="24"/>
        </w:rPr>
        <w:t>tries, including Brazil, are at present the region with the highest homicide rates globally.</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Pr>
          <w:rFonts w:ascii="Courier New" w:eastAsiaTheme="majorEastAsia" w:hAnsi="Courier New" w:cs="Courier New"/>
          <w:iCs/>
          <w:spacing w:val="15"/>
          <w:sz w:val="24"/>
          <w:szCs w:val="24"/>
        </w:rPr>
        <w:fldChar w:fldCharType="separate"/>
      </w:r>
      <w:r w:rsidRPr="001D05A8">
        <w:rPr>
          <w:rFonts w:ascii="Courier New" w:eastAsiaTheme="majorEastAsia" w:hAnsi="Courier New" w:cs="Courier New"/>
          <w:iCs/>
          <w:noProof/>
          <w:spacing w:val="15"/>
          <w:sz w:val="24"/>
          <w:szCs w:val="24"/>
          <w:vertAlign w:val="superscript"/>
        </w:rPr>
        <w:t>26</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We show that in Br</w:t>
      </w:r>
      <w:r>
        <w:rPr>
          <w:rFonts w:ascii="Courier New" w:eastAsiaTheme="majorEastAsia" w:hAnsi="Courier New" w:cs="Courier New"/>
          <w:iCs/>
          <w:spacing w:val="15"/>
          <w:sz w:val="24"/>
          <w:szCs w:val="24"/>
        </w:rPr>
        <w:t>a</w:t>
      </w:r>
      <w:r>
        <w:rPr>
          <w:rFonts w:ascii="Courier New" w:eastAsiaTheme="majorEastAsia" w:hAnsi="Courier New" w:cs="Courier New"/>
          <w:iCs/>
          <w:spacing w:val="15"/>
          <w:sz w:val="24"/>
          <w:szCs w:val="24"/>
        </w:rPr>
        <w:t xml:space="preserve">zil there is a need for state-specific interventions to change the factors </w:t>
      </w:r>
      <w:r w:rsidR="00C35658">
        <w:rPr>
          <w:rFonts w:ascii="Courier New" w:eastAsiaTheme="majorEastAsia" w:hAnsi="Courier New" w:cs="Courier New"/>
          <w:iCs/>
          <w:spacing w:val="15"/>
          <w:sz w:val="24"/>
          <w:szCs w:val="24"/>
        </w:rPr>
        <w:t xml:space="preserve">associated to cultural, economic and social conditions </w:t>
      </w:r>
      <w:r>
        <w:rPr>
          <w:rFonts w:ascii="Courier New" w:eastAsiaTheme="majorEastAsia" w:hAnsi="Courier New" w:cs="Courier New"/>
          <w:iCs/>
          <w:spacing w:val="15"/>
          <w:sz w:val="24"/>
          <w:szCs w:val="24"/>
        </w:rPr>
        <w:t>that contribute to violence</w:t>
      </w:r>
      <w:r w:rsidR="00C35658">
        <w:rPr>
          <w:rFonts w:ascii="Courier New" w:eastAsiaTheme="majorEastAsia" w:hAnsi="Courier New" w:cs="Courier New"/>
          <w:iCs/>
          <w:spacing w:val="15"/>
          <w:sz w:val="24"/>
          <w:szCs w:val="24"/>
        </w:rPr>
        <w:t>.</w:t>
      </w:r>
    </w:p>
    <w:p w14:paraId="33942AE8" w14:textId="77777777" w:rsidR="001D05A8" w:rsidRPr="001D05A8" w:rsidRDefault="001D05A8" w:rsidP="001D05A8">
      <w:pPr>
        <w:ind w:firstLine="720"/>
        <w:jc w:val="both"/>
        <w:rPr>
          <w:rFonts w:ascii="Courier New" w:eastAsiaTheme="majorEastAsia" w:hAnsi="Courier New" w:cs="Courier New"/>
          <w:iCs/>
          <w:spacing w:val="15"/>
          <w:sz w:val="24"/>
          <w:szCs w:val="24"/>
        </w:rPr>
      </w:pPr>
    </w:p>
    <w:p w14:paraId="09620C39" w14:textId="77777777" w:rsidR="002B35A2" w:rsidRPr="00C35658" w:rsidRDefault="00C60172" w:rsidP="002B35A2">
      <w:pPr>
        <w:pStyle w:val="Subttulo"/>
        <w:jc w:val="both"/>
        <w:rPr>
          <w:rFonts w:ascii="Courier New" w:hAnsi="Courier New" w:cs="Courier New"/>
          <w:b/>
          <w:color w:val="auto"/>
        </w:rPr>
      </w:pPr>
      <w:r w:rsidRPr="00C35658">
        <w:rPr>
          <w:rFonts w:ascii="Courier New" w:hAnsi="Courier New" w:cs="Courier New"/>
          <w:b/>
          <w:color w:val="auto"/>
        </w:rPr>
        <w:t>Conclusion</w:t>
      </w:r>
      <w:r w:rsidR="00D738D8" w:rsidRPr="00C35658">
        <w:rPr>
          <w:rFonts w:ascii="Courier New" w:hAnsi="Courier New" w:cs="Courier New"/>
          <w:b/>
          <w:color w:val="auto"/>
        </w:rPr>
        <w:t xml:space="preserve"> [200]</w:t>
      </w:r>
    </w:p>
    <w:p w14:paraId="4CF0D917" w14:textId="77777777" w:rsidR="002B35A2" w:rsidRDefault="002B35A2" w:rsidP="002B35A2">
      <w:pPr>
        <w:pStyle w:val="Subttulo"/>
        <w:jc w:val="both"/>
        <w:rPr>
          <w:rFonts w:ascii="Courier New" w:hAnsi="Courier New" w:cs="Courier New"/>
          <w:i w:val="0"/>
          <w:color w:val="auto"/>
        </w:rPr>
      </w:pPr>
    </w:p>
    <w:p w14:paraId="131F242E" w14:textId="117B9431" w:rsidR="00CB5F83" w:rsidRPr="00D04958" w:rsidRDefault="00CB5F83" w:rsidP="002B35A2">
      <w:pPr>
        <w:pStyle w:val="Subttulo"/>
        <w:jc w:val="both"/>
        <w:rPr>
          <w:rFonts w:ascii="Courier New" w:hAnsi="Courier New" w:cs="Courier New"/>
          <w:b/>
          <w:color w:val="auto"/>
        </w:rPr>
      </w:pPr>
      <w:r w:rsidRPr="00D04958">
        <w:rPr>
          <w:rFonts w:ascii="Courier New" w:hAnsi="Courier New" w:cs="Courier New"/>
          <w:b/>
          <w:color w:val="auto"/>
        </w:rPr>
        <w:t>References</w:t>
      </w:r>
    </w:p>
    <w:p w14:paraId="4C58B351" w14:textId="053DBF0F" w:rsidR="00F170B0" w:rsidRPr="00154B41" w:rsidRDefault="00F170B0" w:rsidP="00CB7551">
      <w:pPr>
        <w:rPr>
          <w:rFonts w:ascii="Courier New" w:hAnsi="Courier New" w:cs="Courier New"/>
          <w:sz w:val="24"/>
          <w:szCs w:val="24"/>
        </w:rPr>
      </w:pPr>
    </w:p>
    <w:p w14:paraId="5EA00A29" w14:textId="77777777" w:rsidR="001D05A8" w:rsidRPr="001D05A8" w:rsidRDefault="00CB5F83" w:rsidP="001D05A8">
      <w:pPr>
        <w:pStyle w:val="EndNoteBibliography"/>
        <w:ind w:left="720" w:hanging="720"/>
      </w:pPr>
      <w:r w:rsidRPr="00154B41">
        <w:rPr>
          <w:rFonts w:ascii="Courier New" w:hAnsi="Courier New" w:cs="Courier New"/>
          <w:sz w:val="24"/>
          <w:szCs w:val="24"/>
        </w:rPr>
        <w:fldChar w:fldCharType="begin"/>
      </w:r>
      <w:r w:rsidRPr="00154B41">
        <w:rPr>
          <w:rFonts w:ascii="Courier New" w:hAnsi="Courier New" w:cs="Courier New"/>
          <w:sz w:val="24"/>
          <w:szCs w:val="24"/>
        </w:rPr>
        <w:instrText xml:space="preserve"> ADDIN EN.REFLIST </w:instrText>
      </w:r>
      <w:r w:rsidRPr="00154B41">
        <w:rPr>
          <w:rFonts w:ascii="Courier New" w:hAnsi="Courier New" w:cs="Courier New"/>
          <w:sz w:val="24"/>
          <w:szCs w:val="24"/>
        </w:rPr>
        <w:fldChar w:fldCharType="separate"/>
      </w:r>
      <w:r w:rsidR="001D05A8" w:rsidRPr="001D05A8">
        <w:t xml:space="preserve">1. Palloni A, Souza L. The fragility of the future and the tug of the past: Longevity in Latin America and the Caribbean. </w:t>
      </w:r>
      <w:r w:rsidR="001D05A8" w:rsidRPr="001D05A8">
        <w:rPr>
          <w:i/>
        </w:rPr>
        <w:t>Demographic research</w:t>
      </w:r>
      <w:r w:rsidR="001D05A8" w:rsidRPr="001D05A8">
        <w:t xml:space="preserve"> 2013;29:543.</w:t>
      </w:r>
    </w:p>
    <w:p w14:paraId="00C43B05" w14:textId="77777777" w:rsidR="001D05A8" w:rsidRPr="001D05A8" w:rsidRDefault="001D05A8" w:rsidP="001D05A8">
      <w:pPr>
        <w:pStyle w:val="EndNoteBibliography"/>
        <w:ind w:left="720" w:hanging="720"/>
      </w:pPr>
      <w:r w:rsidRPr="001D05A8">
        <w:t>2. World Health Organization. The world health report 2000: health systems: improving performance: World Health Organization 2000.</w:t>
      </w:r>
    </w:p>
    <w:p w14:paraId="6DBF3CA1" w14:textId="77777777" w:rsidR="001D05A8" w:rsidRPr="001D05A8" w:rsidRDefault="001D05A8" w:rsidP="001D05A8">
      <w:pPr>
        <w:pStyle w:val="EndNoteBibliography"/>
        <w:ind w:left="720" w:hanging="720"/>
      </w:pPr>
      <w:r w:rsidRPr="00C51723">
        <w:rPr>
          <w:lang w:val="pt-BR"/>
        </w:rPr>
        <w:t xml:space="preserve">3. Canudas-Romo V, Aburto JM. </w:t>
      </w:r>
      <w:r w:rsidRPr="001D05A8">
        <w:t xml:space="preserve">Youth lost to homicides: disparities in survival in Latin America and the Caribbean. </w:t>
      </w:r>
      <w:r w:rsidRPr="001D05A8">
        <w:rPr>
          <w:i/>
        </w:rPr>
        <w:t>BMJ global health</w:t>
      </w:r>
      <w:r w:rsidRPr="001D05A8">
        <w:t xml:space="preserve"> 2019;4(2):e001275.</w:t>
      </w:r>
    </w:p>
    <w:p w14:paraId="330B7CB6" w14:textId="77777777" w:rsidR="001D05A8" w:rsidRPr="001D05A8" w:rsidRDefault="001D05A8" w:rsidP="001D05A8">
      <w:pPr>
        <w:pStyle w:val="EndNoteBibliography"/>
        <w:ind w:left="720" w:hanging="720"/>
      </w:pPr>
      <w:r w:rsidRPr="001D05A8">
        <w:t>4. World Health Organization. The world health report 2013: research for universal health coverage: World Health Organization 2014.</w:t>
      </w:r>
    </w:p>
    <w:p w14:paraId="7CA7CD6F" w14:textId="77777777" w:rsidR="001D05A8" w:rsidRPr="001D05A8" w:rsidRDefault="001D05A8" w:rsidP="001D05A8">
      <w:pPr>
        <w:pStyle w:val="EndNoteBibliography"/>
        <w:ind w:left="720" w:hanging="720"/>
      </w:pPr>
      <w:r w:rsidRPr="001D05A8">
        <w:t xml:space="preserve">5. Nations U. World population prospects: the 2017 revision. </w:t>
      </w:r>
      <w:r w:rsidRPr="001D05A8">
        <w:rPr>
          <w:i/>
        </w:rPr>
        <w:t>Population division of the department of economic and social affairs of the United Nations Secretariat, New York</w:t>
      </w:r>
      <w:r w:rsidRPr="001D05A8">
        <w:t xml:space="preserve"> 2017</w:t>
      </w:r>
    </w:p>
    <w:p w14:paraId="4B50FCD7" w14:textId="77777777" w:rsidR="001D05A8" w:rsidRPr="001D05A8" w:rsidRDefault="001D05A8" w:rsidP="001D05A8">
      <w:pPr>
        <w:pStyle w:val="EndNoteBibliography"/>
        <w:ind w:left="720" w:hanging="720"/>
      </w:pPr>
      <w:r w:rsidRPr="001D05A8">
        <w:t xml:space="preserve">6. Hone T, Rasella D, Barreto M, et al. Large reductions in amenable mortality associated with Brazil’s primary care expansion and strong health governance. </w:t>
      </w:r>
      <w:r w:rsidRPr="001D05A8">
        <w:rPr>
          <w:i/>
        </w:rPr>
        <w:t>Health Affairs</w:t>
      </w:r>
      <w:r w:rsidRPr="001D05A8">
        <w:t xml:space="preserve"> 2017;36(1):149-58.</w:t>
      </w:r>
    </w:p>
    <w:p w14:paraId="7D2FFD79" w14:textId="77777777" w:rsidR="001D05A8" w:rsidRPr="001D05A8" w:rsidRDefault="001D05A8" w:rsidP="001D05A8">
      <w:pPr>
        <w:pStyle w:val="EndNoteBibliography"/>
        <w:ind w:left="720" w:hanging="720"/>
      </w:pPr>
      <w:r w:rsidRPr="001D05A8">
        <w:t xml:space="preserve">7. Macinko J, Dourado I, Aquino R, et al. Major expansion of primary care in Brazil linked to decline in unnecessary hospitalization. </w:t>
      </w:r>
      <w:r w:rsidRPr="001D05A8">
        <w:rPr>
          <w:i/>
        </w:rPr>
        <w:t>Health Affairs</w:t>
      </w:r>
      <w:r w:rsidRPr="001D05A8">
        <w:t xml:space="preserve"> 2010;29(12):2149-60.</w:t>
      </w:r>
    </w:p>
    <w:p w14:paraId="091F689B" w14:textId="77777777" w:rsidR="001D05A8" w:rsidRPr="001D05A8" w:rsidRDefault="001D05A8" w:rsidP="001D05A8">
      <w:pPr>
        <w:pStyle w:val="EndNoteBibliography"/>
        <w:ind w:left="720" w:hanging="720"/>
      </w:pPr>
      <w:r w:rsidRPr="001D05A8">
        <w:t xml:space="preserve">8. Macinko J, de Souza MdFM, Guanais FC, et al. Going to scale with community-based primary care: an analysis of the family health program and infant mortality in Brazil, 1999–2004. </w:t>
      </w:r>
      <w:r w:rsidRPr="001D05A8">
        <w:rPr>
          <w:i/>
        </w:rPr>
        <w:t>Social science &amp; medicine</w:t>
      </w:r>
      <w:r w:rsidRPr="001D05A8">
        <w:t xml:space="preserve"> 2007;65(10):2070-80.</w:t>
      </w:r>
    </w:p>
    <w:p w14:paraId="2F783AA9" w14:textId="77777777" w:rsidR="001D05A8" w:rsidRPr="001D05A8" w:rsidRDefault="001D05A8" w:rsidP="001D05A8">
      <w:pPr>
        <w:pStyle w:val="EndNoteBibliography"/>
        <w:ind w:left="720" w:hanging="720"/>
      </w:pPr>
      <w:r w:rsidRPr="001D05A8">
        <w:t xml:space="preserve">9. Rasella D, Harhay MO, Pamponet ML, et al. Impact of primary health care on mortality from heart and cerebrovascular diseases in Brazil: a nationwide analysis of longitudinal data. </w:t>
      </w:r>
      <w:r w:rsidRPr="001D05A8">
        <w:rPr>
          <w:i/>
        </w:rPr>
        <w:t>Bmj</w:t>
      </w:r>
      <w:r w:rsidRPr="001D05A8">
        <w:t xml:space="preserve"> 2014;349:g4014.</w:t>
      </w:r>
    </w:p>
    <w:p w14:paraId="6E197227" w14:textId="77777777" w:rsidR="001D05A8" w:rsidRPr="00C51723" w:rsidRDefault="001D05A8" w:rsidP="001D05A8">
      <w:pPr>
        <w:pStyle w:val="EndNoteBibliography"/>
        <w:ind w:left="720" w:hanging="720"/>
        <w:rPr>
          <w:lang w:val="pt-BR"/>
        </w:rPr>
      </w:pPr>
      <w:r w:rsidRPr="001D05A8">
        <w:t xml:space="preserve">10. Rocha R, Soares RR. Evaluating the impact of community‐based health interventions: evidence from Brazil's Family Health Program. </w:t>
      </w:r>
      <w:r w:rsidRPr="00C51723">
        <w:rPr>
          <w:i/>
          <w:lang w:val="pt-BR"/>
        </w:rPr>
        <w:t>Health Economics</w:t>
      </w:r>
      <w:r w:rsidRPr="00C51723">
        <w:rPr>
          <w:lang w:val="pt-BR"/>
        </w:rPr>
        <w:t xml:space="preserve"> 2010;19(S1):126-58.</w:t>
      </w:r>
    </w:p>
    <w:p w14:paraId="5D29F547" w14:textId="77777777" w:rsidR="001D05A8" w:rsidRPr="00C51723" w:rsidRDefault="001D05A8" w:rsidP="001D05A8">
      <w:pPr>
        <w:pStyle w:val="EndNoteBibliography"/>
        <w:ind w:left="720" w:hanging="720"/>
        <w:rPr>
          <w:lang w:val="pt-BR"/>
        </w:rPr>
      </w:pPr>
      <w:r w:rsidRPr="00C51723">
        <w:rPr>
          <w:lang w:val="pt-BR"/>
        </w:rPr>
        <w:t xml:space="preserve">11. Medici AC. Financiamento e contenção de custos nas políticas de saúde: tendências atuais e perspectivas futuras. </w:t>
      </w:r>
      <w:r w:rsidRPr="00C51723">
        <w:rPr>
          <w:i/>
          <w:lang w:val="pt-BR"/>
        </w:rPr>
        <w:t>Planejamento e Políticas Públicas</w:t>
      </w:r>
      <w:r w:rsidRPr="00C51723">
        <w:rPr>
          <w:lang w:val="pt-BR"/>
        </w:rPr>
        <w:t xml:space="preserve"> 1990;4:83-98.</w:t>
      </w:r>
    </w:p>
    <w:p w14:paraId="5B612644" w14:textId="77777777" w:rsidR="001D05A8" w:rsidRPr="001D05A8" w:rsidRDefault="001D05A8" w:rsidP="001D05A8">
      <w:pPr>
        <w:pStyle w:val="EndNoteBibliography"/>
        <w:ind w:left="720" w:hanging="720"/>
      </w:pPr>
      <w:r w:rsidRPr="00C51723">
        <w:rPr>
          <w:lang w:val="pt-BR"/>
        </w:rPr>
        <w:t xml:space="preserve">12. Paim J, Travassos C, Almeida C, et al. </w:t>
      </w:r>
      <w:r w:rsidRPr="001D05A8">
        <w:t xml:space="preserve">The Brazilian health system: history, advances, and challenges. </w:t>
      </w:r>
      <w:r w:rsidRPr="001D05A8">
        <w:rPr>
          <w:i/>
        </w:rPr>
        <w:t>The Lancet</w:t>
      </w:r>
      <w:r w:rsidRPr="001D05A8">
        <w:t xml:space="preserve"> 2011;377(9779):1778-97.</w:t>
      </w:r>
    </w:p>
    <w:p w14:paraId="7FB952BE" w14:textId="77777777" w:rsidR="001D05A8" w:rsidRPr="001D05A8" w:rsidRDefault="001D05A8" w:rsidP="001D05A8">
      <w:pPr>
        <w:pStyle w:val="EndNoteBibliography"/>
        <w:ind w:left="720" w:hanging="720"/>
      </w:pPr>
      <w:r w:rsidRPr="001D05A8">
        <w:t xml:space="preserve">13. Guanais FC, Macinko J. The health effects of decentralizing primary care in Brazil. </w:t>
      </w:r>
      <w:r w:rsidRPr="001D05A8">
        <w:rPr>
          <w:i/>
        </w:rPr>
        <w:t>Health Affairs</w:t>
      </w:r>
      <w:r w:rsidRPr="001D05A8">
        <w:t xml:space="preserve"> 2009;28(4):1127-35.</w:t>
      </w:r>
    </w:p>
    <w:p w14:paraId="73DC92E8" w14:textId="77777777" w:rsidR="001D05A8" w:rsidRPr="001D05A8" w:rsidRDefault="001D05A8" w:rsidP="001D05A8">
      <w:pPr>
        <w:pStyle w:val="EndNoteBibliography"/>
        <w:ind w:left="720" w:hanging="720"/>
      </w:pPr>
      <w:r w:rsidRPr="001D05A8">
        <w:t xml:space="preserve">14. Victora CG, Barreto ML, do Carmo Leal M, et al. Health conditions and health-policy innovations in Brazil: the way forward. </w:t>
      </w:r>
      <w:r w:rsidRPr="001D05A8">
        <w:rPr>
          <w:i/>
        </w:rPr>
        <w:t>The Lancet</w:t>
      </w:r>
      <w:r w:rsidRPr="001D05A8">
        <w:t xml:space="preserve"> 2011;377(9782):2042-53.</w:t>
      </w:r>
    </w:p>
    <w:p w14:paraId="506D7E16" w14:textId="77777777" w:rsidR="001D05A8" w:rsidRPr="001D05A8" w:rsidRDefault="001D05A8" w:rsidP="001D05A8">
      <w:pPr>
        <w:pStyle w:val="EndNoteBibliography"/>
        <w:ind w:left="720" w:hanging="720"/>
      </w:pPr>
      <w:r w:rsidRPr="001D05A8">
        <w:lastRenderedPageBreak/>
        <w:t xml:space="preserve">15. Macinko J, Harris MJ. Brazil's family health strategy—delivering community-based primary care in a universal health system. </w:t>
      </w:r>
      <w:r w:rsidRPr="001D05A8">
        <w:rPr>
          <w:i/>
        </w:rPr>
        <w:t>New England Journal of Medicine</w:t>
      </w:r>
      <w:r w:rsidRPr="001D05A8">
        <w:t xml:space="preserve"> 2015;372(23):2177-81.</w:t>
      </w:r>
    </w:p>
    <w:p w14:paraId="21971656" w14:textId="77777777" w:rsidR="001D05A8" w:rsidRPr="001D05A8" w:rsidRDefault="001D05A8" w:rsidP="001D05A8">
      <w:pPr>
        <w:pStyle w:val="EndNoteBibliography"/>
        <w:ind w:left="720" w:hanging="720"/>
      </w:pPr>
      <w:r w:rsidRPr="001D05A8">
        <w:t xml:space="preserve">16. Briceño-León R, Villaveces A, Concha-Eastman A. Understanding the uneven distribution of the incidence of homicide in Latin America. </w:t>
      </w:r>
      <w:r w:rsidRPr="001D05A8">
        <w:rPr>
          <w:i/>
        </w:rPr>
        <w:t>International Journal of Epidemiology</w:t>
      </w:r>
      <w:r w:rsidRPr="001D05A8">
        <w:t xml:space="preserve"> 2008;37(4):751-57.</w:t>
      </w:r>
    </w:p>
    <w:p w14:paraId="7C43A367" w14:textId="77777777" w:rsidR="001D05A8" w:rsidRPr="00C51723" w:rsidRDefault="001D05A8" w:rsidP="001D05A8">
      <w:pPr>
        <w:pStyle w:val="EndNoteBibliography"/>
        <w:ind w:left="720" w:hanging="720"/>
        <w:rPr>
          <w:lang w:val="pt-BR"/>
        </w:rPr>
      </w:pPr>
      <w:r w:rsidRPr="001D05A8">
        <w:t xml:space="preserve">17. Reichenheim ME, De Souza ER, Moraes CL, et al. Violence and injuries in Brazil: the effect, progress made, and challenges ahead. </w:t>
      </w:r>
      <w:r w:rsidRPr="00C51723">
        <w:rPr>
          <w:i/>
          <w:lang w:val="pt-BR"/>
        </w:rPr>
        <w:t>The Lancet</w:t>
      </w:r>
      <w:r w:rsidRPr="00C51723">
        <w:rPr>
          <w:lang w:val="pt-BR"/>
        </w:rPr>
        <w:t xml:space="preserve"> 2011;377(9781):1962-75.</w:t>
      </w:r>
    </w:p>
    <w:p w14:paraId="352DC7C8" w14:textId="77777777" w:rsidR="001D05A8" w:rsidRPr="001D05A8" w:rsidRDefault="001D05A8" w:rsidP="001D05A8">
      <w:pPr>
        <w:pStyle w:val="EndNoteBibliography"/>
        <w:ind w:left="720" w:hanging="720"/>
      </w:pPr>
      <w:r w:rsidRPr="00C51723">
        <w:rPr>
          <w:lang w:val="pt-BR"/>
        </w:rPr>
        <w:t xml:space="preserve">18. Malta DC, Minayo MCdS, Soares Filho AM, et al. Mortalidade e anos de vida perdidos por violências interpessoais e autoprovocadas no Brasil e Estados: análise das estimativas do Estudo Carga Global de Doença, 1990 e 2015. </w:t>
      </w:r>
      <w:r w:rsidRPr="001D05A8">
        <w:rPr>
          <w:i/>
        </w:rPr>
        <w:t>Revista Brasileira de Epidemiologia</w:t>
      </w:r>
      <w:r w:rsidRPr="001D05A8">
        <w:t xml:space="preserve"> 2017;20:142-56.</w:t>
      </w:r>
    </w:p>
    <w:p w14:paraId="5683532D" w14:textId="77777777" w:rsidR="001D05A8" w:rsidRPr="001D05A8" w:rsidRDefault="001D05A8" w:rsidP="001D05A8">
      <w:pPr>
        <w:pStyle w:val="EndNoteBibliography"/>
        <w:ind w:left="720" w:hanging="720"/>
      </w:pPr>
      <w:r w:rsidRPr="001D05A8">
        <w:t xml:space="preserve">19. Messias E. Income inequality, illiteracy rate, and life expectancy in Brazil. </w:t>
      </w:r>
      <w:r w:rsidRPr="001D05A8">
        <w:rPr>
          <w:i/>
        </w:rPr>
        <w:t>American Journal of Public Health</w:t>
      </w:r>
      <w:r w:rsidRPr="001D05A8">
        <w:t xml:space="preserve"> 2003;93(8):1294-96.</w:t>
      </w:r>
    </w:p>
    <w:p w14:paraId="6CE5D860" w14:textId="77777777" w:rsidR="001D05A8" w:rsidRPr="001D05A8" w:rsidRDefault="001D05A8" w:rsidP="001D05A8">
      <w:pPr>
        <w:pStyle w:val="EndNoteBibliography"/>
        <w:ind w:left="720" w:hanging="720"/>
      </w:pPr>
      <w:r w:rsidRPr="001D05A8">
        <w:t xml:space="preserve">20. Borges GM. Health transition in Brazil: regional variations and divergence/convergence in mortality. </w:t>
      </w:r>
      <w:r w:rsidRPr="001D05A8">
        <w:rPr>
          <w:i/>
        </w:rPr>
        <w:t>Cadernos de saude publica</w:t>
      </w:r>
      <w:r w:rsidRPr="001D05A8">
        <w:t xml:space="preserve"> 2017;33(8)</w:t>
      </w:r>
    </w:p>
    <w:p w14:paraId="5ADD5FE1" w14:textId="77777777" w:rsidR="001D05A8" w:rsidRPr="00C51723" w:rsidRDefault="001D05A8" w:rsidP="001D05A8">
      <w:pPr>
        <w:pStyle w:val="EndNoteBibliography"/>
        <w:ind w:left="720" w:hanging="720"/>
        <w:rPr>
          <w:lang w:val="pt-BR"/>
        </w:rPr>
      </w:pPr>
      <w:r w:rsidRPr="001D05A8">
        <w:t xml:space="preserve">21. Gamlin J. Violence and homicide in Mexico: a global health issue. </w:t>
      </w:r>
      <w:r w:rsidRPr="00C51723">
        <w:rPr>
          <w:i/>
          <w:lang w:val="pt-BR"/>
        </w:rPr>
        <w:t>The Lancet</w:t>
      </w:r>
      <w:r w:rsidRPr="00C51723">
        <w:rPr>
          <w:lang w:val="pt-BR"/>
        </w:rPr>
        <w:t xml:space="preserve"> 2015;385(9968):605-06.</w:t>
      </w:r>
    </w:p>
    <w:p w14:paraId="194669F6" w14:textId="77777777" w:rsidR="001D05A8" w:rsidRPr="001D05A8" w:rsidRDefault="001D05A8" w:rsidP="001D05A8">
      <w:pPr>
        <w:pStyle w:val="EndNoteBibliography"/>
        <w:ind w:left="720" w:hanging="720"/>
      </w:pPr>
      <w:r w:rsidRPr="00C51723">
        <w:rPr>
          <w:lang w:val="pt-BR"/>
        </w:rPr>
        <w:t xml:space="preserve">22. Aburto JM, Beltrán-Sánchez H, García-Guerrero VM, et al. </w:t>
      </w:r>
      <w:r w:rsidRPr="001D05A8">
        <w:t xml:space="preserve">Homicides in Mexico reversed life expectancy gains for men and slowed them for women, 2000–10. </w:t>
      </w:r>
      <w:r w:rsidRPr="001D05A8">
        <w:rPr>
          <w:i/>
        </w:rPr>
        <w:t>Health Affairs</w:t>
      </w:r>
      <w:r w:rsidRPr="001D05A8">
        <w:t xml:space="preserve"> 2016;35(1):88-95.</w:t>
      </w:r>
    </w:p>
    <w:p w14:paraId="5EBBCA3E" w14:textId="77777777" w:rsidR="001D05A8" w:rsidRPr="001D05A8" w:rsidRDefault="001D05A8" w:rsidP="001D05A8">
      <w:pPr>
        <w:pStyle w:val="EndNoteBibliography"/>
        <w:ind w:left="720" w:hanging="720"/>
      </w:pPr>
      <w:r w:rsidRPr="001D05A8">
        <w:t xml:space="preserve">23. Canudas-Romo V, García-Guerrero VM, Echarri-Cánovas CJ. The stagnation of the Mexican male life expectancy in the first decade of the 21st century: the impact of homicides and diabetes mellitus. </w:t>
      </w:r>
      <w:r w:rsidRPr="001D05A8">
        <w:rPr>
          <w:i/>
        </w:rPr>
        <w:t>J Epidemiol Community Health</w:t>
      </w:r>
      <w:r w:rsidRPr="001D05A8">
        <w:t xml:space="preserve"> 2015;69(1):28-34.</w:t>
      </w:r>
    </w:p>
    <w:p w14:paraId="611501AD" w14:textId="77777777" w:rsidR="001D05A8" w:rsidRPr="001D05A8" w:rsidRDefault="001D05A8" w:rsidP="001D05A8">
      <w:pPr>
        <w:pStyle w:val="EndNoteBibliography"/>
        <w:ind w:left="720" w:hanging="720"/>
      </w:pPr>
      <w:r w:rsidRPr="001D05A8">
        <w:t xml:space="preserve">24. García J, Aburto JM. The impact of violence on Venezuelan life expectancy and lifespan inequality. </w:t>
      </w:r>
      <w:r w:rsidRPr="001D05A8">
        <w:rPr>
          <w:i/>
        </w:rPr>
        <w:t>International journal of epidemiology</w:t>
      </w:r>
      <w:r w:rsidRPr="001D05A8">
        <w:t xml:space="preserve"> 2019</w:t>
      </w:r>
    </w:p>
    <w:p w14:paraId="35D5D1D9" w14:textId="77777777" w:rsidR="001D05A8" w:rsidRPr="001D05A8" w:rsidRDefault="001D05A8" w:rsidP="001D05A8">
      <w:pPr>
        <w:pStyle w:val="EndNoteBibliography"/>
        <w:ind w:left="720" w:hanging="720"/>
      </w:pPr>
      <w:r w:rsidRPr="001D05A8">
        <w:t xml:space="preserve">25. Murray J, de Castro Cerqueira DR, Kahn T. Crime and violence in Brazil: Systematic review of time trends, prevalence rates and risk factors. </w:t>
      </w:r>
      <w:r w:rsidRPr="001D05A8">
        <w:rPr>
          <w:i/>
        </w:rPr>
        <w:t>Aggression and Violent Behavior</w:t>
      </w:r>
      <w:r w:rsidRPr="001D05A8">
        <w:t xml:space="preserve"> 2013;18(5):471-83.</w:t>
      </w:r>
    </w:p>
    <w:p w14:paraId="793C261B" w14:textId="77777777" w:rsidR="001D05A8" w:rsidRPr="001D05A8" w:rsidRDefault="001D05A8" w:rsidP="001D05A8">
      <w:pPr>
        <w:pStyle w:val="EndNoteBibliography"/>
        <w:ind w:left="720" w:hanging="720"/>
      </w:pPr>
      <w:r w:rsidRPr="001D05A8">
        <w:t>26. United Nations Office on Drugs and Crime. Global study on homicide 2013: trends, contexts, data: UNODC 2013.</w:t>
      </w:r>
    </w:p>
    <w:p w14:paraId="6B094E5A" w14:textId="164F990D" w:rsidR="001D05A8" w:rsidRPr="001D05A8" w:rsidRDefault="001D05A8" w:rsidP="001D05A8">
      <w:pPr>
        <w:pStyle w:val="EndNoteBibliography"/>
        <w:ind w:left="720" w:hanging="720"/>
      </w:pPr>
      <w:r w:rsidRPr="001D05A8">
        <w:t xml:space="preserve">27. Ministry of Health in Brazil. System of Mortality Information </w:t>
      </w:r>
      <w:r w:rsidR="00C51723">
        <w:fldChar w:fldCharType="begin"/>
      </w:r>
      <w:ins w:id="36" w:author="JÚLIA" w:date="2019-10-19T01:37:00Z">
        <w:r w:rsidR="00B7516E">
          <w:instrText>HYPERLINK "C:\\Users\\JÚLIA\\Downloads\\www.datasus.gov.br2017"</w:instrText>
        </w:r>
      </w:ins>
      <w:del w:id="37" w:author="JÚLIA" w:date="2019-10-19T01:37:00Z">
        <w:r w:rsidR="00C51723" w:rsidDel="00B7516E">
          <w:delInstrText xml:space="preserve"> HYPERLINK "www.datasus.gov.br2017" </w:delInstrText>
        </w:r>
      </w:del>
      <w:r w:rsidR="00C51723">
        <w:fldChar w:fldCharType="separate"/>
      </w:r>
      <w:r w:rsidRPr="001D05A8">
        <w:rPr>
          <w:rStyle w:val="Hyperlink"/>
        </w:rPr>
        <w:t>www.datasus.gov.br2017</w:t>
      </w:r>
      <w:r w:rsidR="00C51723">
        <w:rPr>
          <w:rStyle w:val="Hyperlink"/>
        </w:rPr>
        <w:fldChar w:fldCharType="end"/>
      </w:r>
      <w:r w:rsidRPr="001D05A8">
        <w:t xml:space="preserve"> [</w:t>
      </w:r>
    </w:p>
    <w:p w14:paraId="4A67EEDF" w14:textId="77777777" w:rsidR="001D05A8" w:rsidRPr="001D05A8" w:rsidRDefault="001D05A8" w:rsidP="001D05A8">
      <w:pPr>
        <w:pStyle w:val="EndNoteBibliography"/>
        <w:ind w:left="720" w:hanging="720"/>
      </w:pPr>
      <w:r w:rsidRPr="001D05A8">
        <w:t xml:space="preserve">28. Queiroz BL, Freire FHMdA, Gonzaga MR, et al. Completeness of death-count coverage and adult mortality (45q15) for Brazilian states from 1980 to 2010. </w:t>
      </w:r>
      <w:r w:rsidRPr="001D05A8">
        <w:rPr>
          <w:i/>
        </w:rPr>
        <w:t>Revista Brasileira de Epidemiologia</w:t>
      </w:r>
      <w:r w:rsidRPr="001D05A8">
        <w:t xml:space="preserve"> 2017;20:21-33.</w:t>
      </w:r>
    </w:p>
    <w:p w14:paraId="7F38672B" w14:textId="717C689E" w:rsidR="001D05A8" w:rsidRPr="001D05A8" w:rsidRDefault="001D05A8" w:rsidP="001D05A8">
      <w:pPr>
        <w:pStyle w:val="EndNoteBibliography"/>
        <w:ind w:left="720" w:hanging="720"/>
      </w:pPr>
      <w:r w:rsidRPr="001D05A8">
        <w:t xml:space="preserve">29. Brazilian National Statistics Office. Population Projections. </w:t>
      </w:r>
      <w:hyperlink r:id="rId19" w:history="1">
        <w:r w:rsidRPr="001D05A8">
          <w:rPr>
            <w:rStyle w:val="Hyperlink"/>
          </w:rPr>
          <w:t>https://www.ibge.gov.br/estatisticas-novoportal/sociais/populacao/9103-estimativas-de-populacao.html2017</w:t>
        </w:r>
      </w:hyperlink>
      <w:r w:rsidRPr="001D05A8">
        <w:t>.</w:t>
      </w:r>
    </w:p>
    <w:p w14:paraId="35EBAA17" w14:textId="77777777" w:rsidR="001D05A8" w:rsidRPr="001D05A8" w:rsidRDefault="001D05A8" w:rsidP="001D05A8">
      <w:pPr>
        <w:pStyle w:val="EndNoteBibliography"/>
        <w:ind w:left="720" w:hanging="720"/>
      </w:pPr>
      <w:r w:rsidRPr="001D05A8">
        <w:t xml:space="preserve">30. Nolte E, McKee CM. Measuring the health of nations: updating an earlier analysis. </w:t>
      </w:r>
      <w:r w:rsidRPr="001D05A8">
        <w:rPr>
          <w:i/>
        </w:rPr>
        <w:t>Health affairs</w:t>
      </w:r>
      <w:r w:rsidRPr="001D05A8">
        <w:t xml:space="preserve"> 2008;27(1):58-71.</w:t>
      </w:r>
    </w:p>
    <w:p w14:paraId="02E99051" w14:textId="77777777" w:rsidR="001D05A8" w:rsidRPr="001D05A8" w:rsidRDefault="001D05A8" w:rsidP="001D05A8">
      <w:pPr>
        <w:pStyle w:val="EndNoteBibliography"/>
        <w:ind w:left="720" w:hanging="720"/>
      </w:pPr>
      <w:r w:rsidRPr="001D05A8">
        <w:t>31. Nolte E, McKee M. Does health care save lives? Avoidable mortality revisited: The Nuffield Trust 2004.</w:t>
      </w:r>
    </w:p>
    <w:p w14:paraId="05AAF5A3" w14:textId="77777777" w:rsidR="001D05A8" w:rsidRPr="001D05A8" w:rsidRDefault="001D05A8" w:rsidP="001D05A8">
      <w:pPr>
        <w:pStyle w:val="EndNoteBibliography"/>
        <w:ind w:left="720" w:hanging="720"/>
      </w:pPr>
      <w:r w:rsidRPr="001D05A8">
        <w:t>32. Beltrán-Sánchez H. Avoidable mortality. International handbook of adult mortality: Springer 2011:491-508.</w:t>
      </w:r>
    </w:p>
    <w:p w14:paraId="43FE3CFC" w14:textId="77777777" w:rsidR="001D05A8" w:rsidRPr="001D05A8" w:rsidRDefault="001D05A8" w:rsidP="001D05A8">
      <w:pPr>
        <w:pStyle w:val="EndNoteBibliography"/>
        <w:ind w:left="720" w:hanging="720"/>
      </w:pPr>
      <w:r w:rsidRPr="001D05A8">
        <w:t xml:space="preserve">33. Elo IT, Beltrán-Sánchez H, Macinko J. The contribution of health care and other interventions to black–white disparities in life expectancy, 1980–2007. </w:t>
      </w:r>
      <w:r w:rsidRPr="001D05A8">
        <w:rPr>
          <w:i/>
        </w:rPr>
        <w:t>Population research and policy review</w:t>
      </w:r>
      <w:r w:rsidRPr="001D05A8">
        <w:t xml:space="preserve"> 2014;33(1):97-126.</w:t>
      </w:r>
    </w:p>
    <w:p w14:paraId="3B93AD0C" w14:textId="77777777" w:rsidR="001D05A8" w:rsidRPr="00C51723" w:rsidRDefault="001D05A8" w:rsidP="001D05A8">
      <w:pPr>
        <w:pStyle w:val="EndNoteBibliography"/>
        <w:ind w:left="720" w:hanging="720"/>
        <w:rPr>
          <w:lang w:val="pt-BR"/>
        </w:rPr>
      </w:pPr>
      <w:r w:rsidRPr="001D05A8">
        <w:t xml:space="preserve">34. Malta DC, Sardinha L, Moura Ld, et al. </w:t>
      </w:r>
      <w:r w:rsidRPr="00C51723">
        <w:rPr>
          <w:lang w:val="pt-BR"/>
        </w:rPr>
        <w:t xml:space="preserve">Atualização da lista de causas de mortes evitáveis por intervenções do Sistema Único de Saúde do Brasil. </w:t>
      </w:r>
      <w:r w:rsidRPr="00C51723">
        <w:rPr>
          <w:i/>
          <w:lang w:val="pt-BR"/>
        </w:rPr>
        <w:t>Epidemiologia e Serviços de Saúde</w:t>
      </w:r>
      <w:r w:rsidRPr="00C51723">
        <w:rPr>
          <w:lang w:val="pt-BR"/>
        </w:rPr>
        <w:t xml:space="preserve"> 2010;19(2):173-76.</w:t>
      </w:r>
    </w:p>
    <w:p w14:paraId="7C2F7F46" w14:textId="77777777" w:rsidR="001D05A8" w:rsidRPr="00C51723" w:rsidRDefault="001D05A8" w:rsidP="001D05A8">
      <w:pPr>
        <w:pStyle w:val="EndNoteBibliography"/>
        <w:ind w:left="720" w:hanging="720"/>
        <w:rPr>
          <w:lang w:val="pt-BR"/>
        </w:rPr>
      </w:pPr>
      <w:r w:rsidRPr="00C51723">
        <w:rPr>
          <w:lang w:val="pt-BR"/>
        </w:rPr>
        <w:t>35. Appendix. Supplemental material for the paper on homicide and life expectancy in Brazil.2019.</w:t>
      </w:r>
    </w:p>
    <w:p w14:paraId="3D49E1BC" w14:textId="77777777" w:rsidR="001D05A8" w:rsidRPr="001D05A8" w:rsidRDefault="001D05A8" w:rsidP="001D05A8">
      <w:pPr>
        <w:pStyle w:val="EndNoteBibliography"/>
        <w:ind w:left="720" w:hanging="720"/>
      </w:pPr>
      <w:r w:rsidRPr="00C51723">
        <w:rPr>
          <w:lang w:val="pt-BR"/>
        </w:rPr>
        <w:t xml:space="preserve">36. de Almeida-Pititto B, Dias ML, de Moraes ACF, et al. </w:t>
      </w:r>
      <w:r w:rsidRPr="001D05A8">
        <w:t xml:space="preserve">Type 2 diabetes in Brazil: epidemiology and management. </w:t>
      </w:r>
      <w:r w:rsidRPr="001D05A8">
        <w:rPr>
          <w:i/>
        </w:rPr>
        <w:t>Diabetes, metabolic syndrome and obesity: targets and therapy</w:t>
      </w:r>
      <w:r w:rsidRPr="001D05A8">
        <w:t xml:space="preserve"> 2015;8:17.</w:t>
      </w:r>
    </w:p>
    <w:p w14:paraId="17133D60" w14:textId="77777777" w:rsidR="001D05A8" w:rsidRPr="001D05A8" w:rsidRDefault="001D05A8" w:rsidP="001D05A8">
      <w:pPr>
        <w:pStyle w:val="EndNoteBibliography"/>
        <w:ind w:left="720" w:hanging="720"/>
      </w:pPr>
      <w:r w:rsidRPr="001D05A8">
        <w:lastRenderedPageBreak/>
        <w:t xml:space="preserve">37. Botega NJ, Garcia LdSL. Brazil: the need for violence (including suicide) prevention. </w:t>
      </w:r>
      <w:r w:rsidRPr="001D05A8">
        <w:rPr>
          <w:i/>
        </w:rPr>
        <w:t>World psychiatry</w:t>
      </w:r>
      <w:r w:rsidRPr="001D05A8">
        <w:t xml:space="preserve"> 2004;3(3):157.</w:t>
      </w:r>
    </w:p>
    <w:p w14:paraId="71FCAE8A" w14:textId="77777777" w:rsidR="001D05A8" w:rsidRPr="001D05A8" w:rsidRDefault="001D05A8" w:rsidP="001D05A8">
      <w:pPr>
        <w:pStyle w:val="EndNoteBibliography"/>
        <w:ind w:left="720" w:hanging="720"/>
      </w:pPr>
      <w:r w:rsidRPr="001D05A8">
        <w:t xml:space="preserve">38. Rosenberg HM. Cause of death as a contemporary problem. </w:t>
      </w:r>
      <w:r w:rsidRPr="001D05A8">
        <w:rPr>
          <w:i/>
        </w:rPr>
        <w:t>Journal of the history of medicine and allied sciences</w:t>
      </w:r>
      <w:r w:rsidRPr="001D05A8">
        <w:t xml:space="preserve"> 1999;54(2):133-53.</w:t>
      </w:r>
    </w:p>
    <w:p w14:paraId="53B6EC68" w14:textId="77777777" w:rsidR="001D05A8" w:rsidRPr="001D05A8" w:rsidRDefault="001D05A8" w:rsidP="001D05A8">
      <w:pPr>
        <w:pStyle w:val="EndNoteBibliography"/>
        <w:ind w:left="720" w:hanging="720"/>
      </w:pPr>
      <w:r w:rsidRPr="001D05A8">
        <w:t xml:space="preserve">39. Guralnick L. Some problems in the use of multiple causes of death. </w:t>
      </w:r>
      <w:r w:rsidRPr="001D05A8">
        <w:rPr>
          <w:i/>
        </w:rPr>
        <w:t>Journal of Chronic Diseases</w:t>
      </w:r>
      <w:r w:rsidRPr="001D05A8">
        <w:t xml:space="preserve"> 1966;19(9):979-90.</w:t>
      </w:r>
    </w:p>
    <w:p w14:paraId="01769BF3" w14:textId="77777777" w:rsidR="001D05A8" w:rsidRPr="001D05A8" w:rsidRDefault="001D05A8" w:rsidP="001D05A8">
      <w:pPr>
        <w:pStyle w:val="EndNoteBibliography"/>
        <w:ind w:left="720" w:hanging="720"/>
      </w:pPr>
      <w:r w:rsidRPr="001D05A8">
        <w:t>40. Preston S, Heuveline P, Guillot M. Demography: measuring and modeling population processes. 2000</w:t>
      </w:r>
    </w:p>
    <w:p w14:paraId="22ACF07A" w14:textId="77777777" w:rsidR="001D05A8" w:rsidRPr="00C51723" w:rsidRDefault="001D05A8" w:rsidP="001D05A8">
      <w:pPr>
        <w:pStyle w:val="EndNoteBibliography"/>
        <w:ind w:left="720" w:hanging="720"/>
        <w:rPr>
          <w:lang w:val="pt-BR"/>
        </w:rPr>
      </w:pPr>
      <w:r w:rsidRPr="001D05A8">
        <w:t xml:space="preserve">41. Horiuchi S, Wilmoth JR, Pletcher SD. A decomposition method based on a model of continuous change. </w:t>
      </w:r>
      <w:r w:rsidRPr="00C51723">
        <w:rPr>
          <w:i/>
          <w:lang w:val="pt-BR"/>
        </w:rPr>
        <w:t>Demography</w:t>
      </w:r>
      <w:r w:rsidRPr="00C51723">
        <w:rPr>
          <w:lang w:val="pt-BR"/>
        </w:rPr>
        <w:t xml:space="preserve"> 2008;45(4):785-801.</w:t>
      </w:r>
    </w:p>
    <w:p w14:paraId="5AF99B1A" w14:textId="77777777" w:rsidR="001D05A8" w:rsidRPr="00C51723" w:rsidRDefault="001D05A8" w:rsidP="001D05A8">
      <w:pPr>
        <w:pStyle w:val="EndNoteBibliography"/>
        <w:ind w:left="720" w:hanging="720"/>
        <w:rPr>
          <w:lang w:val="pt-BR"/>
        </w:rPr>
      </w:pPr>
      <w:r w:rsidRPr="00C51723">
        <w:rPr>
          <w:lang w:val="pt-BR"/>
        </w:rPr>
        <w:t>42. OPS. Situacion de salud en las Americas: indicadores basicos 2000: OPS (Organizacion Panamericana de la Salud) 2000.</w:t>
      </w:r>
    </w:p>
    <w:p w14:paraId="499739AC" w14:textId="72035BA7" w:rsidR="001D05A8" w:rsidRPr="001D05A8" w:rsidRDefault="001D05A8" w:rsidP="001D05A8">
      <w:pPr>
        <w:pStyle w:val="EndNoteBibliography"/>
        <w:ind w:left="720" w:hanging="720"/>
      </w:pPr>
      <w:r w:rsidRPr="001D05A8">
        <w:t xml:space="preserve">43. Institute for Health Metrics and Evaluation. GBD Foresight: IHME; 2019 [Available from: </w:t>
      </w:r>
      <w:hyperlink r:id="rId20" w:history="1">
        <w:r w:rsidRPr="001D05A8">
          <w:rPr>
            <w:rStyle w:val="Hyperlink"/>
          </w:rPr>
          <w:t>https://vizhub.healthdata.org/gbd-foresight/</w:t>
        </w:r>
      </w:hyperlink>
      <w:r w:rsidRPr="001D05A8">
        <w:t>.</w:t>
      </w:r>
    </w:p>
    <w:p w14:paraId="58C5E261" w14:textId="77777777" w:rsidR="001D05A8" w:rsidRPr="00C51723" w:rsidRDefault="001D05A8" w:rsidP="001D05A8">
      <w:pPr>
        <w:pStyle w:val="EndNoteBibliography"/>
        <w:ind w:left="720" w:hanging="720"/>
        <w:rPr>
          <w:lang w:val="pt-BR"/>
        </w:rPr>
      </w:pPr>
      <w:r w:rsidRPr="00C51723">
        <w:rPr>
          <w:lang w:val="pt-BR"/>
        </w:rPr>
        <w:t xml:space="preserve">44. Marinho F, de Azeredo Passos VM, Malta DC, et al. </w:t>
      </w:r>
      <w:r w:rsidRPr="001D05A8">
        <w:t xml:space="preserve">Burden of disease in Brazil, 1990–2016: a systematic subnational analysis for the Global Burden of Disease Study 2016. </w:t>
      </w:r>
      <w:r w:rsidRPr="00C51723">
        <w:rPr>
          <w:i/>
          <w:lang w:val="pt-BR"/>
        </w:rPr>
        <w:t>The Lancet</w:t>
      </w:r>
      <w:r w:rsidRPr="00C51723">
        <w:rPr>
          <w:lang w:val="pt-BR"/>
        </w:rPr>
        <w:t xml:space="preserve"> 2018;392(10149):760-75.</w:t>
      </w:r>
    </w:p>
    <w:p w14:paraId="7A0D4A3E" w14:textId="590B86FB" w:rsidR="001D05A8" w:rsidRPr="001D05A8" w:rsidRDefault="001D05A8" w:rsidP="001D05A8">
      <w:pPr>
        <w:pStyle w:val="EndNoteBibliography"/>
        <w:ind w:left="720" w:hanging="720"/>
      </w:pPr>
      <w:r w:rsidRPr="00C51723">
        <w:rPr>
          <w:lang w:val="pt-BR"/>
        </w:rPr>
        <w:t xml:space="preserve">45. Consejo Ciudadano para la Segfuridad Pública y la Justicia Penal. </w:t>
      </w:r>
      <w:r w:rsidRPr="001D05A8">
        <w:t xml:space="preserve">Las 50 ciduades más violentas del mundo 2018 [The 50 most dangerous cities in the worl 2018]: Seguridad, Justicia y Paz; 2019 [Available from: </w:t>
      </w:r>
      <w:hyperlink r:id="rId21" w:history="1">
        <w:r w:rsidRPr="001D05A8">
          <w:rPr>
            <w:rStyle w:val="Hyperlink"/>
          </w:rPr>
          <w:t>http://www.seguridadjusticiaypaz.org.mx/seguridad/1567-estudio-las-50-ciudades-mas-violentas-del-mundo-2018</w:t>
        </w:r>
      </w:hyperlink>
      <w:r w:rsidRPr="001D05A8">
        <w:t>.</w:t>
      </w:r>
    </w:p>
    <w:p w14:paraId="1AA95F2D" w14:textId="77777777" w:rsidR="001D05A8" w:rsidRPr="001D05A8" w:rsidRDefault="001D05A8" w:rsidP="001D05A8">
      <w:pPr>
        <w:pStyle w:val="EndNoteBibliography"/>
        <w:ind w:left="720" w:hanging="720"/>
      </w:pPr>
      <w:r w:rsidRPr="001D05A8">
        <w:t xml:space="preserve">46. Aburto JM, Beltrán-Sánchez H. Upsurge of homicides and its impact on life expectancy and life span inequality in Mexico, 2005–2015. </w:t>
      </w:r>
      <w:r w:rsidRPr="001D05A8">
        <w:rPr>
          <w:i/>
        </w:rPr>
        <w:t>American journal of public health</w:t>
      </w:r>
      <w:r w:rsidRPr="001D05A8">
        <w:t xml:space="preserve"> 2019;109(3):483-89.</w:t>
      </w:r>
    </w:p>
    <w:p w14:paraId="3C6AB3FB" w14:textId="77777777" w:rsidR="001D05A8" w:rsidRPr="001D05A8" w:rsidRDefault="001D05A8" w:rsidP="001D05A8">
      <w:pPr>
        <w:pStyle w:val="EndNoteBibliography"/>
        <w:ind w:left="720" w:hanging="720"/>
      </w:pPr>
      <w:r w:rsidRPr="001D05A8">
        <w:t xml:space="preserve">47. Canudas-Romo V, Aburto JM, García-Guerrero VM, et al. Mexico's epidemic of violence and its public health significance on average length of life. </w:t>
      </w:r>
      <w:r w:rsidRPr="001D05A8">
        <w:rPr>
          <w:i/>
        </w:rPr>
        <w:t>J Epidemiol Community Health</w:t>
      </w:r>
      <w:r w:rsidRPr="001D05A8">
        <w:t xml:space="preserve"> 2017;71(2):188-93.</w:t>
      </w:r>
    </w:p>
    <w:p w14:paraId="3E8FCB9E" w14:textId="77777777" w:rsidR="001D05A8" w:rsidRPr="001D05A8" w:rsidRDefault="001D05A8" w:rsidP="001D05A8">
      <w:pPr>
        <w:pStyle w:val="EndNoteBibliography"/>
        <w:ind w:left="720" w:hanging="720"/>
      </w:pPr>
      <w:r w:rsidRPr="001D05A8">
        <w:t xml:space="preserve">48. de Fatima Marinho de Souza M, Macinko J, Alencar AP, et al. Reductions in firearm-related mortality and hospitalizations in Brazil after gun control. </w:t>
      </w:r>
      <w:r w:rsidRPr="001D05A8">
        <w:rPr>
          <w:i/>
        </w:rPr>
        <w:t>Health Affairs</w:t>
      </w:r>
      <w:r w:rsidRPr="001D05A8">
        <w:t xml:space="preserve"> 2007;26(2):575-84.</w:t>
      </w:r>
    </w:p>
    <w:p w14:paraId="210DAA15" w14:textId="77777777" w:rsidR="00C51723" w:rsidRDefault="00CB5F83" w:rsidP="00CB7551">
      <w:pPr>
        <w:ind w:firstLine="720"/>
        <w:jc w:val="both"/>
        <w:rPr>
          <w:ins w:id="38" w:author="JÚLIA" w:date="2019-10-19T01:13:00Z"/>
          <w:rFonts w:ascii="Courier New" w:hAnsi="Courier New" w:cs="Courier New"/>
          <w:sz w:val="24"/>
          <w:szCs w:val="24"/>
        </w:rPr>
      </w:pPr>
      <w:r w:rsidRPr="00154B41">
        <w:rPr>
          <w:rFonts w:ascii="Courier New" w:hAnsi="Courier New" w:cs="Courier New"/>
          <w:sz w:val="24"/>
          <w:szCs w:val="24"/>
        </w:rPr>
        <w:fldChar w:fldCharType="end"/>
      </w:r>
    </w:p>
    <w:p w14:paraId="2C1117CA" w14:textId="77777777" w:rsidR="00C51723" w:rsidRDefault="00C51723" w:rsidP="00CB7551">
      <w:pPr>
        <w:ind w:firstLine="720"/>
        <w:jc w:val="both"/>
        <w:rPr>
          <w:ins w:id="39" w:author="JÚLIA" w:date="2019-10-19T01:13:00Z"/>
          <w:rFonts w:ascii="Courier New" w:hAnsi="Courier New" w:cs="Courier New"/>
          <w:sz w:val="24"/>
          <w:szCs w:val="24"/>
        </w:rPr>
      </w:pPr>
    </w:p>
    <w:p w14:paraId="4917184F" w14:textId="77777777" w:rsidR="00C51723" w:rsidRDefault="00C51723" w:rsidP="00C51723">
      <w:pPr>
        <w:spacing w:line="480" w:lineRule="auto"/>
        <w:ind w:firstLine="720"/>
        <w:jc w:val="both"/>
        <w:rPr>
          <w:ins w:id="40" w:author="JÚLIA" w:date="2019-10-19T01:14:00Z"/>
          <w:rFonts w:cstheme="minorHAnsi"/>
          <w:sz w:val="24"/>
          <w:szCs w:val="24"/>
        </w:rPr>
      </w:pPr>
      <w:ins w:id="41" w:author="JÚLIA" w:date="2019-10-19T01:14:00Z">
        <w:r>
          <w:rPr>
            <w:rFonts w:cstheme="minorHAnsi"/>
            <w:sz w:val="24"/>
            <w:szCs w:val="24"/>
          </w:rPr>
          <w:t>Appendix Table 1</w:t>
        </w:r>
      </w:ins>
    </w:p>
    <w:tbl>
      <w:tblPr>
        <w:tblW w:w="11233" w:type="dxa"/>
        <w:tblInd w:w="55" w:type="dxa"/>
        <w:tblCellMar>
          <w:left w:w="70" w:type="dxa"/>
          <w:right w:w="70" w:type="dxa"/>
        </w:tblCellMar>
        <w:tblLook w:val="04A0" w:firstRow="1" w:lastRow="0" w:firstColumn="1" w:lastColumn="0" w:noHBand="0" w:noVBand="1"/>
      </w:tblPr>
      <w:tblGrid>
        <w:gridCol w:w="4440"/>
        <w:gridCol w:w="1013"/>
        <w:gridCol w:w="5780"/>
      </w:tblGrid>
      <w:tr w:rsidR="00C51723" w:rsidRPr="003C45BB" w14:paraId="13E88E43" w14:textId="77777777" w:rsidTr="00C51723">
        <w:trPr>
          <w:trHeight w:val="288"/>
          <w:ins w:id="42" w:author="JÚLIA" w:date="2019-10-19T01:14:00Z"/>
        </w:trPr>
        <w:tc>
          <w:tcPr>
            <w:tcW w:w="4440" w:type="dxa"/>
            <w:tcBorders>
              <w:top w:val="single" w:sz="4" w:space="0" w:color="auto"/>
              <w:left w:val="single" w:sz="4" w:space="0" w:color="auto"/>
              <w:bottom w:val="single" w:sz="4" w:space="0" w:color="auto"/>
            </w:tcBorders>
            <w:shd w:val="clear" w:color="auto" w:fill="auto"/>
            <w:vAlign w:val="center"/>
            <w:hideMark/>
          </w:tcPr>
          <w:p w14:paraId="160C658B" w14:textId="77777777" w:rsidR="00C51723" w:rsidRPr="005D2110" w:rsidRDefault="00C51723" w:rsidP="00C51723">
            <w:pPr>
              <w:rPr>
                <w:ins w:id="43" w:author="JÚLIA" w:date="2019-10-19T01:14:00Z"/>
                <w:rFonts w:eastAsia="Times New Roman" w:cstheme="minorHAnsi"/>
                <w:color w:val="000000"/>
                <w:sz w:val="20"/>
                <w:szCs w:val="20"/>
                <w:lang w:val="pt-BR" w:eastAsia="pt-BR"/>
              </w:rPr>
            </w:pPr>
            <w:ins w:id="44" w:author="JÚLIA" w:date="2019-10-19T01:14:00Z">
              <w:r w:rsidRPr="005D2110">
                <w:rPr>
                  <w:rFonts w:eastAsia="Times New Roman" w:cstheme="minorHAnsi"/>
                  <w:color w:val="000000"/>
                  <w:sz w:val="20"/>
                  <w:szCs w:val="20"/>
                  <w:lang w:val="pt-BR" w:eastAsia="pt-BR"/>
                </w:rPr>
                <w:t>Cause</w:t>
              </w:r>
            </w:ins>
          </w:p>
        </w:tc>
        <w:tc>
          <w:tcPr>
            <w:tcW w:w="1013" w:type="dxa"/>
            <w:tcBorders>
              <w:top w:val="single" w:sz="4" w:space="0" w:color="auto"/>
              <w:bottom w:val="single" w:sz="4" w:space="0" w:color="auto"/>
            </w:tcBorders>
            <w:shd w:val="clear" w:color="auto" w:fill="auto"/>
            <w:noWrap/>
            <w:vAlign w:val="bottom"/>
            <w:hideMark/>
          </w:tcPr>
          <w:p w14:paraId="74A04CFA" w14:textId="77777777" w:rsidR="00C51723" w:rsidRPr="005D2110" w:rsidRDefault="00C51723" w:rsidP="00C51723">
            <w:pPr>
              <w:rPr>
                <w:ins w:id="45" w:author="JÚLIA" w:date="2019-10-19T01:14:00Z"/>
                <w:rFonts w:eastAsia="Times New Roman" w:cstheme="minorHAnsi"/>
                <w:color w:val="000000"/>
                <w:sz w:val="20"/>
                <w:szCs w:val="20"/>
                <w:lang w:val="pt-BR" w:eastAsia="pt-BR"/>
              </w:rPr>
            </w:pPr>
            <w:proofErr w:type="spellStart"/>
            <w:ins w:id="46" w:author="JÚLIA" w:date="2019-10-19T01:14:00Z">
              <w:r w:rsidRPr="005D2110">
                <w:rPr>
                  <w:rFonts w:eastAsia="Times New Roman" w:cstheme="minorHAnsi"/>
                  <w:color w:val="000000"/>
                  <w:sz w:val="20"/>
                  <w:szCs w:val="20"/>
                  <w:lang w:val="pt-BR" w:eastAsia="pt-BR"/>
                </w:rPr>
                <w:t>code</w:t>
              </w:r>
              <w:proofErr w:type="spellEnd"/>
            </w:ins>
          </w:p>
        </w:tc>
        <w:tc>
          <w:tcPr>
            <w:tcW w:w="5780" w:type="dxa"/>
            <w:tcBorders>
              <w:top w:val="single" w:sz="4" w:space="0" w:color="auto"/>
              <w:bottom w:val="single" w:sz="4" w:space="0" w:color="auto"/>
              <w:right w:val="single" w:sz="4" w:space="0" w:color="auto"/>
            </w:tcBorders>
            <w:shd w:val="clear" w:color="auto" w:fill="auto"/>
            <w:vAlign w:val="bottom"/>
            <w:hideMark/>
          </w:tcPr>
          <w:p w14:paraId="44B5F799" w14:textId="77777777" w:rsidR="00C51723" w:rsidRPr="005D2110" w:rsidRDefault="00C51723" w:rsidP="00C51723">
            <w:pPr>
              <w:rPr>
                <w:ins w:id="47" w:author="JÚLIA" w:date="2019-10-19T01:14:00Z"/>
                <w:rFonts w:eastAsia="Times New Roman" w:cstheme="minorHAnsi"/>
                <w:color w:val="000000"/>
                <w:sz w:val="20"/>
                <w:szCs w:val="20"/>
                <w:lang w:val="pt-BR" w:eastAsia="pt-BR"/>
              </w:rPr>
            </w:pPr>
            <w:proofErr w:type="spellStart"/>
            <w:ins w:id="48" w:author="JÚLIA" w:date="2019-10-19T01:14:00Z">
              <w:r w:rsidRPr="005D2110">
                <w:rPr>
                  <w:rFonts w:eastAsia="Times New Roman" w:cstheme="minorHAnsi"/>
                  <w:color w:val="000000"/>
                  <w:sz w:val="20"/>
                  <w:szCs w:val="20"/>
                  <w:lang w:val="pt-BR" w:eastAsia="pt-BR"/>
                </w:rPr>
                <w:t>descrition</w:t>
              </w:r>
              <w:proofErr w:type="spellEnd"/>
            </w:ins>
          </w:p>
        </w:tc>
      </w:tr>
      <w:tr w:rsidR="00C51723" w:rsidRPr="003C45BB" w14:paraId="2865292C" w14:textId="77777777" w:rsidTr="00C51723">
        <w:trPr>
          <w:trHeight w:val="288"/>
          <w:ins w:id="49" w:author="JÚLIA" w:date="2019-10-19T01:14:00Z"/>
        </w:trPr>
        <w:tc>
          <w:tcPr>
            <w:tcW w:w="4440" w:type="dxa"/>
            <w:vMerge w:val="restart"/>
            <w:tcBorders>
              <w:top w:val="single" w:sz="4" w:space="0" w:color="auto"/>
              <w:left w:val="single" w:sz="4" w:space="0" w:color="auto"/>
              <w:bottom w:val="single" w:sz="4" w:space="0" w:color="000000"/>
              <w:right w:val="nil"/>
            </w:tcBorders>
            <w:shd w:val="clear" w:color="auto" w:fill="auto"/>
            <w:vAlign w:val="center"/>
            <w:hideMark/>
          </w:tcPr>
          <w:p w14:paraId="5BA66679" w14:textId="77777777" w:rsidR="00C51723" w:rsidRPr="005D2110" w:rsidRDefault="00C51723" w:rsidP="00C51723">
            <w:pPr>
              <w:rPr>
                <w:ins w:id="50" w:author="JÚLIA" w:date="2019-10-19T01:14:00Z"/>
                <w:rFonts w:eastAsia="Times New Roman" w:cstheme="minorHAnsi"/>
                <w:color w:val="000000"/>
                <w:sz w:val="20"/>
                <w:szCs w:val="20"/>
                <w:lang w:val="pt-BR" w:eastAsia="pt-BR"/>
              </w:rPr>
            </w:pPr>
            <w:proofErr w:type="spellStart"/>
            <w:ins w:id="51" w:author="JÚLIA" w:date="2019-10-19T01:14:00Z">
              <w:r w:rsidRPr="005D2110">
                <w:rPr>
                  <w:rFonts w:eastAsia="Times New Roman" w:cstheme="minorHAnsi"/>
                  <w:color w:val="000000"/>
                  <w:sz w:val="20"/>
                  <w:szCs w:val="20"/>
                  <w:lang w:val="pt-BR" w:eastAsia="pt-BR"/>
                </w:rPr>
                <w:t>Homicide</w:t>
              </w:r>
              <w:proofErr w:type="spellEnd"/>
            </w:ins>
          </w:p>
        </w:tc>
        <w:tc>
          <w:tcPr>
            <w:tcW w:w="1013" w:type="dxa"/>
            <w:tcBorders>
              <w:top w:val="single" w:sz="4" w:space="0" w:color="auto"/>
              <w:left w:val="nil"/>
              <w:bottom w:val="nil"/>
              <w:right w:val="nil"/>
            </w:tcBorders>
            <w:shd w:val="clear" w:color="auto" w:fill="auto"/>
            <w:noWrap/>
            <w:vAlign w:val="bottom"/>
            <w:hideMark/>
          </w:tcPr>
          <w:p w14:paraId="19B60A66" w14:textId="77777777" w:rsidR="00C51723" w:rsidRPr="005D2110" w:rsidRDefault="00C51723" w:rsidP="00C51723">
            <w:pPr>
              <w:rPr>
                <w:ins w:id="52" w:author="JÚLIA" w:date="2019-10-19T01:14:00Z"/>
                <w:rFonts w:eastAsia="Times New Roman" w:cstheme="minorHAnsi"/>
                <w:color w:val="000000"/>
                <w:sz w:val="20"/>
                <w:szCs w:val="20"/>
                <w:lang w:val="pt-BR" w:eastAsia="pt-BR"/>
              </w:rPr>
            </w:pPr>
            <w:ins w:id="53" w:author="JÚLIA" w:date="2019-10-19T01:14:00Z">
              <w:r w:rsidRPr="005D2110">
                <w:rPr>
                  <w:rFonts w:eastAsia="Times New Roman" w:cstheme="minorHAnsi"/>
                  <w:color w:val="000000"/>
                  <w:sz w:val="20"/>
                  <w:szCs w:val="20"/>
                  <w:lang w:val="pt-BR" w:eastAsia="pt-BR"/>
                </w:rPr>
                <w:t>X85</w:t>
              </w:r>
            </w:ins>
          </w:p>
        </w:tc>
        <w:tc>
          <w:tcPr>
            <w:tcW w:w="5780" w:type="dxa"/>
            <w:tcBorders>
              <w:top w:val="single" w:sz="4" w:space="0" w:color="auto"/>
              <w:left w:val="nil"/>
              <w:bottom w:val="nil"/>
              <w:right w:val="single" w:sz="4" w:space="0" w:color="auto"/>
            </w:tcBorders>
            <w:shd w:val="clear" w:color="auto" w:fill="auto"/>
            <w:vAlign w:val="bottom"/>
            <w:hideMark/>
          </w:tcPr>
          <w:p w14:paraId="77B9A7BE" w14:textId="77777777" w:rsidR="00C51723" w:rsidRPr="005D2110" w:rsidRDefault="00C51723" w:rsidP="00C51723">
            <w:pPr>
              <w:rPr>
                <w:ins w:id="54" w:author="JÚLIA" w:date="2019-10-19T01:14:00Z"/>
                <w:rFonts w:eastAsia="Times New Roman" w:cstheme="minorHAnsi"/>
                <w:color w:val="000000"/>
                <w:sz w:val="20"/>
                <w:szCs w:val="20"/>
                <w:lang w:eastAsia="pt-BR"/>
              </w:rPr>
            </w:pPr>
            <w:ins w:id="55" w:author="JÚLIA" w:date="2019-10-19T01:14:00Z">
              <w:r w:rsidRPr="005D2110">
                <w:rPr>
                  <w:rFonts w:eastAsia="Times New Roman" w:cstheme="minorHAnsi"/>
                  <w:color w:val="000000"/>
                  <w:sz w:val="20"/>
                  <w:szCs w:val="20"/>
                  <w:lang w:eastAsia="pt-BR"/>
                </w:rPr>
                <w:t xml:space="preserve">Assault by drugs, medicaments, and biological substances </w:t>
              </w:r>
            </w:ins>
          </w:p>
        </w:tc>
      </w:tr>
      <w:tr w:rsidR="00C51723" w:rsidRPr="003C45BB" w14:paraId="197E0E9C" w14:textId="77777777" w:rsidTr="00C51723">
        <w:trPr>
          <w:trHeight w:val="288"/>
          <w:ins w:id="56" w:author="JÚLIA" w:date="2019-10-19T01:14:00Z"/>
        </w:trPr>
        <w:tc>
          <w:tcPr>
            <w:tcW w:w="4440" w:type="dxa"/>
            <w:vMerge/>
            <w:tcBorders>
              <w:top w:val="nil"/>
              <w:left w:val="single" w:sz="4" w:space="0" w:color="auto"/>
              <w:bottom w:val="single" w:sz="4" w:space="0" w:color="000000"/>
              <w:right w:val="nil"/>
            </w:tcBorders>
            <w:vAlign w:val="center"/>
            <w:hideMark/>
          </w:tcPr>
          <w:p w14:paraId="4BE94E48" w14:textId="77777777" w:rsidR="00C51723" w:rsidRPr="005D2110" w:rsidRDefault="00C51723" w:rsidP="00C51723">
            <w:pPr>
              <w:rPr>
                <w:ins w:id="57"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506CFD11" w14:textId="77777777" w:rsidR="00C51723" w:rsidRPr="005D2110" w:rsidRDefault="00C51723" w:rsidP="00C51723">
            <w:pPr>
              <w:rPr>
                <w:ins w:id="58" w:author="JÚLIA" w:date="2019-10-19T01:14:00Z"/>
                <w:rFonts w:eastAsia="Times New Roman" w:cstheme="minorHAnsi"/>
                <w:color w:val="000000"/>
                <w:sz w:val="20"/>
                <w:szCs w:val="20"/>
                <w:lang w:val="pt-BR" w:eastAsia="pt-BR"/>
              </w:rPr>
            </w:pPr>
            <w:ins w:id="59" w:author="JÚLIA" w:date="2019-10-19T01:14:00Z">
              <w:r w:rsidRPr="005D2110">
                <w:rPr>
                  <w:rFonts w:eastAsia="Times New Roman" w:cstheme="minorHAnsi"/>
                  <w:color w:val="000000"/>
                  <w:sz w:val="20"/>
                  <w:szCs w:val="20"/>
                  <w:lang w:val="pt-BR" w:eastAsia="pt-BR"/>
                </w:rPr>
                <w:t>X86</w:t>
              </w:r>
            </w:ins>
          </w:p>
        </w:tc>
        <w:tc>
          <w:tcPr>
            <w:tcW w:w="5780" w:type="dxa"/>
            <w:tcBorders>
              <w:top w:val="nil"/>
              <w:left w:val="nil"/>
              <w:bottom w:val="nil"/>
              <w:right w:val="single" w:sz="4" w:space="0" w:color="auto"/>
            </w:tcBorders>
            <w:shd w:val="clear" w:color="auto" w:fill="auto"/>
            <w:vAlign w:val="bottom"/>
            <w:hideMark/>
          </w:tcPr>
          <w:p w14:paraId="00355803" w14:textId="77777777" w:rsidR="00C51723" w:rsidRPr="005D2110" w:rsidRDefault="00C51723" w:rsidP="00C51723">
            <w:pPr>
              <w:rPr>
                <w:ins w:id="60" w:author="JÚLIA" w:date="2019-10-19T01:14:00Z"/>
                <w:rFonts w:eastAsia="Times New Roman" w:cstheme="minorHAnsi"/>
                <w:color w:val="000000"/>
                <w:sz w:val="20"/>
                <w:szCs w:val="20"/>
                <w:lang w:val="pt-BR" w:eastAsia="pt-BR"/>
              </w:rPr>
            </w:pPr>
            <w:proofErr w:type="spellStart"/>
            <w:ins w:id="61"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corrosive</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substance</w:t>
              </w:r>
              <w:proofErr w:type="spellEnd"/>
              <w:r w:rsidRPr="005D2110">
                <w:rPr>
                  <w:rFonts w:eastAsia="Times New Roman" w:cstheme="minorHAnsi"/>
                  <w:color w:val="000000"/>
                  <w:sz w:val="20"/>
                  <w:szCs w:val="20"/>
                  <w:lang w:val="pt-BR" w:eastAsia="pt-BR"/>
                </w:rPr>
                <w:t xml:space="preserve"> </w:t>
              </w:r>
            </w:ins>
          </w:p>
        </w:tc>
      </w:tr>
      <w:tr w:rsidR="00C51723" w:rsidRPr="003C45BB" w14:paraId="76A23908" w14:textId="77777777" w:rsidTr="00C51723">
        <w:trPr>
          <w:trHeight w:val="288"/>
          <w:ins w:id="62" w:author="JÚLIA" w:date="2019-10-19T01:14:00Z"/>
        </w:trPr>
        <w:tc>
          <w:tcPr>
            <w:tcW w:w="4440" w:type="dxa"/>
            <w:vMerge/>
            <w:tcBorders>
              <w:top w:val="nil"/>
              <w:left w:val="single" w:sz="4" w:space="0" w:color="auto"/>
              <w:bottom w:val="single" w:sz="4" w:space="0" w:color="000000"/>
              <w:right w:val="nil"/>
            </w:tcBorders>
            <w:vAlign w:val="center"/>
            <w:hideMark/>
          </w:tcPr>
          <w:p w14:paraId="14032DE6" w14:textId="77777777" w:rsidR="00C51723" w:rsidRPr="005D2110" w:rsidRDefault="00C51723" w:rsidP="00C51723">
            <w:pPr>
              <w:rPr>
                <w:ins w:id="63"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59048D60" w14:textId="77777777" w:rsidR="00C51723" w:rsidRPr="005D2110" w:rsidRDefault="00C51723" w:rsidP="00C51723">
            <w:pPr>
              <w:rPr>
                <w:ins w:id="64" w:author="JÚLIA" w:date="2019-10-19T01:14:00Z"/>
                <w:rFonts w:eastAsia="Times New Roman" w:cstheme="minorHAnsi"/>
                <w:color w:val="000000"/>
                <w:sz w:val="20"/>
                <w:szCs w:val="20"/>
                <w:lang w:val="pt-BR" w:eastAsia="pt-BR"/>
              </w:rPr>
            </w:pPr>
            <w:ins w:id="65" w:author="JÚLIA" w:date="2019-10-19T01:14:00Z">
              <w:r w:rsidRPr="005D2110">
                <w:rPr>
                  <w:rFonts w:eastAsia="Times New Roman" w:cstheme="minorHAnsi"/>
                  <w:color w:val="000000"/>
                  <w:sz w:val="20"/>
                  <w:szCs w:val="20"/>
                  <w:lang w:val="pt-BR" w:eastAsia="pt-BR"/>
                </w:rPr>
                <w:t>X87</w:t>
              </w:r>
            </w:ins>
          </w:p>
        </w:tc>
        <w:tc>
          <w:tcPr>
            <w:tcW w:w="5780" w:type="dxa"/>
            <w:tcBorders>
              <w:top w:val="nil"/>
              <w:left w:val="nil"/>
              <w:bottom w:val="nil"/>
              <w:right w:val="single" w:sz="4" w:space="0" w:color="auto"/>
            </w:tcBorders>
            <w:shd w:val="clear" w:color="auto" w:fill="auto"/>
            <w:vAlign w:val="bottom"/>
            <w:hideMark/>
          </w:tcPr>
          <w:p w14:paraId="1EB09072" w14:textId="77777777" w:rsidR="00C51723" w:rsidRPr="005D2110" w:rsidRDefault="00C51723" w:rsidP="00C51723">
            <w:pPr>
              <w:rPr>
                <w:ins w:id="66" w:author="JÚLIA" w:date="2019-10-19T01:14:00Z"/>
                <w:rFonts w:eastAsia="Times New Roman" w:cstheme="minorHAnsi"/>
                <w:color w:val="000000"/>
                <w:sz w:val="20"/>
                <w:szCs w:val="20"/>
                <w:lang w:val="pt-BR" w:eastAsia="pt-BR"/>
              </w:rPr>
            </w:pPr>
            <w:proofErr w:type="spellStart"/>
            <w:ins w:id="67"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pesticides</w:t>
              </w:r>
              <w:proofErr w:type="spellEnd"/>
              <w:r w:rsidRPr="005D2110">
                <w:rPr>
                  <w:rFonts w:eastAsia="Times New Roman" w:cstheme="minorHAnsi"/>
                  <w:color w:val="000000"/>
                  <w:sz w:val="20"/>
                  <w:szCs w:val="20"/>
                  <w:lang w:val="pt-BR" w:eastAsia="pt-BR"/>
                </w:rPr>
                <w:t xml:space="preserve"> </w:t>
              </w:r>
            </w:ins>
          </w:p>
        </w:tc>
      </w:tr>
      <w:tr w:rsidR="00C51723" w:rsidRPr="003C45BB" w14:paraId="2AFDB02E" w14:textId="77777777" w:rsidTr="00C51723">
        <w:trPr>
          <w:trHeight w:val="288"/>
          <w:ins w:id="68" w:author="JÚLIA" w:date="2019-10-19T01:14:00Z"/>
        </w:trPr>
        <w:tc>
          <w:tcPr>
            <w:tcW w:w="4440" w:type="dxa"/>
            <w:vMerge/>
            <w:tcBorders>
              <w:top w:val="nil"/>
              <w:left w:val="single" w:sz="4" w:space="0" w:color="auto"/>
              <w:bottom w:val="single" w:sz="4" w:space="0" w:color="000000"/>
              <w:right w:val="nil"/>
            </w:tcBorders>
            <w:vAlign w:val="center"/>
            <w:hideMark/>
          </w:tcPr>
          <w:p w14:paraId="4872DD05" w14:textId="77777777" w:rsidR="00C51723" w:rsidRPr="005D2110" w:rsidRDefault="00C51723" w:rsidP="00C51723">
            <w:pPr>
              <w:rPr>
                <w:ins w:id="69"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7995DF0E" w14:textId="77777777" w:rsidR="00C51723" w:rsidRPr="005D2110" w:rsidRDefault="00C51723" w:rsidP="00C51723">
            <w:pPr>
              <w:rPr>
                <w:ins w:id="70" w:author="JÚLIA" w:date="2019-10-19T01:14:00Z"/>
                <w:rFonts w:eastAsia="Times New Roman" w:cstheme="minorHAnsi"/>
                <w:color w:val="000000"/>
                <w:sz w:val="20"/>
                <w:szCs w:val="20"/>
                <w:lang w:val="pt-BR" w:eastAsia="pt-BR"/>
              </w:rPr>
            </w:pPr>
            <w:ins w:id="71" w:author="JÚLIA" w:date="2019-10-19T01:14:00Z">
              <w:r w:rsidRPr="005D2110">
                <w:rPr>
                  <w:rFonts w:eastAsia="Times New Roman" w:cstheme="minorHAnsi"/>
                  <w:color w:val="000000"/>
                  <w:sz w:val="20"/>
                  <w:szCs w:val="20"/>
                  <w:lang w:val="pt-BR" w:eastAsia="pt-BR"/>
                </w:rPr>
                <w:t>X88</w:t>
              </w:r>
            </w:ins>
          </w:p>
        </w:tc>
        <w:tc>
          <w:tcPr>
            <w:tcW w:w="5780" w:type="dxa"/>
            <w:tcBorders>
              <w:top w:val="nil"/>
              <w:left w:val="nil"/>
              <w:bottom w:val="nil"/>
              <w:right w:val="single" w:sz="4" w:space="0" w:color="auto"/>
            </w:tcBorders>
            <w:shd w:val="clear" w:color="auto" w:fill="auto"/>
            <w:vAlign w:val="bottom"/>
            <w:hideMark/>
          </w:tcPr>
          <w:p w14:paraId="059B1EEA" w14:textId="77777777" w:rsidR="00C51723" w:rsidRPr="005D2110" w:rsidRDefault="00C51723" w:rsidP="00C51723">
            <w:pPr>
              <w:rPr>
                <w:ins w:id="72" w:author="JÚLIA" w:date="2019-10-19T01:14:00Z"/>
                <w:rFonts w:eastAsia="Times New Roman" w:cstheme="minorHAnsi"/>
                <w:color w:val="000000"/>
                <w:sz w:val="20"/>
                <w:szCs w:val="20"/>
                <w:lang w:eastAsia="pt-BR"/>
              </w:rPr>
            </w:pPr>
            <w:ins w:id="73" w:author="JÚLIA" w:date="2019-10-19T01:14:00Z">
              <w:r w:rsidRPr="005D2110">
                <w:rPr>
                  <w:rFonts w:eastAsia="Times New Roman" w:cstheme="minorHAnsi"/>
                  <w:color w:val="000000"/>
                  <w:sz w:val="20"/>
                  <w:szCs w:val="20"/>
                  <w:lang w:eastAsia="pt-BR"/>
                </w:rPr>
                <w:t xml:space="preserve">Assault by gases and vapors </w:t>
              </w:r>
            </w:ins>
          </w:p>
        </w:tc>
      </w:tr>
      <w:tr w:rsidR="00C51723" w:rsidRPr="003C45BB" w14:paraId="6E4451F9" w14:textId="77777777" w:rsidTr="00C51723">
        <w:trPr>
          <w:trHeight w:val="288"/>
          <w:ins w:id="74" w:author="JÚLIA" w:date="2019-10-19T01:14:00Z"/>
        </w:trPr>
        <w:tc>
          <w:tcPr>
            <w:tcW w:w="4440" w:type="dxa"/>
            <w:vMerge/>
            <w:tcBorders>
              <w:top w:val="nil"/>
              <w:left w:val="single" w:sz="4" w:space="0" w:color="auto"/>
              <w:bottom w:val="single" w:sz="4" w:space="0" w:color="000000"/>
              <w:right w:val="nil"/>
            </w:tcBorders>
            <w:vAlign w:val="center"/>
            <w:hideMark/>
          </w:tcPr>
          <w:p w14:paraId="615C9EE3" w14:textId="77777777" w:rsidR="00C51723" w:rsidRPr="005D2110" w:rsidRDefault="00C51723" w:rsidP="00C51723">
            <w:pPr>
              <w:rPr>
                <w:ins w:id="75"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394863ED" w14:textId="77777777" w:rsidR="00C51723" w:rsidRPr="005D2110" w:rsidRDefault="00C51723" w:rsidP="00C51723">
            <w:pPr>
              <w:rPr>
                <w:ins w:id="76" w:author="JÚLIA" w:date="2019-10-19T01:14:00Z"/>
                <w:rFonts w:eastAsia="Times New Roman" w:cstheme="minorHAnsi"/>
                <w:color w:val="000000"/>
                <w:sz w:val="20"/>
                <w:szCs w:val="20"/>
                <w:lang w:val="pt-BR" w:eastAsia="pt-BR"/>
              </w:rPr>
            </w:pPr>
            <w:ins w:id="77" w:author="JÚLIA" w:date="2019-10-19T01:14:00Z">
              <w:r w:rsidRPr="005D2110">
                <w:rPr>
                  <w:rFonts w:eastAsia="Times New Roman" w:cstheme="minorHAnsi"/>
                  <w:color w:val="000000"/>
                  <w:sz w:val="20"/>
                  <w:szCs w:val="20"/>
                  <w:lang w:val="pt-BR" w:eastAsia="pt-BR"/>
                </w:rPr>
                <w:t>X89</w:t>
              </w:r>
            </w:ins>
          </w:p>
        </w:tc>
        <w:tc>
          <w:tcPr>
            <w:tcW w:w="5780" w:type="dxa"/>
            <w:tcBorders>
              <w:top w:val="nil"/>
              <w:left w:val="nil"/>
              <w:bottom w:val="nil"/>
              <w:right w:val="single" w:sz="4" w:space="0" w:color="auto"/>
            </w:tcBorders>
            <w:shd w:val="clear" w:color="auto" w:fill="auto"/>
            <w:vAlign w:val="bottom"/>
            <w:hideMark/>
          </w:tcPr>
          <w:p w14:paraId="292E3F6F" w14:textId="77777777" w:rsidR="00C51723" w:rsidRPr="005D2110" w:rsidRDefault="00C51723" w:rsidP="00C51723">
            <w:pPr>
              <w:rPr>
                <w:ins w:id="78" w:author="JÚLIA" w:date="2019-10-19T01:14:00Z"/>
                <w:rFonts w:eastAsia="Times New Roman" w:cstheme="minorHAnsi"/>
                <w:color w:val="000000"/>
                <w:sz w:val="20"/>
                <w:szCs w:val="20"/>
                <w:lang w:eastAsia="pt-BR"/>
              </w:rPr>
            </w:pPr>
            <w:ins w:id="79" w:author="JÚLIA" w:date="2019-10-19T01:14:00Z">
              <w:r w:rsidRPr="005D2110">
                <w:rPr>
                  <w:rFonts w:eastAsia="Times New Roman" w:cstheme="minorHAnsi"/>
                  <w:color w:val="000000"/>
                  <w:sz w:val="20"/>
                  <w:szCs w:val="20"/>
                  <w:lang w:eastAsia="pt-BR"/>
                </w:rPr>
                <w:t xml:space="preserve">Assault by other specified chemicals and noxious substances </w:t>
              </w:r>
            </w:ins>
          </w:p>
        </w:tc>
      </w:tr>
      <w:tr w:rsidR="00C51723" w:rsidRPr="003C45BB" w14:paraId="60A8A8D3" w14:textId="77777777" w:rsidTr="00C51723">
        <w:trPr>
          <w:trHeight w:val="288"/>
          <w:ins w:id="80" w:author="JÚLIA" w:date="2019-10-19T01:14:00Z"/>
        </w:trPr>
        <w:tc>
          <w:tcPr>
            <w:tcW w:w="4440" w:type="dxa"/>
            <w:vMerge/>
            <w:tcBorders>
              <w:top w:val="nil"/>
              <w:left w:val="single" w:sz="4" w:space="0" w:color="auto"/>
              <w:bottom w:val="single" w:sz="4" w:space="0" w:color="000000"/>
              <w:right w:val="nil"/>
            </w:tcBorders>
            <w:vAlign w:val="center"/>
            <w:hideMark/>
          </w:tcPr>
          <w:p w14:paraId="4E09B6B1" w14:textId="77777777" w:rsidR="00C51723" w:rsidRPr="005D2110" w:rsidRDefault="00C51723" w:rsidP="00C51723">
            <w:pPr>
              <w:rPr>
                <w:ins w:id="81"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5B27A3E" w14:textId="77777777" w:rsidR="00C51723" w:rsidRPr="005D2110" w:rsidRDefault="00C51723" w:rsidP="00C51723">
            <w:pPr>
              <w:rPr>
                <w:ins w:id="82" w:author="JÚLIA" w:date="2019-10-19T01:14:00Z"/>
                <w:rFonts w:eastAsia="Times New Roman" w:cstheme="minorHAnsi"/>
                <w:color w:val="000000"/>
                <w:sz w:val="20"/>
                <w:szCs w:val="20"/>
                <w:lang w:val="pt-BR" w:eastAsia="pt-BR"/>
              </w:rPr>
            </w:pPr>
            <w:ins w:id="83" w:author="JÚLIA" w:date="2019-10-19T01:14:00Z">
              <w:r w:rsidRPr="005D2110">
                <w:rPr>
                  <w:rFonts w:eastAsia="Times New Roman" w:cstheme="minorHAnsi"/>
                  <w:color w:val="000000"/>
                  <w:sz w:val="20"/>
                  <w:szCs w:val="20"/>
                  <w:lang w:val="pt-BR" w:eastAsia="pt-BR"/>
                </w:rPr>
                <w:t>X90</w:t>
              </w:r>
            </w:ins>
          </w:p>
        </w:tc>
        <w:tc>
          <w:tcPr>
            <w:tcW w:w="5780" w:type="dxa"/>
            <w:tcBorders>
              <w:top w:val="nil"/>
              <w:left w:val="nil"/>
              <w:bottom w:val="nil"/>
              <w:right w:val="single" w:sz="4" w:space="0" w:color="auto"/>
            </w:tcBorders>
            <w:shd w:val="clear" w:color="auto" w:fill="auto"/>
            <w:vAlign w:val="bottom"/>
            <w:hideMark/>
          </w:tcPr>
          <w:p w14:paraId="0B08837A" w14:textId="77777777" w:rsidR="00C51723" w:rsidRPr="005D2110" w:rsidRDefault="00C51723" w:rsidP="00C51723">
            <w:pPr>
              <w:rPr>
                <w:ins w:id="84" w:author="JÚLIA" w:date="2019-10-19T01:14:00Z"/>
                <w:rFonts w:eastAsia="Times New Roman" w:cstheme="minorHAnsi"/>
                <w:color w:val="000000"/>
                <w:sz w:val="20"/>
                <w:szCs w:val="20"/>
                <w:lang w:eastAsia="pt-BR"/>
              </w:rPr>
            </w:pPr>
            <w:ins w:id="85" w:author="JÚLIA" w:date="2019-10-19T01:14:00Z">
              <w:r w:rsidRPr="005D2110">
                <w:rPr>
                  <w:rFonts w:eastAsia="Times New Roman" w:cstheme="minorHAnsi"/>
                  <w:color w:val="000000"/>
                  <w:sz w:val="20"/>
                  <w:szCs w:val="20"/>
                  <w:lang w:eastAsia="pt-BR"/>
                </w:rPr>
                <w:t xml:space="preserve">Assault by unspecified chemical or noxious substance </w:t>
              </w:r>
            </w:ins>
          </w:p>
        </w:tc>
      </w:tr>
      <w:tr w:rsidR="00C51723" w:rsidRPr="003C45BB" w14:paraId="593B91BA" w14:textId="77777777" w:rsidTr="00C51723">
        <w:trPr>
          <w:trHeight w:val="288"/>
          <w:ins w:id="86" w:author="JÚLIA" w:date="2019-10-19T01:14:00Z"/>
        </w:trPr>
        <w:tc>
          <w:tcPr>
            <w:tcW w:w="4440" w:type="dxa"/>
            <w:vMerge/>
            <w:tcBorders>
              <w:top w:val="nil"/>
              <w:left w:val="single" w:sz="4" w:space="0" w:color="auto"/>
              <w:bottom w:val="single" w:sz="4" w:space="0" w:color="000000"/>
              <w:right w:val="nil"/>
            </w:tcBorders>
            <w:vAlign w:val="center"/>
            <w:hideMark/>
          </w:tcPr>
          <w:p w14:paraId="416187C2" w14:textId="77777777" w:rsidR="00C51723" w:rsidRPr="005D2110" w:rsidRDefault="00C51723" w:rsidP="00C51723">
            <w:pPr>
              <w:rPr>
                <w:ins w:id="87"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55A206E6" w14:textId="77777777" w:rsidR="00C51723" w:rsidRPr="005D2110" w:rsidRDefault="00C51723" w:rsidP="00C51723">
            <w:pPr>
              <w:rPr>
                <w:ins w:id="88" w:author="JÚLIA" w:date="2019-10-19T01:14:00Z"/>
                <w:rFonts w:eastAsia="Times New Roman" w:cstheme="minorHAnsi"/>
                <w:color w:val="000000"/>
                <w:sz w:val="20"/>
                <w:szCs w:val="20"/>
                <w:lang w:val="pt-BR" w:eastAsia="pt-BR"/>
              </w:rPr>
            </w:pPr>
            <w:ins w:id="89" w:author="JÚLIA" w:date="2019-10-19T01:14:00Z">
              <w:r w:rsidRPr="005D2110">
                <w:rPr>
                  <w:rFonts w:eastAsia="Times New Roman" w:cstheme="minorHAnsi"/>
                  <w:color w:val="000000"/>
                  <w:sz w:val="20"/>
                  <w:szCs w:val="20"/>
                  <w:lang w:val="pt-BR" w:eastAsia="pt-BR"/>
                </w:rPr>
                <w:t>X91</w:t>
              </w:r>
            </w:ins>
          </w:p>
        </w:tc>
        <w:tc>
          <w:tcPr>
            <w:tcW w:w="5780" w:type="dxa"/>
            <w:tcBorders>
              <w:top w:val="nil"/>
              <w:left w:val="nil"/>
              <w:bottom w:val="nil"/>
              <w:right w:val="single" w:sz="4" w:space="0" w:color="auto"/>
            </w:tcBorders>
            <w:shd w:val="clear" w:color="auto" w:fill="auto"/>
            <w:vAlign w:val="bottom"/>
            <w:hideMark/>
          </w:tcPr>
          <w:p w14:paraId="43EF9533" w14:textId="77777777" w:rsidR="00C51723" w:rsidRPr="005D2110" w:rsidRDefault="00C51723" w:rsidP="00C51723">
            <w:pPr>
              <w:rPr>
                <w:ins w:id="90" w:author="JÚLIA" w:date="2019-10-19T01:14:00Z"/>
                <w:rFonts w:eastAsia="Times New Roman" w:cstheme="minorHAnsi"/>
                <w:color w:val="000000"/>
                <w:sz w:val="20"/>
                <w:szCs w:val="20"/>
                <w:lang w:eastAsia="pt-BR"/>
              </w:rPr>
            </w:pPr>
            <w:ins w:id="91" w:author="JÚLIA" w:date="2019-10-19T01:14:00Z">
              <w:r w:rsidRPr="005D2110">
                <w:rPr>
                  <w:rFonts w:eastAsia="Times New Roman" w:cstheme="minorHAnsi"/>
                  <w:color w:val="000000"/>
                  <w:sz w:val="20"/>
                  <w:szCs w:val="20"/>
                  <w:lang w:eastAsia="pt-BR"/>
                </w:rPr>
                <w:t xml:space="preserve">Assault by hanging, strangulation, and suffocation </w:t>
              </w:r>
            </w:ins>
          </w:p>
        </w:tc>
      </w:tr>
      <w:tr w:rsidR="00C51723" w:rsidRPr="003C45BB" w14:paraId="2B871F49" w14:textId="77777777" w:rsidTr="00C51723">
        <w:trPr>
          <w:trHeight w:val="288"/>
          <w:ins w:id="92" w:author="JÚLIA" w:date="2019-10-19T01:14:00Z"/>
        </w:trPr>
        <w:tc>
          <w:tcPr>
            <w:tcW w:w="4440" w:type="dxa"/>
            <w:vMerge/>
            <w:tcBorders>
              <w:top w:val="nil"/>
              <w:left w:val="single" w:sz="4" w:space="0" w:color="auto"/>
              <w:bottom w:val="single" w:sz="4" w:space="0" w:color="000000"/>
              <w:right w:val="nil"/>
            </w:tcBorders>
            <w:vAlign w:val="center"/>
            <w:hideMark/>
          </w:tcPr>
          <w:p w14:paraId="5D52825B" w14:textId="77777777" w:rsidR="00C51723" w:rsidRPr="005D2110" w:rsidRDefault="00C51723" w:rsidP="00C51723">
            <w:pPr>
              <w:rPr>
                <w:ins w:id="93"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15FCB94" w14:textId="77777777" w:rsidR="00C51723" w:rsidRPr="005D2110" w:rsidRDefault="00C51723" w:rsidP="00C51723">
            <w:pPr>
              <w:rPr>
                <w:ins w:id="94" w:author="JÚLIA" w:date="2019-10-19T01:14:00Z"/>
                <w:rFonts w:eastAsia="Times New Roman" w:cstheme="minorHAnsi"/>
                <w:color w:val="000000"/>
                <w:sz w:val="20"/>
                <w:szCs w:val="20"/>
                <w:lang w:val="pt-BR" w:eastAsia="pt-BR"/>
              </w:rPr>
            </w:pPr>
            <w:ins w:id="95" w:author="JÚLIA" w:date="2019-10-19T01:14:00Z">
              <w:r w:rsidRPr="005D2110">
                <w:rPr>
                  <w:rFonts w:eastAsia="Times New Roman" w:cstheme="minorHAnsi"/>
                  <w:color w:val="000000"/>
                  <w:sz w:val="20"/>
                  <w:szCs w:val="20"/>
                  <w:lang w:val="pt-BR" w:eastAsia="pt-BR"/>
                </w:rPr>
                <w:t>X92</w:t>
              </w:r>
            </w:ins>
          </w:p>
        </w:tc>
        <w:tc>
          <w:tcPr>
            <w:tcW w:w="5780" w:type="dxa"/>
            <w:tcBorders>
              <w:top w:val="nil"/>
              <w:left w:val="nil"/>
              <w:bottom w:val="nil"/>
              <w:right w:val="single" w:sz="4" w:space="0" w:color="auto"/>
            </w:tcBorders>
            <w:shd w:val="clear" w:color="auto" w:fill="auto"/>
            <w:vAlign w:val="bottom"/>
            <w:hideMark/>
          </w:tcPr>
          <w:p w14:paraId="1311C389" w14:textId="77777777" w:rsidR="00C51723" w:rsidRPr="005D2110" w:rsidRDefault="00C51723" w:rsidP="00C51723">
            <w:pPr>
              <w:rPr>
                <w:ins w:id="96" w:author="JÚLIA" w:date="2019-10-19T01:14:00Z"/>
                <w:rFonts w:eastAsia="Times New Roman" w:cstheme="minorHAnsi"/>
                <w:color w:val="000000"/>
                <w:sz w:val="20"/>
                <w:szCs w:val="20"/>
                <w:lang w:eastAsia="pt-BR"/>
              </w:rPr>
            </w:pPr>
            <w:ins w:id="97" w:author="JÚLIA" w:date="2019-10-19T01:14:00Z">
              <w:r w:rsidRPr="005D2110">
                <w:rPr>
                  <w:rFonts w:eastAsia="Times New Roman" w:cstheme="minorHAnsi"/>
                  <w:color w:val="000000"/>
                  <w:sz w:val="20"/>
                  <w:szCs w:val="20"/>
                  <w:lang w:eastAsia="pt-BR"/>
                </w:rPr>
                <w:t xml:space="preserve">Assault by drowning and submersion </w:t>
              </w:r>
            </w:ins>
          </w:p>
        </w:tc>
      </w:tr>
      <w:tr w:rsidR="00C51723" w:rsidRPr="003C45BB" w14:paraId="52A6CF35" w14:textId="77777777" w:rsidTr="00C51723">
        <w:trPr>
          <w:trHeight w:val="288"/>
          <w:ins w:id="98" w:author="JÚLIA" w:date="2019-10-19T01:14:00Z"/>
        </w:trPr>
        <w:tc>
          <w:tcPr>
            <w:tcW w:w="4440" w:type="dxa"/>
            <w:vMerge/>
            <w:tcBorders>
              <w:top w:val="nil"/>
              <w:left w:val="single" w:sz="4" w:space="0" w:color="auto"/>
              <w:bottom w:val="single" w:sz="4" w:space="0" w:color="000000"/>
              <w:right w:val="nil"/>
            </w:tcBorders>
            <w:vAlign w:val="center"/>
            <w:hideMark/>
          </w:tcPr>
          <w:p w14:paraId="79C7F60D" w14:textId="77777777" w:rsidR="00C51723" w:rsidRPr="005D2110" w:rsidRDefault="00C51723" w:rsidP="00C51723">
            <w:pPr>
              <w:rPr>
                <w:ins w:id="99"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7375C51" w14:textId="77777777" w:rsidR="00C51723" w:rsidRPr="005D2110" w:rsidRDefault="00C51723" w:rsidP="00C51723">
            <w:pPr>
              <w:rPr>
                <w:ins w:id="100" w:author="JÚLIA" w:date="2019-10-19T01:14:00Z"/>
                <w:rFonts w:eastAsia="Times New Roman" w:cstheme="minorHAnsi"/>
                <w:color w:val="000000"/>
                <w:sz w:val="20"/>
                <w:szCs w:val="20"/>
                <w:lang w:val="pt-BR" w:eastAsia="pt-BR"/>
              </w:rPr>
            </w:pPr>
            <w:ins w:id="101" w:author="JÚLIA" w:date="2019-10-19T01:14:00Z">
              <w:r w:rsidRPr="005D2110">
                <w:rPr>
                  <w:rFonts w:eastAsia="Times New Roman" w:cstheme="minorHAnsi"/>
                  <w:color w:val="000000"/>
                  <w:sz w:val="20"/>
                  <w:szCs w:val="20"/>
                  <w:lang w:val="pt-BR" w:eastAsia="pt-BR"/>
                </w:rPr>
                <w:t>X93</w:t>
              </w:r>
            </w:ins>
          </w:p>
        </w:tc>
        <w:tc>
          <w:tcPr>
            <w:tcW w:w="5780" w:type="dxa"/>
            <w:tcBorders>
              <w:top w:val="nil"/>
              <w:left w:val="nil"/>
              <w:bottom w:val="nil"/>
              <w:right w:val="single" w:sz="4" w:space="0" w:color="auto"/>
            </w:tcBorders>
            <w:shd w:val="clear" w:color="auto" w:fill="auto"/>
            <w:vAlign w:val="bottom"/>
            <w:hideMark/>
          </w:tcPr>
          <w:p w14:paraId="71DD522F" w14:textId="77777777" w:rsidR="00C51723" w:rsidRPr="005D2110" w:rsidRDefault="00C51723" w:rsidP="00C51723">
            <w:pPr>
              <w:rPr>
                <w:ins w:id="102" w:author="JÚLIA" w:date="2019-10-19T01:14:00Z"/>
                <w:rFonts w:eastAsia="Times New Roman" w:cstheme="minorHAnsi"/>
                <w:color w:val="000000"/>
                <w:sz w:val="20"/>
                <w:szCs w:val="20"/>
                <w:lang w:val="pt-BR" w:eastAsia="pt-BR"/>
              </w:rPr>
            </w:pPr>
            <w:proofErr w:type="spellStart"/>
            <w:ins w:id="103"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handgun</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discharge</w:t>
              </w:r>
              <w:proofErr w:type="spellEnd"/>
              <w:r w:rsidRPr="005D2110">
                <w:rPr>
                  <w:rFonts w:eastAsia="Times New Roman" w:cstheme="minorHAnsi"/>
                  <w:color w:val="000000"/>
                  <w:sz w:val="20"/>
                  <w:szCs w:val="20"/>
                  <w:lang w:val="pt-BR" w:eastAsia="pt-BR"/>
                </w:rPr>
                <w:t xml:space="preserve"> </w:t>
              </w:r>
            </w:ins>
          </w:p>
        </w:tc>
      </w:tr>
      <w:tr w:rsidR="00C51723" w:rsidRPr="003C45BB" w14:paraId="1C6C7A2F" w14:textId="77777777" w:rsidTr="00C51723">
        <w:trPr>
          <w:trHeight w:val="288"/>
          <w:ins w:id="104" w:author="JÚLIA" w:date="2019-10-19T01:14:00Z"/>
        </w:trPr>
        <w:tc>
          <w:tcPr>
            <w:tcW w:w="4440" w:type="dxa"/>
            <w:vMerge/>
            <w:tcBorders>
              <w:top w:val="nil"/>
              <w:left w:val="single" w:sz="4" w:space="0" w:color="auto"/>
              <w:bottom w:val="single" w:sz="4" w:space="0" w:color="000000"/>
              <w:right w:val="nil"/>
            </w:tcBorders>
            <w:vAlign w:val="center"/>
            <w:hideMark/>
          </w:tcPr>
          <w:p w14:paraId="64680117" w14:textId="77777777" w:rsidR="00C51723" w:rsidRPr="005D2110" w:rsidRDefault="00C51723" w:rsidP="00C51723">
            <w:pPr>
              <w:rPr>
                <w:ins w:id="105"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04FEAB39" w14:textId="77777777" w:rsidR="00C51723" w:rsidRPr="005D2110" w:rsidRDefault="00C51723" w:rsidP="00C51723">
            <w:pPr>
              <w:rPr>
                <w:ins w:id="106" w:author="JÚLIA" w:date="2019-10-19T01:14:00Z"/>
                <w:rFonts w:eastAsia="Times New Roman" w:cstheme="minorHAnsi"/>
                <w:color w:val="000000"/>
                <w:sz w:val="20"/>
                <w:szCs w:val="20"/>
                <w:lang w:val="pt-BR" w:eastAsia="pt-BR"/>
              </w:rPr>
            </w:pPr>
            <w:ins w:id="107" w:author="JÚLIA" w:date="2019-10-19T01:14:00Z">
              <w:r w:rsidRPr="005D2110">
                <w:rPr>
                  <w:rFonts w:eastAsia="Times New Roman" w:cstheme="minorHAnsi"/>
                  <w:color w:val="000000"/>
                  <w:sz w:val="20"/>
                  <w:szCs w:val="20"/>
                  <w:lang w:val="pt-BR" w:eastAsia="pt-BR"/>
                </w:rPr>
                <w:t>X94</w:t>
              </w:r>
            </w:ins>
          </w:p>
        </w:tc>
        <w:tc>
          <w:tcPr>
            <w:tcW w:w="5780" w:type="dxa"/>
            <w:tcBorders>
              <w:top w:val="nil"/>
              <w:left w:val="nil"/>
              <w:bottom w:val="nil"/>
              <w:right w:val="single" w:sz="4" w:space="0" w:color="auto"/>
            </w:tcBorders>
            <w:shd w:val="clear" w:color="auto" w:fill="auto"/>
            <w:vAlign w:val="bottom"/>
            <w:hideMark/>
          </w:tcPr>
          <w:p w14:paraId="38FB5158" w14:textId="77777777" w:rsidR="00C51723" w:rsidRPr="005D2110" w:rsidRDefault="00C51723" w:rsidP="00C51723">
            <w:pPr>
              <w:rPr>
                <w:ins w:id="108" w:author="JÚLIA" w:date="2019-10-19T01:14:00Z"/>
                <w:rFonts w:eastAsia="Times New Roman" w:cstheme="minorHAnsi"/>
                <w:color w:val="000000"/>
                <w:sz w:val="20"/>
                <w:szCs w:val="20"/>
                <w:lang w:eastAsia="pt-BR"/>
              </w:rPr>
            </w:pPr>
            <w:ins w:id="109" w:author="JÚLIA" w:date="2019-10-19T01:14:00Z">
              <w:r w:rsidRPr="005D2110">
                <w:rPr>
                  <w:rFonts w:eastAsia="Times New Roman" w:cstheme="minorHAnsi"/>
                  <w:color w:val="000000"/>
                  <w:sz w:val="20"/>
                  <w:szCs w:val="20"/>
                  <w:lang w:eastAsia="pt-BR"/>
                </w:rPr>
                <w:t xml:space="preserve">Assault by rifle, shotgun, and larger firearm discharge </w:t>
              </w:r>
            </w:ins>
          </w:p>
        </w:tc>
      </w:tr>
      <w:tr w:rsidR="00C51723" w:rsidRPr="003C45BB" w14:paraId="4C54724C" w14:textId="77777777" w:rsidTr="00C51723">
        <w:trPr>
          <w:trHeight w:val="288"/>
          <w:ins w:id="110" w:author="JÚLIA" w:date="2019-10-19T01:14:00Z"/>
        </w:trPr>
        <w:tc>
          <w:tcPr>
            <w:tcW w:w="4440" w:type="dxa"/>
            <w:vMerge/>
            <w:tcBorders>
              <w:top w:val="nil"/>
              <w:left w:val="single" w:sz="4" w:space="0" w:color="auto"/>
              <w:bottom w:val="single" w:sz="4" w:space="0" w:color="000000"/>
              <w:right w:val="nil"/>
            </w:tcBorders>
            <w:vAlign w:val="center"/>
            <w:hideMark/>
          </w:tcPr>
          <w:p w14:paraId="08980F0E" w14:textId="77777777" w:rsidR="00C51723" w:rsidRPr="005D2110" w:rsidRDefault="00C51723" w:rsidP="00C51723">
            <w:pPr>
              <w:rPr>
                <w:ins w:id="111"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C86457B" w14:textId="77777777" w:rsidR="00C51723" w:rsidRPr="005D2110" w:rsidRDefault="00C51723" w:rsidP="00C51723">
            <w:pPr>
              <w:rPr>
                <w:ins w:id="112" w:author="JÚLIA" w:date="2019-10-19T01:14:00Z"/>
                <w:rFonts w:eastAsia="Times New Roman" w:cstheme="minorHAnsi"/>
                <w:color w:val="000000"/>
                <w:sz w:val="20"/>
                <w:szCs w:val="20"/>
                <w:lang w:val="pt-BR" w:eastAsia="pt-BR"/>
              </w:rPr>
            </w:pPr>
            <w:ins w:id="113" w:author="JÚLIA" w:date="2019-10-19T01:14:00Z">
              <w:r w:rsidRPr="005D2110">
                <w:rPr>
                  <w:rFonts w:eastAsia="Times New Roman" w:cstheme="minorHAnsi"/>
                  <w:color w:val="000000"/>
                  <w:sz w:val="20"/>
                  <w:szCs w:val="20"/>
                  <w:lang w:val="pt-BR" w:eastAsia="pt-BR"/>
                </w:rPr>
                <w:t>X95</w:t>
              </w:r>
            </w:ins>
          </w:p>
        </w:tc>
        <w:tc>
          <w:tcPr>
            <w:tcW w:w="5780" w:type="dxa"/>
            <w:tcBorders>
              <w:top w:val="nil"/>
              <w:left w:val="nil"/>
              <w:bottom w:val="nil"/>
              <w:right w:val="single" w:sz="4" w:space="0" w:color="auto"/>
            </w:tcBorders>
            <w:shd w:val="clear" w:color="auto" w:fill="auto"/>
            <w:vAlign w:val="bottom"/>
            <w:hideMark/>
          </w:tcPr>
          <w:p w14:paraId="56245EC4" w14:textId="77777777" w:rsidR="00C51723" w:rsidRPr="005D2110" w:rsidRDefault="00C51723" w:rsidP="00C51723">
            <w:pPr>
              <w:rPr>
                <w:ins w:id="114" w:author="JÚLIA" w:date="2019-10-19T01:14:00Z"/>
                <w:rFonts w:eastAsia="Times New Roman" w:cstheme="minorHAnsi"/>
                <w:color w:val="000000"/>
                <w:sz w:val="20"/>
                <w:szCs w:val="20"/>
                <w:lang w:eastAsia="pt-BR"/>
              </w:rPr>
            </w:pPr>
            <w:ins w:id="115" w:author="JÚLIA" w:date="2019-10-19T01:14:00Z">
              <w:r w:rsidRPr="005D2110">
                <w:rPr>
                  <w:rFonts w:eastAsia="Times New Roman" w:cstheme="minorHAnsi"/>
                  <w:color w:val="000000"/>
                  <w:sz w:val="20"/>
                  <w:szCs w:val="20"/>
                  <w:lang w:eastAsia="pt-BR"/>
                </w:rPr>
                <w:t xml:space="preserve">Assault by other and unspecified firearm discharge </w:t>
              </w:r>
            </w:ins>
          </w:p>
        </w:tc>
      </w:tr>
      <w:tr w:rsidR="00C51723" w:rsidRPr="003C45BB" w14:paraId="79CB8982" w14:textId="77777777" w:rsidTr="00C51723">
        <w:trPr>
          <w:trHeight w:val="288"/>
          <w:ins w:id="116" w:author="JÚLIA" w:date="2019-10-19T01:14:00Z"/>
        </w:trPr>
        <w:tc>
          <w:tcPr>
            <w:tcW w:w="4440" w:type="dxa"/>
            <w:vMerge/>
            <w:tcBorders>
              <w:top w:val="nil"/>
              <w:left w:val="single" w:sz="4" w:space="0" w:color="auto"/>
              <w:bottom w:val="single" w:sz="4" w:space="0" w:color="000000"/>
              <w:right w:val="nil"/>
            </w:tcBorders>
            <w:vAlign w:val="center"/>
            <w:hideMark/>
          </w:tcPr>
          <w:p w14:paraId="5EB1B96E" w14:textId="77777777" w:rsidR="00C51723" w:rsidRPr="005D2110" w:rsidRDefault="00C51723" w:rsidP="00C51723">
            <w:pPr>
              <w:rPr>
                <w:ins w:id="117"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3239969" w14:textId="77777777" w:rsidR="00C51723" w:rsidRPr="005D2110" w:rsidRDefault="00C51723" w:rsidP="00C51723">
            <w:pPr>
              <w:rPr>
                <w:ins w:id="118" w:author="JÚLIA" w:date="2019-10-19T01:14:00Z"/>
                <w:rFonts w:eastAsia="Times New Roman" w:cstheme="minorHAnsi"/>
                <w:color w:val="000000"/>
                <w:sz w:val="20"/>
                <w:szCs w:val="20"/>
                <w:lang w:val="pt-BR" w:eastAsia="pt-BR"/>
              </w:rPr>
            </w:pPr>
            <w:ins w:id="119" w:author="JÚLIA" w:date="2019-10-19T01:14:00Z">
              <w:r w:rsidRPr="005D2110">
                <w:rPr>
                  <w:rFonts w:eastAsia="Times New Roman" w:cstheme="minorHAnsi"/>
                  <w:color w:val="000000"/>
                  <w:sz w:val="20"/>
                  <w:szCs w:val="20"/>
                  <w:lang w:val="pt-BR" w:eastAsia="pt-BR"/>
                </w:rPr>
                <w:t>X96</w:t>
              </w:r>
            </w:ins>
          </w:p>
        </w:tc>
        <w:tc>
          <w:tcPr>
            <w:tcW w:w="5780" w:type="dxa"/>
            <w:tcBorders>
              <w:top w:val="nil"/>
              <w:left w:val="nil"/>
              <w:bottom w:val="nil"/>
              <w:right w:val="single" w:sz="4" w:space="0" w:color="auto"/>
            </w:tcBorders>
            <w:shd w:val="clear" w:color="auto" w:fill="auto"/>
            <w:vAlign w:val="bottom"/>
            <w:hideMark/>
          </w:tcPr>
          <w:p w14:paraId="67C132ED" w14:textId="77777777" w:rsidR="00C51723" w:rsidRPr="005D2110" w:rsidRDefault="00C51723" w:rsidP="00C51723">
            <w:pPr>
              <w:rPr>
                <w:ins w:id="120" w:author="JÚLIA" w:date="2019-10-19T01:14:00Z"/>
                <w:rFonts w:eastAsia="Times New Roman" w:cstheme="minorHAnsi"/>
                <w:color w:val="000000"/>
                <w:sz w:val="20"/>
                <w:szCs w:val="20"/>
                <w:lang w:val="pt-BR" w:eastAsia="pt-BR"/>
              </w:rPr>
            </w:pPr>
            <w:proofErr w:type="spellStart"/>
            <w:ins w:id="121"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explosive</w:t>
              </w:r>
              <w:proofErr w:type="spellEnd"/>
              <w:r w:rsidRPr="005D2110">
                <w:rPr>
                  <w:rFonts w:eastAsia="Times New Roman" w:cstheme="minorHAnsi"/>
                  <w:color w:val="000000"/>
                  <w:sz w:val="20"/>
                  <w:szCs w:val="20"/>
                  <w:lang w:val="pt-BR" w:eastAsia="pt-BR"/>
                </w:rPr>
                <w:t xml:space="preserve"> material </w:t>
              </w:r>
            </w:ins>
          </w:p>
        </w:tc>
      </w:tr>
      <w:tr w:rsidR="00C51723" w:rsidRPr="003C45BB" w14:paraId="62A7EE46" w14:textId="77777777" w:rsidTr="00C51723">
        <w:trPr>
          <w:trHeight w:val="288"/>
          <w:ins w:id="122" w:author="JÚLIA" w:date="2019-10-19T01:14:00Z"/>
        </w:trPr>
        <w:tc>
          <w:tcPr>
            <w:tcW w:w="4440" w:type="dxa"/>
            <w:vMerge/>
            <w:tcBorders>
              <w:top w:val="nil"/>
              <w:left w:val="single" w:sz="4" w:space="0" w:color="auto"/>
              <w:bottom w:val="single" w:sz="4" w:space="0" w:color="000000"/>
              <w:right w:val="nil"/>
            </w:tcBorders>
            <w:vAlign w:val="center"/>
            <w:hideMark/>
          </w:tcPr>
          <w:p w14:paraId="10673126" w14:textId="77777777" w:rsidR="00C51723" w:rsidRPr="005D2110" w:rsidRDefault="00C51723" w:rsidP="00C51723">
            <w:pPr>
              <w:rPr>
                <w:ins w:id="123"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61D52817" w14:textId="77777777" w:rsidR="00C51723" w:rsidRPr="005D2110" w:rsidRDefault="00C51723" w:rsidP="00C51723">
            <w:pPr>
              <w:rPr>
                <w:ins w:id="124" w:author="JÚLIA" w:date="2019-10-19T01:14:00Z"/>
                <w:rFonts w:eastAsia="Times New Roman" w:cstheme="minorHAnsi"/>
                <w:color w:val="000000"/>
                <w:sz w:val="20"/>
                <w:szCs w:val="20"/>
                <w:lang w:val="pt-BR" w:eastAsia="pt-BR"/>
              </w:rPr>
            </w:pPr>
            <w:ins w:id="125" w:author="JÚLIA" w:date="2019-10-19T01:14:00Z">
              <w:r w:rsidRPr="005D2110">
                <w:rPr>
                  <w:rFonts w:eastAsia="Times New Roman" w:cstheme="minorHAnsi"/>
                  <w:color w:val="000000"/>
                  <w:sz w:val="20"/>
                  <w:szCs w:val="20"/>
                  <w:lang w:val="pt-BR" w:eastAsia="pt-BR"/>
                </w:rPr>
                <w:t>X97</w:t>
              </w:r>
            </w:ins>
          </w:p>
        </w:tc>
        <w:tc>
          <w:tcPr>
            <w:tcW w:w="5780" w:type="dxa"/>
            <w:tcBorders>
              <w:top w:val="nil"/>
              <w:left w:val="nil"/>
              <w:bottom w:val="nil"/>
              <w:right w:val="single" w:sz="4" w:space="0" w:color="auto"/>
            </w:tcBorders>
            <w:shd w:val="clear" w:color="auto" w:fill="auto"/>
            <w:vAlign w:val="bottom"/>
            <w:hideMark/>
          </w:tcPr>
          <w:p w14:paraId="496FD76B" w14:textId="77777777" w:rsidR="00C51723" w:rsidRPr="005D2110" w:rsidRDefault="00C51723" w:rsidP="00C51723">
            <w:pPr>
              <w:rPr>
                <w:ins w:id="126" w:author="JÚLIA" w:date="2019-10-19T01:14:00Z"/>
                <w:rFonts w:eastAsia="Times New Roman" w:cstheme="minorHAnsi"/>
                <w:color w:val="000000"/>
                <w:sz w:val="20"/>
                <w:szCs w:val="20"/>
                <w:lang w:eastAsia="pt-BR"/>
              </w:rPr>
            </w:pPr>
            <w:ins w:id="127" w:author="JÚLIA" w:date="2019-10-19T01:14:00Z">
              <w:r w:rsidRPr="005D2110">
                <w:rPr>
                  <w:rFonts w:eastAsia="Times New Roman" w:cstheme="minorHAnsi"/>
                  <w:color w:val="000000"/>
                  <w:sz w:val="20"/>
                  <w:szCs w:val="20"/>
                  <w:lang w:eastAsia="pt-BR"/>
                </w:rPr>
                <w:t xml:space="preserve">Assault by smoke, fire, and flames </w:t>
              </w:r>
            </w:ins>
          </w:p>
        </w:tc>
      </w:tr>
      <w:tr w:rsidR="00C51723" w:rsidRPr="003C45BB" w14:paraId="0EE15C6D" w14:textId="77777777" w:rsidTr="00C51723">
        <w:trPr>
          <w:trHeight w:val="288"/>
          <w:ins w:id="128" w:author="JÚLIA" w:date="2019-10-19T01:14:00Z"/>
        </w:trPr>
        <w:tc>
          <w:tcPr>
            <w:tcW w:w="4440" w:type="dxa"/>
            <w:vMerge/>
            <w:tcBorders>
              <w:top w:val="nil"/>
              <w:left w:val="single" w:sz="4" w:space="0" w:color="auto"/>
              <w:bottom w:val="single" w:sz="4" w:space="0" w:color="000000"/>
              <w:right w:val="nil"/>
            </w:tcBorders>
            <w:vAlign w:val="center"/>
            <w:hideMark/>
          </w:tcPr>
          <w:p w14:paraId="5F6CDB6E" w14:textId="77777777" w:rsidR="00C51723" w:rsidRPr="005D2110" w:rsidRDefault="00C51723" w:rsidP="00C51723">
            <w:pPr>
              <w:rPr>
                <w:ins w:id="129"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E2AE94B" w14:textId="77777777" w:rsidR="00C51723" w:rsidRPr="005D2110" w:rsidRDefault="00C51723" w:rsidP="00C51723">
            <w:pPr>
              <w:rPr>
                <w:ins w:id="130" w:author="JÚLIA" w:date="2019-10-19T01:14:00Z"/>
                <w:rFonts w:eastAsia="Times New Roman" w:cstheme="minorHAnsi"/>
                <w:color w:val="000000"/>
                <w:sz w:val="20"/>
                <w:szCs w:val="20"/>
                <w:lang w:val="pt-BR" w:eastAsia="pt-BR"/>
              </w:rPr>
            </w:pPr>
            <w:ins w:id="131" w:author="JÚLIA" w:date="2019-10-19T01:14:00Z">
              <w:r w:rsidRPr="005D2110">
                <w:rPr>
                  <w:rFonts w:eastAsia="Times New Roman" w:cstheme="minorHAnsi"/>
                  <w:color w:val="000000"/>
                  <w:sz w:val="20"/>
                  <w:szCs w:val="20"/>
                  <w:lang w:val="pt-BR" w:eastAsia="pt-BR"/>
                </w:rPr>
                <w:t>X98</w:t>
              </w:r>
            </w:ins>
          </w:p>
        </w:tc>
        <w:tc>
          <w:tcPr>
            <w:tcW w:w="5780" w:type="dxa"/>
            <w:tcBorders>
              <w:top w:val="nil"/>
              <w:left w:val="nil"/>
              <w:bottom w:val="nil"/>
              <w:right w:val="single" w:sz="4" w:space="0" w:color="auto"/>
            </w:tcBorders>
            <w:shd w:val="clear" w:color="auto" w:fill="auto"/>
            <w:vAlign w:val="bottom"/>
            <w:hideMark/>
          </w:tcPr>
          <w:p w14:paraId="7F44D662" w14:textId="77777777" w:rsidR="00C51723" w:rsidRPr="005D2110" w:rsidRDefault="00C51723" w:rsidP="00C51723">
            <w:pPr>
              <w:rPr>
                <w:ins w:id="132" w:author="JÚLIA" w:date="2019-10-19T01:14:00Z"/>
                <w:rFonts w:eastAsia="Times New Roman" w:cstheme="minorHAnsi"/>
                <w:color w:val="000000"/>
                <w:sz w:val="20"/>
                <w:szCs w:val="20"/>
                <w:lang w:eastAsia="pt-BR"/>
              </w:rPr>
            </w:pPr>
            <w:ins w:id="133" w:author="JÚLIA" w:date="2019-10-19T01:14:00Z">
              <w:r w:rsidRPr="005D2110">
                <w:rPr>
                  <w:rFonts w:eastAsia="Times New Roman" w:cstheme="minorHAnsi"/>
                  <w:color w:val="000000"/>
                  <w:sz w:val="20"/>
                  <w:szCs w:val="20"/>
                  <w:lang w:eastAsia="pt-BR"/>
                </w:rPr>
                <w:t xml:space="preserve">Assault by steam, hot vapors, and hot objects </w:t>
              </w:r>
            </w:ins>
          </w:p>
        </w:tc>
      </w:tr>
      <w:tr w:rsidR="00C51723" w:rsidRPr="003C45BB" w14:paraId="6BDBB84A" w14:textId="77777777" w:rsidTr="00C51723">
        <w:trPr>
          <w:trHeight w:val="288"/>
          <w:ins w:id="134" w:author="JÚLIA" w:date="2019-10-19T01:14:00Z"/>
        </w:trPr>
        <w:tc>
          <w:tcPr>
            <w:tcW w:w="4440" w:type="dxa"/>
            <w:vMerge/>
            <w:tcBorders>
              <w:top w:val="nil"/>
              <w:left w:val="single" w:sz="4" w:space="0" w:color="auto"/>
              <w:bottom w:val="single" w:sz="4" w:space="0" w:color="000000"/>
              <w:right w:val="nil"/>
            </w:tcBorders>
            <w:vAlign w:val="center"/>
            <w:hideMark/>
          </w:tcPr>
          <w:p w14:paraId="76A36795" w14:textId="77777777" w:rsidR="00C51723" w:rsidRPr="005D2110" w:rsidRDefault="00C51723" w:rsidP="00C51723">
            <w:pPr>
              <w:rPr>
                <w:ins w:id="135"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75C9C2DA" w14:textId="77777777" w:rsidR="00C51723" w:rsidRPr="005D2110" w:rsidRDefault="00C51723" w:rsidP="00C51723">
            <w:pPr>
              <w:rPr>
                <w:ins w:id="136" w:author="JÚLIA" w:date="2019-10-19T01:14:00Z"/>
                <w:rFonts w:eastAsia="Times New Roman" w:cstheme="minorHAnsi"/>
                <w:color w:val="000000"/>
                <w:sz w:val="20"/>
                <w:szCs w:val="20"/>
                <w:lang w:val="pt-BR" w:eastAsia="pt-BR"/>
              </w:rPr>
            </w:pPr>
            <w:ins w:id="137" w:author="JÚLIA" w:date="2019-10-19T01:14:00Z">
              <w:r w:rsidRPr="005D2110">
                <w:rPr>
                  <w:rFonts w:eastAsia="Times New Roman" w:cstheme="minorHAnsi"/>
                  <w:color w:val="000000"/>
                  <w:sz w:val="20"/>
                  <w:szCs w:val="20"/>
                  <w:lang w:val="pt-BR" w:eastAsia="pt-BR"/>
                </w:rPr>
                <w:t>X99</w:t>
              </w:r>
            </w:ins>
          </w:p>
        </w:tc>
        <w:tc>
          <w:tcPr>
            <w:tcW w:w="5780" w:type="dxa"/>
            <w:tcBorders>
              <w:top w:val="nil"/>
              <w:left w:val="nil"/>
              <w:bottom w:val="nil"/>
              <w:right w:val="single" w:sz="4" w:space="0" w:color="auto"/>
            </w:tcBorders>
            <w:shd w:val="clear" w:color="auto" w:fill="auto"/>
            <w:vAlign w:val="bottom"/>
            <w:hideMark/>
          </w:tcPr>
          <w:p w14:paraId="58450B9F" w14:textId="77777777" w:rsidR="00C51723" w:rsidRPr="005D2110" w:rsidRDefault="00C51723" w:rsidP="00C51723">
            <w:pPr>
              <w:rPr>
                <w:ins w:id="138" w:author="JÚLIA" w:date="2019-10-19T01:14:00Z"/>
                <w:rFonts w:eastAsia="Times New Roman" w:cstheme="minorHAnsi"/>
                <w:color w:val="000000"/>
                <w:sz w:val="20"/>
                <w:szCs w:val="20"/>
                <w:lang w:val="pt-BR" w:eastAsia="pt-BR"/>
              </w:rPr>
            </w:pPr>
            <w:proofErr w:type="spellStart"/>
            <w:ins w:id="139"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sharp</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object</w:t>
              </w:r>
              <w:proofErr w:type="spellEnd"/>
              <w:r w:rsidRPr="005D2110">
                <w:rPr>
                  <w:rFonts w:eastAsia="Times New Roman" w:cstheme="minorHAnsi"/>
                  <w:color w:val="000000"/>
                  <w:sz w:val="20"/>
                  <w:szCs w:val="20"/>
                  <w:lang w:val="pt-BR" w:eastAsia="pt-BR"/>
                </w:rPr>
                <w:t xml:space="preserve"> </w:t>
              </w:r>
            </w:ins>
          </w:p>
        </w:tc>
      </w:tr>
      <w:tr w:rsidR="00C51723" w:rsidRPr="003C45BB" w14:paraId="47EE3FC5" w14:textId="77777777" w:rsidTr="00C51723">
        <w:trPr>
          <w:trHeight w:val="288"/>
          <w:ins w:id="140" w:author="JÚLIA" w:date="2019-10-19T01:14:00Z"/>
        </w:trPr>
        <w:tc>
          <w:tcPr>
            <w:tcW w:w="4440" w:type="dxa"/>
            <w:vMerge/>
            <w:tcBorders>
              <w:top w:val="nil"/>
              <w:left w:val="single" w:sz="4" w:space="0" w:color="auto"/>
              <w:bottom w:val="single" w:sz="4" w:space="0" w:color="000000"/>
              <w:right w:val="nil"/>
            </w:tcBorders>
            <w:vAlign w:val="center"/>
            <w:hideMark/>
          </w:tcPr>
          <w:p w14:paraId="6739CD71" w14:textId="77777777" w:rsidR="00C51723" w:rsidRPr="005D2110" w:rsidRDefault="00C51723" w:rsidP="00C51723">
            <w:pPr>
              <w:rPr>
                <w:ins w:id="141"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2F8B4AE2" w14:textId="77777777" w:rsidR="00C51723" w:rsidRPr="005D2110" w:rsidRDefault="00C51723" w:rsidP="00C51723">
            <w:pPr>
              <w:rPr>
                <w:ins w:id="142" w:author="JÚLIA" w:date="2019-10-19T01:14:00Z"/>
                <w:rFonts w:eastAsia="Times New Roman" w:cstheme="minorHAnsi"/>
                <w:color w:val="000000"/>
                <w:sz w:val="20"/>
                <w:szCs w:val="20"/>
                <w:lang w:val="pt-BR" w:eastAsia="pt-BR"/>
              </w:rPr>
            </w:pPr>
            <w:ins w:id="143" w:author="JÚLIA" w:date="2019-10-19T01:14:00Z">
              <w:r w:rsidRPr="005D2110">
                <w:rPr>
                  <w:rFonts w:eastAsia="Times New Roman" w:cstheme="minorHAnsi"/>
                  <w:color w:val="000000"/>
                  <w:sz w:val="20"/>
                  <w:szCs w:val="20"/>
                  <w:lang w:val="pt-BR" w:eastAsia="pt-BR"/>
                </w:rPr>
                <w:t>Y00</w:t>
              </w:r>
            </w:ins>
          </w:p>
        </w:tc>
        <w:tc>
          <w:tcPr>
            <w:tcW w:w="5780" w:type="dxa"/>
            <w:tcBorders>
              <w:top w:val="nil"/>
              <w:left w:val="nil"/>
              <w:bottom w:val="nil"/>
              <w:right w:val="single" w:sz="4" w:space="0" w:color="auto"/>
            </w:tcBorders>
            <w:shd w:val="clear" w:color="auto" w:fill="auto"/>
            <w:vAlign w:val="bottom"/>
            <w:hideMark/>
          </w:tcPr>
          <w:p w14:paraId="0DC489FC" w14:textId="77777777" w:rsidR="00C51723" w:rsidRPr="005D2110" w:rsidRDefault="00C51723" w:rsidP="00C51723">
            <w:pPr>
              <w:rPr>
                <w:ins w:id="144" w:author="JÚLIA" w:date="2019-10-19T01:14:00Z"/>
                <w:rFonts w:eastAsia="Times New Roman" w:cstheme="minorHAnsi"/>
                <w:color w:val="000000"/>
                <w:sz w:val="20"/>
                <w:szCs w:val="20"/>
                <w:lang w:val="pt-BR" w:eastAsia="pt-BR"/>
              </w:rPr>
            </w:pPr>
            <w:proofErr w:type="spellStart"/>
            <w:ins w:id="145"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blunt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object</w:t>
              </w:r>
              <w:proofErr w:type="spellEnd"/>
              <w:r w:rsidRPr="005D2110">
                <w:rPr>
                  <w:rFonts w:eastAsia="Times New Roman" w:cstheme="minorHAnsi"/>
                  <w:color w:val="000000"/>
                  <w:sz w:val="20"/>
                  <w:szCs w:val="20"/>
                  <w:lang w:val="pt-BR" w:eastAsia="pt-BR"/>
                </w:rPr>
                <w:t xml:space="preserve"> </w:t>
              </w:r>
            </w:ins>
          </w:p>
        </w:tc>
      </w:tr>
      <w:tr w:rsidR="00C51723" w:rsidRPr="003C45BB" w14:paraId="1323CA0D" w14:textId="77777777" w:rsidTr="00C51723">
        <w:trPr>
          <w:trHeight w:val="288"/>
          <w:ins w:id="146" w:author="JÚLIA" w:date="2019-10-19T01:14:00Z"/>
        </w:trPr>
        <w:tc>
          <w:tcPr>
            <w:tcW w:w="4440" w:type="dxa"/>
            <w:vMerge/>
            <w:tcBorders>
              <w:top w:val="nil"/>
              <w:left w:val="single" w:sz="4" w:space="0" w:color="auto"/>
              <w:bottom w:val="single" w:sz="4" w:space="0" w:color="000000"/>
              <w:right w:val="nil"/>
            </w:tcBorders>
            <w:vAlign w:val="center"/>
            <w:hideMark/>
          </w:tcPr>
          <w:p w14:paraId="1A113D63" w14:textId="77777777" w:rsidR="00C51723" w:rsidRPr="005D2110" w:rsidRDefault="00C51723" w:rsidP="00C51723">
            <w:pPr>
              <w:rPr>
                <w:ins w:id="147"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226CCA1F" w14:textId="77777777" w:rsidR="00C51723" w:rsidRPr="005D2110" w:rsidRDefault="00C51723" w:rsidP="00C51723">
            <w:pPr>
              <w:rPr>
                <w:ins w:id="148" w:author="JÚLIA" w:date="2019-10-19T01:14:00Z"/>
                <w:rFonts w:eastAsia="Times New Roman" w:cstheme="minorHAnsi"/>
                <w:color w:val="000000"/>
                <w:sz w:val="20"/>
                <w:szCs w:val="20"/>
                <w:lang w:val="pt-BR" w:eastAsia="pt-BR"/>
              </w:rPr>
            </w:pPr>
            <w:ins w:id="149" w:author="JÚLIA" w:date="2019-10-19T01:14:00Z">
              <w:r w:rsidRPr="005D2110">
                <w:rPr>
                  <w:rFonts w:eastAsia="Times New Roman" w:cstheme="minorHAnsi"/>
                  <w:color w:val="000000"/>
                  <w:sz w:val="20"/>
                  <w:szCs w:val="20"/>
                  <w:lang w:val="pt-BR" w:eastAsia="pt-BR"/>
                </w:rPr>
                <w:t>Y01</w:t>
              </w:r>
            </w:ins>
          </w:p>
        </w:tc>
        <w:tc>
          <w:tcPr>
            <w:tcW w:w="5780" w:type="dxa"/>
            <w:tcBorders>
              <w:top w:val="nil"/>
              <w:left w:val="nil"/>
              <w:bottom w:val="nil"/>
              <w:right w:val="single" w:sz="4" w:space="0" w:color="auto"/>
            </w:tcBorders>
            <w:shd w:val="clear" w:color="auto" w:fill="auto"/>
            <w:vAlign w:val="bottom"/>
            <w:hideMark/>
          </w:tcPr>
          <w:p w14:paraId="4292C1DB" w14:textId="77777777" w:rsidR="00C51723" w:rsidRPr="005D2110" w:rsidRDefault="00C51723" w:rsidP="00C51723">
            <w:pPr>
              <w:rPr>
                <w:ins w:id="150" w:author="JÚLIA" w:date="2019-10-19T01:14:00Z"/>
                <w:rFonts w:eastAsia="Times New Roman" w:cstheme="minorHAnsi"/>
                <w:color w:val="000000"/>
                <w:sz w:val="20"/>
                <w:szCs w:val="20"/>
                <w:lang w:eastAsia="pt-BR"/>
              </w:rPr>
            </w:pPr>
            <w:ins w:id="151" w:author="JÚLIA" w:date="2019-10-19T01:14:00Z">
              <w:r w:rsidRPr="005D2110">
                <w:rPr>
                  <w:rFonts w:eastAsia="Times New Roman" w:cstheme="minorHAnsi"/>
                  <w:color w:val="000000"/>
                  <w:sz w:val="20"/>
                  <w:szCs w:val="20"/>
                  <w:lang w:eastAsia="pt-BR"/>
                </w:rPr>
                <w:t xml:space="preserve">Assault by pushing from high place </w:t>
              </w:r>
            </w:ins>
          </w:p>
        </w:tc>
      </w:tr>
      <w:tr w:rsidR="00C51723" w:rsidRPr="003C45BB" w14:paraId="07BE7618" w14:textId="77777777" w:rsidTr="00C51723">
        <w:trPr>
          <w:trHeight w:val="288"/>
          <w:ins w:id="152" w:author="JÚLIA" w:date="2019-10-19T01:14:00Z"/>
        </w:trPr>
        <w:tc>
          <w:tcPr>
            <w:tcW w:w="4440" w:type="dxa"/>
            <w:vMerge/>
            <w:tcBorders>
              <w:top w:val="nil"/>
              <w:left w:val="single" w:sz="4" w:space="0" w:color="auto"/>
              <w:bottom w:val="single" w:sz="4" w:space="0" w:color="000000"/>
              <w:right w:val="nil"/>
            </w:tcBorders>
            <w:vAlign w:val="center"/>
            <w:hideMark/>
          </w:tcPr>
          <w:p w14:paraId="5F0AFFE1" w14:textId="77777777" w:rsidR="00C51723" w:rsidRPr="005D2110" w:rsidRDefault="00C51723" w:rsidP="00C51723">
            <w:pPr>
              <w:rPr>
                <w:ins w:id="153"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4074C8E" w14:textId="77777777" w:rsidR="00C51723" w:rsidRPr="005D2110" w:rsidRDefault="00C51723" w:rsidP="00C51723">
            <w:pPr>
              <w:rPr>
                <w:ins w:id="154" w:author="JÚLIA" w:date="2019-10-19T01:14:00Z"/>
                <w:rFonts w:eastAsia="Times New Roman" w:cstheme="minorHAnsi"/>
                <w:color w:val="000000"/>
                <w:sz w:val="20"/>
                <w:szCs w:val="20"/>
                <w:lang w:val="pt-BR" w:eastAsia="pt-BR"/>
              </w:rPr>
            </w:pPr>
            <w:ins w:id="155" w:author="JÚLIA" w:date="2019-10-19T01:14:00Z">
              <w:r w:rsidRPr="005D2110">
                <w:rPr>
                  <w:rFonts w:eastAsia="Times New Roman" w:cstheme="minorHAnsi"/>
                  <w:color w:val="000000"/>
                  <w:sz w:val="20"/>
                  <w:szCs w:val="20"/>
                  <w:lang w:val="pt-BR" w:eastAsia="pt-BR"/>
                </w:rPr>
                <w:t>Y02</w:t>
              </w:r>
            </w:ins>
          </w:p>
        </w:tc>
        <w:tc>
          <w:tcPr>
            <w:tcW w:w="5780" w:type="dxa"/>
            <w:tcBorders>
              <w:top w:val="nil"/>
              <w:left w:val="nil"/>
              <w:bottom w:val="nil"/>
              <w:right w:val="single" w:sz="4" w:space="0" w:color="auto"/>
            </w:tcBorders>
            <w:shd w:val="clear" w:color="auto" w:fill="auto"/>
            <w:vAlign w:val="bottom"/>
            <w:hideMark/>
          </w:tcPr>
          <w:p w14:paraId="6710BA0D" w14:textId="77777777" w:rsidR="00C51723" w:rsidRPr="005D2110" w:rsidRDefault="00C51723" w:rsidP="00C51723">
            <w:pPr>
              <w:rPr>
                <w:ins w:id="156" w:author="JÚLIA" w:date="2019-10-19T01:14:00Z"/>
                <w:rFonts w:eastAsia="Times New Roman" w:cstheme="minorHAnsi"/>
                <w:color w:val="000000"/>
                <w:sz w:val="20"/>
                <w:szCs w:val="20"/>
                <w:lang w:eastAsia="pt-BR"/>
              </w:rPr>
            </w:pPr>
            <w:ins w:id="157" w:author="JÚLIA" w:date="2019-10-19T01:14:00Z">
              <w:r w:rsidRPr="005D2110">
                <w:rPr>
                  <w:rFonts w:eastAsia="Times New Roman" w:cstheme="minorHAnsi"/>
                  <w:color w:val="000000"/>
                  <w:sz w:val="20"/>
                  <w:szCs w:val="20"/>
                  <w:lang w:eastAsia="pt-BR"/>
                </w:rPr>
                <w:t xml:space="preserve">Assault by pushing or placing victim before moving object </w:t>
              </w:r>
            </w:ins>
          </w:p>
        </w:tc>
      </w:tr>
      <w:tr w:rsidR="00C51723" w:rsidRPr="003C45BB" w14:paraId="46139C20" w14:textId="77777777" w:rsidTr="00C51723">
        <w:trPr>
          <w:trHeight w:val="288"/>
          <w:ins w:id="158" w:author="JÚLIA" w:date="2019-10-19T01:14:00Z"/>
        </w:trPr>
        <w:tc>
          <w:tcPr>
            <w:tcW w:w="4440" w:type="dxa"/>
            <w:vMerge/>
            <w:tcBorders>
              <w:top w:val="nil"/>
              <w:left w:val="single" w:sz="4" w:space="0" w:color="auto"/>
              <w:bottom w:val="single" w:sz="4" w:space="0" w:color="000000"/>
              <w:right w:val="nil"/>
            </w:tcBorders>
            <w:vAlign w:val="center"/>
            <w:hideMark/>
          </w:tcPr>
          <w:p w14:paraId="30C52361" w14:textId="77777777" w:rsidR="00C51723" w:rsidRPr="005D2110" w:rsidRDefault="00C51723" w:rsidP="00C51723">
            <w:pPr>
              <w:rPr>
                <w:ins w:id="159"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5EAFD9C" w14:textId="77777777" w:rsidR="00C51723" w:rsidRPr="005D2110" w:rsidRDefault="00C51723" w:rsidP="00C51723">
            <w:pPr>
              <w:rPr>
                <w:ins w:id="160" w:author="JÚLIA" w:date="2019-10-19T01:14:00Z"/>
                <w:rFonts w:eastAsia="Times New Roman" w:cstheme="minorHAnsi"/>
                <w:color w:val="000000"/>
                <w:sz w:val="20"/>
                <w:szCs w:val="20"/>
                <w:lang w:val="pt-BR" w:eastAsia="pt-BR"/>
              </w:rPr>
            </w:pPr>
            <w:ins w:id="161" w:author="JÚLIA" w:date="2019-10-19T01:14:00Z">
              <w:r w:rsidRPr="005D2110">
                <w:rPr>
                  <w:rFonts w:eastAsia="Times New Roman" w:cstheme="minorHAnsi"/>
                  <w:color w:val="000000"/>
                  <w:sz w:val="20"/>
                  <w:szCs w:val="20"/>
                  <w:lang w:val="pt-BR" w:eastAsia="pt-BR"/>
                </w:rPr>
                <w:t>Y03</w:t>
              </w:r>
            </w:ins>
          </w:p>
        </w:tc>
        <w:tc>
          <w:tcPr>
            <w:tcW w:w="5780" w:type="dxa"/>
            <w:tcBorders>
              <w:top w:val="nil"/>
              <w:left w:val="nil"/>
              <w:bottom w:val="nil"/>
              <w:right w:val="single" w:sz="4" w:space="0" w:color="auto"/>
            </w:tcBorders>
            <w:shd w:val="clear" w:color="auto" w:fill="auto"/>
            <w:vAlign w:val="bottom"/>
            <w:hideMark/>
          </w:tcPr>
          <w:p w14:paraId="730FF414" w14:textId="77777777" w:rsidR="00C51723" w:rsidRPr="005D2110" w:rsidRDefault="00C51723" w:rsidP="00C51723">
            <w:pPr>
              <w:rPr>
                <w:ins w:id="162" w:author="JÚLIA" w:date="2019-10-19T01:14:00Z"/>
                <w:rFonts w:eastAsia="Times New Roman" w:cstheme="minorHAnsi"/>
                <w:color w:val="000000"/>
                <w:sz w:val="20"/>
                <w:szCs w:val="20"/>
                <w:lang w:eastAsia="pt-BR"/>
              </w:rPr>
            </w:pPr>
            <w:ins w:id="163" w:author="JÚLIA" w:date="2019-10-19T01:14:00Z">
              <w:r w:rsidRPr="005D2110">
                <w:rPr>
                  <w:rFonts w:eastAsia="Times New Roman" w:cstheme="minorHAnsi"/>
                  <w:color w:val="000000"/>
                  <w:sz w:val="20"/>
                  <w:szCs w:val="20"/>
                  <w:lang w:eastAsia="pt-BR"/>
                </w:rPr>
                <w:t xml:space="preserve">Assault by crashing of motor vehicle </w:t>
              </w:r>
            </w:ins>
          </w:p>
        </w:tc>
      </w:tr>
      <w:tr w:rsidR="00C51723" w:rsidRPr="003C45BB" w14:paraId="21DBE9C9" w14:textId="77777777" w:rsidTr="00C51723">
        <w:trPr>
          <w:trHeight w:val="288"/>
          <w:ins w:id="164" w:author="JÚLIA" w:date="2019-10-19T01:14:00Z"/>
        </w:trPr>
        <w:tc>
          <w:tcPr>
            <w:tcW w:w="4440" w:type="dxa"/>
            <w:vMerge/>
            <w:tcBorders>
              <w:top w:val="nil"/>
              <w:left w:val="single" w:sz="4" w:space="0" w:color="auto"/>
              <w:bottom w:val="single" w:sz="4" w:space="0" w:color="000000"/>
              <w:right w:val="nil"/>
            </w:tcBorders>
            <w:vAlign w:val="center"/>
            <w:hideMark/>
          </w:tcPr>
          <w:p w14:paraId="79595103" w14:textId="77777777" w:rsidR="00C51723" w:rsidRPr="005D2110" w:rsidRDefault="00C51723" w:rsidP="00C51723">
            <w:pPr>
              <w:rPr>
                <w:ins w:id="165"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7285D4AD" w14:textId="77777777" w:rsidR="00C51723" w:rsidRPr="005D2110" w:rsidRDefault="00C51723" w:rsidP="00C51723">
            <w:pPr>
              <w:rPr>
                <w:ins w:id="166" w:author="JÚLIA" w:date="2019-10-19T01:14:00Z"/>
                <w:rFonts w:eastAsia="Times New Roman" w:cstheme="minorHAnsi"/>
                <w:color w:val="000000"/>
                <w:sz w:val="20"/>
                <w:szCs w:val="20"/>
                <w:lang w:val="pt-BR" w:eastAsia="pt-BR"/>
              </w:rPr>
            </w:pPr>
            <w:ins w:id="167" w:author="JÚLIA" w:date="2019-10-19T01:14:00Z">
              <w:r w:rsidRPr="005D2110">
                <w:rPr>
                  <w:rFonts w:eastAsia="Times New Roman" w:cstheme="minorHAnsi"/>
                  <w:color w:val="000000"/>
                  <w:sz w:val="20"/>
                  <w:szCs w:val="20"/>
                  <w:lang w:val="pt-BR" w:eastAsia="pt-BR"/>
                </w:rPr>
                <w:t>Y04</w:t>
              </w:r>
            </w:ins>
          </w:p>
        </w:tc>
        <w:tc>
          <w:tcPr>
            <w:tcW w:w="5780" w:type="dxa"/>
            <w:tcBorders>
              <w:top w:val="nil"/>
              <w:left w:val="nil"/>
              <w:bottom w:val="nil"/>
              <w:right w:val="single" w:sz="4" w:space="0" w:color="auto"/>
            </w:tcBorders>
            <w:shd w:val="clear" w:color="auto" w:fill="auto"/>
            <w:vAlign w:val="bottom"/>
            <w:hideMark/>
          </w:tcPr>
          <w:p w14:paraId="133CE2F7" w14:textId="77777777" w:rsidR="00C51723" w:rsidRPr="005D2110" w:rsidRDefault="00C51723" w:rsidP="00C51723">
            <w:pPr>
              <w:rPr>
                <w:ins w:id="168" w:author="JÚLIA" w:date="2019-10-19T01:14:00Z"/>
                <w:rFonts w:eastAsia="Times New Roman" w:cstheme="minorHAnsi"/>
                <w:color w:val="000000"/>
                <w:sz w:val="20"/>
                <w:szCs w:val="20"/>
                <w:lang w:val="pt-BR" w:eastAsia="pt-BR"/>
              </w:rPr>
            </w:pPr>
            <w:proofErr w:type="spellStart"/>
            <w:ins w:id="169"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bodily</w:t>
              </w:r>
              <w:proofErr w:type="spellEnd"/>
              <w:r w:rsidRPr="005D2110">
                <w:rPr>
                  <w:rFonts w:eastAsia="Times New Roman" w:cstheme="minorHAnsi"/>
                  <w:color w:val="000000"/>
                  <w:sz w:val="20"/>
                  <w:szCs w:val="20"/>
                  <w:lang w:val="pt-BR" w:eastAsia="pt-BR"/>
                </w:rPr>
                <w:t xml:space="preserve"> force </w:t>
              </w:r>
            </w:ins>
          </w:p>
        </w:tc>
      </w:tr>
      <w:tr w:rsidR="00C51723" w:rsidRPr="003C45BB" w14:paraId="6D2A5EFF" w14:textId="77777777" w:rsidTr="00C51723">
        <w:trPr>
          <w:trHeight w:val="288"/>
          <w:ins w:id="170" w:author="JÚLIA" w:date="2019-10-19T01:14:00Z"/>
        </w:trPr>
        <w:tc>
          <w:tcPr>
            <w:tcW w:w="4440" w:type="dxa"/>
            <w:vMerge/>
            <w:tcBorders>
              <w:top w:val="nil"/>
              <w:left w:val="single" w:sz="4" w:space="0" w:color="auto"/>
              <w:bottom w:val="single" w:sz="4" w:space="0" w:color="000000"/>
              <w:right w:val="nil"/>
            </w:tcBorders>
            <w:vAlign w:val="center"/>
            <w:hideMark/>
          </w:tcPr>
          <w:p w14:paraId="0CA48583" w14:textId="77777777" w:rsidR="00C51723" w:rsidRPr="005D2110" w:rsidRDefault="00C51723" w:rsidP="00C51723">
            <w:pPr>
              <w:rPr>
                <w:ins w:id="171"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1EA29CA1" w14:textId="77777777" w:rsidR="00C51723" w:rsidRPr="005D2110" w:rsidRDefault="00C51723" w:rsidP="00C51723">
            <w:pPr>
              <w:rPr>
                <w:ins w:id="172" w:author="JÚLIA" w:date="2019-10-19T01:14:00Z"/>
                <w:rFonts w:eastAsia="Times New Roman" w:cstheme="minorHAnsi"/>
                <w:color w:val="000000"/>
                <w:sz w:val="20"/>
                <w:szCs w:val="20"/>
                <w:lang w:val="pt-BR" w:eastAsia="pt-BR"/>
              </w:rPr>
            </w:pPr>
            <w:ins w:id="173" w:author="JÚLIA" w:date="2019-10-19T01:14:00Z">
              <w:r w:rsidRPr="005D2110">
                <w:rPr>
                  <w:rFonts w:eastAsia="Times New Roman" w:cstheme="minorHAnsi"/>
                  <w:color w:val="000000"/>
                  <w:sz w:val="20"/>
                  <w:szCs w:val="20"/>
                  <w:lang w:val="pt-BR" w:eastAsia="pt-BR"/>
                </w:rPr>
                <w:t>Y05</w:t>
              </w:r>
            </w:ins>
          </w:p>
        </w:tc>
        <w:tc>
          <w:tcPr>
            <w:tcW w:w="5780" w:type="dxa"/>
            <w:tcBorders>
              <w:top w:val="nil"/>
              <w:left w:val="nil"/>
              <w:bottom w:val="nil"/>
              <w:right w:val="single" w:sz="4" w:space="0" w:color="auto"/>
            </w:tcBorders>
            <w:shd w:val="clear" w:color="auto" w:fill="auto"/>
            <w:vAlign w:val="bottom"/>
            <w:hideMark/>
          </w:tcPr>
          <w:p w14:paraId="5F5F7C24" w14:textId="77777777" w:rsidR="00C51723" w:rsidRPr="005D2110" w:rsidRDefault="00C51723" w:rsidP="00C51723">
            <w:pPr>
              <w:rPr>
                <w:ins w:id="174" w:author="JÚLIA" w:date="2019-10-19T01:14:00Z"/>
                <w:rFonts w:eastAsia="Times New Roman" w:cstheme="minorHAnsi"/>
                <w:color w:val="000000"/>
                <w:sz w:val="20"/>
                <w:szCs w:val="20"/>
                <w:lang w:eastAsia="pt-BR"/>
              </w:rPr>
            </w:pPr>
            <w:ins w:id="175" w:author="JÚLIA" w:date="2019-10-19T01:14:00Z">
              <w:r w:rsidRPr="005D2110">
                <w:rPr>
                  <w:rFonts w:eastAsia="Times New Roman" w:cstheme="minorHAnsi"/>
                  <w:color w:val="000000"/>
                  <w:sz w:val="20"/>
                  <w:szCs w:val="20"/>
                  <w:lang w:eastAsia="pt-BR"/>
                </w:rPr>
                <w:t xml:space="preserve">Sexual assault by bodily force </w:t>
              </w:r>
            </w:ins>
          </w:p>
        </w:tc>
      </w:tr>
      <w:tr w:rsidR="00C51723" w:rsidRPr="003C45BB" w14:paraId="6BCE5039" w14:textId="77777777" w:rsidTr="00C51723">
        <w:trPr>
          <w:trHeight w:val="288"/>
          <w:ins w:id="176" w:author="JÚLIA" w:date="2019-10-19T01:14:00Z"/>
        </w:trPr>
        <w:tc>
          <w:tcPr>
            <w:tcW w:w="4440" w:type="dxa"/>
            <w:vMerge/>
            <w:tcBorders>
              <w:top w:val="nil"/>
              <w:left w:val="single" w:sz="4" w:space="0" w:color="auto"/>
              <w:bottom w:val="single" w:sz="4" w:space="0" w:color="000000"/>
              <w:right w:val="nil"/>
            </w:tcBorders>
            <w:vAlign w:val="center"/>
            <w:hideMark/>
          </w:tcPr>
          <w:p w14:paraId="0D8B4863" w14:textId="77777777" w:rsidR="00C51723" w:rsidRPr="005D2110" w:rsidRDefault="00C51723" w:rsidP="00C51723">
            <w:pPr>
              <w:rPr>
                <w:ins w:id="177"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3364B93C" w14:textId="77777777" w:rsidR="00C51723" w:rsidRPr="005D2110" w:rsidRDefault="00C51723" w:rsidP="00C51723">
            <w:pPr>
              <w:rPr>
                <w:ins w:id="178" w:author="JÚLIA" w:date="2019-10-19T01:14:00Z"/>
                <w:rFonts w:eastAsia="Times New Roman" w:cstheme="minorHAnsi"/>
                <w:color w:val="000000"/>
                <w:sz w:val="20"/>
                <w:szCs w:val="20"/>
                <w:lang w:val="pt-BR" w:eastAsia="pt-BR"/>
              </w:rPr>
            </w:pPr>
            <w:ins w:id="179" w:author="JÚLIA" w:date="2019-10-19T01:14:00Z">
              <w:r w:rsidRPr="005D2110">
                <w:rPr>
                  <w:rFonts w:eastAsia="Times New Roman" w:cstheme="minorHAnsi"/>
                  <w:color w:val="000000"/>
                  <w:sz w:val="20"/>
                  <w:szCs w:val="20"/>
                  <w:lang w:val="pt-BR" w:eastAsia="pt-BR"/>
                </w:rPr>
                <w:t>Y06</w:t>
              </w:r>
            </w:ins>
          </w:p>
        </w:tc>
        <w:tc>
          <w:tcPr>
            <w:tcW w:w="5780" w:type="dxa"/>
            <w:tcBorders>
              <w:top w:val="nil"/>
              <w:left w:val="nil"/>
              <w:bottom w:val="nil"/>
              <w:right w:val="single" w:sz="4" w:space="0" w:color="auto"/>
            </w:tcBorders>
            <w:shd w:val="clear" w:color="auto" w:fill="auto"/>
            <w:vAlign w:val="bottom"/>
            <w:hideMark/>
          </w:tcPr>
          <w:p w14:paraId="3A230046" w14:textId="77777777" w:rsidR="00C51723" w:rsidRPr="005D2110" w:rsidRDefault="00C51723" w:rsidP="00C51723">
            <w:pPr>
              <w:rPr>
                <w:ins w:id="180" w:author="JÚLIA" w:date="2019-10-19T01:14:00Z"/>
                <w:rFonts w:eastAsia="Times New Roman" w:cstheme="minorHAnsi"/>
                <w:color w:val="000000"/>
                <w:sz w:val="20"/>
                <w:szCs w:val="20"/>
                <w:lang w:val="pt-BR" w:eastAsia="pt-BR"/>
              </w:rPr>
            </w:pPr>
            <w:proofErr w:type="spellStart"/>
            <w:ins w:id="181" w:author="JÚLIA" w:date="2019-10-19T01:14:00Z">
              <w:r w:rsidRPr="005D2110">
                <w:rPr>
                  <w:rFonts w:eastAsia="Times New Roman" w:cstheme="minorHAnsi"/>
                  <w:color w:val="000000"/>
                  <w:sz w:val="20"/>
                  <w:szCs w:val="20"/>
                  <w:lang w:val="pt-BR" w:eastAsia="pt-BR"/>
                </w:rPr>
                <w:t>Neglect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and</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abandonment</w:t>
              </w:r>
              <w:proofErr w:type="spellEnd"/>
              <w:r w:rsidRPr="005D2110">
                <w:rPr>
                  <w:rFonts w:eastAsia="Times New Roman" w:cstheme="minorHAnsi"/>
                  <w:color w:val="000000"/>
                  <w:sz w:val="20"/>
                  <w:szCs w:val="20"/>
                  <w:lang w:val="pt-BR" w:eastAsia="pt-BR"/>
                </w:rPr>
                <w:t xml:space="preserve"> </w:t>
              </w:r>
            </w:ins>
          </w:p>
        </w:tc>
      </w:tr>
      <w:tr w:rsidR="00C51723" w:rsidRPr="003C45BB" w14:paraId="3CF73C58" w14:textId="77777777" w:rsidTr="00C51723">
        <w:trPr>
          <w:trHeight w:val="288"/>
          <w:ins w:id="182" w:author="JÚLIA" w:date="2019-10-19T01:14:00Z"/>
        </w:trPr>
        <w:tc>
          <w:tcPr>
            <w:tcW w:w="4440" w:type="dxa"/>
            <w:vMerge/>
            <w:tcBorders>
              <w:top w:val="nil"/>
              <w:left w:val="single" w:sz="4" w:space="0" w:color="auto"/>
              <w:bottom w:val="single" w:sz="4" w:space="0" w:color="000000"/>
              <w:right w:val="nil"/>
            </w:tcBorders>
            <w:vAlign w:val="center"/>
            <w:hideMark/>
          </w:tcPr>
          <w:p w14:paraId="64E88FE5" w14:textId="77777777" w:rsidR="00C51723" w:rsidRPr="005D2110" w:rsidRDefault="00C51723" w:rsidP="00C51723">
            <w:pPr>
              <w:rPr>
                <w:ins w:id="183"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48E52154" w14:textId="77777777" w:rsidR="00C51723" w:rsidRPr="005D2110" w:rsidRDefault="00C51723" w:rsidP="00C51723">
            <w:pPr>
              <w:rPr>
                <w:ins w:id="184" w:author="JÚLIA" w:date="2019-10-19T01:14:00Z"/>
                <w:rFonts w:eastAsia="Times New Roman" w:cstheme="minorHAnsi"/>
                <w:color w:val="000000"/>
                <w:sz w:val="20"/>
                <w:szCs w:val="20"/>
                <w:lang w:val="pt-BR" w:eastAsia="pt-BR"/>
              </w:rPr>
            </w:pPr>
            <w:ins w:id="185" w:author="JÚLIA" w:date="2019-10-19T01:14:00Z">
              <w:r w:rsidRPr="005D2110">
                <w:rPr>
                  <w:rFonts w:eastAsia="Times New Roman" w:cstheme="minorHAnsi"/>
                  <w:color w:val="000000"/>
                  <w:sz w:val="20"/>
                  <w:szCs w:val="20"/>
                  <w:lang w:val="pt-BR" w:eastAsia="pt-BR"/>
                </w:rPr>
                <w:t>Y07</w:t>
              </w:r>
            </w:ins>
          </w:p>
        </w:tc>
        <w:tc>
          <w:tcPr>
            <w:tcW w:w="5780" w:type="dxa"/>
            <w:tcBorders>
              <w:top w:val="nil"/>
              <w:left w:val="nil"/>
              <w:bottom w:val="nil"/>
              <w:right w:val="single" w:sz="4" w:space="0" w:color="auto"/>
            </w:tcBorders>
            <w:shd w:val="clear" w:color="auto" w:fill="auto"/>
            <w:vAlign w:val="bottom"/>
            <w:hideMark/>
          </w:tcPr>
          <w:p w14:paraId="193C64E4" w14:textId="77777777" w:rsidR="00C51723" w:rsidRPr="005D2110" w:rsidRDefault="00C51723" w:rsidP="00C51723">
            <w:pPr>
              <w:rPr>
                <w:ins w:id="186" w:author="JÚLIA" w:date="2019-10-19T01:14:00Z"/>
                <w:rFonts w:eastAsia="Times New Roman" w:cstheme="minorHAnsi"/>
                <w:color w:val="000000"/>
                <w:sz w:val="20"/>
                <w:szCs w:val="20"/>
                <w:lang w:val="pt-BR" w:eastAsia="pt-BR"/>
              </w:rPr>
            </w:pPr>
            <w:proofErr w:type="spellStart"/>
            <w:ins w:id="187" w:author="JÚLIA" w:date="2019-10-19T01:14:00Z">
              <w:r w:rsidRPr="005D2110">
                <w:rPr>
                  <w:rFonts w:eastAsia="Times New Roman" w:cstheme="minorHAnsi"/>
                  <w:color w:val="000000"/>
                  <w:sz w:val="20"/>
                  <w:szCs w:val="20"/>
                  <w:lang w:val="pt-BR" w:eastAsia="pt-BR"/>
                </w:rPr>
                <w:t>Other</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maltreatment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syndromes</w:t>
              </w:r>
              <w:proofErr w:type="spellEnd"/>
              <w:r w:rsidRPr="005D2110">
                <w:rPr>
                  <w:rFonts w:eastAsia="Times New Roman" w:cstheme="minorHAnsi"/>
                  <w:color w:val="000000"/>
                  <w:sz w:val="20"/>
                  <w:szCs w:val="20"/>
                  <w:lang w:val="pt-BR" w:eastAsia="pt-BR"/>
                </w:rPr>
                <w:t xml:space="preserve"> </w:t>
              </w:r>
            </w:ins>
          </w:p>
        </w:tc>
      </w:tr>
      <w:tr w:rsidR="00C51723" w:rsidRPr="003C45BB" w14:paraId="14555DC6" w14:textId="77777777" w:rsidTr="00C51723">
        <w:trPr>
          <w:trHeight w:val="288"/>
          <w:ins w:id="188" w:author="JÚLIA" w:date="2019-10-19T01:14:00Z"/>
        </w:trPr>
        <w:tc>
          <w:tcPr>
            <w:tcW w:w="4440" w:type="dxa"/>
            <w:vMerge/>
            <w:tcBorders>
              <w:top w:val="nil"/>
              <w:left w:val="single" w:sz="4" w:space="0" w:color="auto"/>
              <w:bottom w:val="single" w:sz="4" w:space="0" w:color="000000"/>
              <w:right w:val="nil"/>
            </w:tcBorders>
            <w:vAlign w:val="center"/>
            <w:hideMark/>
          </w:tcPr>
          <w:p w14:paraId="73D2DAAD" w14:textId="77777777" w:rsidR="00C51723" w:rsidRPr="005D2110" w:rsidRDefault="00C51723" w:rsidP="00C51723">
            <w:pPr>
              <w:rPr>
                <w:ins w:id="189"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7B1C0F76" w14:textId="77777777" w:rsidR="00C51723" w:rsidRPr="005D2110" w:rsidRDefault="00C51723" w:rsidP="00C51723">
            <w:pPr>
              <w:rPr>
                <w:ins w:id="190" w:author="JÚLIA" w:date="2019-10-19T01:14:00Z"/>
                <w:rFonts w:eastAsia="Times New Roman" w:cstheme="minorHAnsi"/>
                <w:color w:val="000000"/>
                <w:sz w:val="20"/>
                <w:szCs w:val="20"/>
                <w:lang w:val="pt-BR" w:eastAsia="pt-BR"/>
              </w:rPr>
            </w:pPr>
            <w:ins w:id="191" w:author="JÚLIA" w:date="2019-10-19T01:14:00Z">
              <w:r w:rsidRPr="005D2110">
                <w:rPr>
                  <w:rFonts w:eastAsia="Times New Roman" w:cstheme="minorHAnsi"/>
                  <w:color w:val="000000"/>
                  <w:sz w:val="20"/>
                  <w:szCs w:val="20"/>
                  <w:lang w:val="pt-BR" w:eastAsia="pt-BR"/>
                </w:rPr>
                <w:t>Y08</w:t>
              </w:r>
            </w:ins>
          </w:p>
        </w:tc>
        <w:tc>
          <w:tcPr>
            <w:tcW w:w="5780" w:type="dxa"/>
            <w:tcBorders>
              <w:top w:val="nil"/>
              <w:left w:val="nil"/>
              <w:bottom w:val="nil"/>
              <w:right w:val="single" w:sz="4" w:space="0" w:color="auto"/>
            </w:tcBorders>
            <w:shd w:val="clear" w:color="auto" w:fill="auto"/>
            <w:vAlign w:val="bottom"/>
            <w:hideMark/>
          </w:tcPr>
          <w:p w14:paraId="7E8A225E" w14:textId="77777777" w:rsidR="00C51723" w:rsidRPr="005D2110" w:rsidRDefault="00C51723" w:rsidP="00C51723">
            <w:pPr>
              <w:rPr>
                <w:ins w:id="192" w:author="JÚLIA" w:date="2019-10-19T01:14:00Z"/>
                <w:rFonts w:eastAsia="Times New Roman" w:cstheme="minorHAnsi"/>
                <w:color w:val="000000"/>
                <w:sz w:val="20"/>
                <w:szCs w:val="20"/>
                <w:lang w:eastAsia="pt-BR"/>
              </w:rPr>
            </w:pPr>
            <w:ins w:id="193" w:author="JÚLIA" w:date="2019-10-19T01:14:00Z">
              <w:r w:rsidRPr="005D2110">
                <w:rPr>
                  <w:rFonts w:eastAsia="Times New Roman" w:cstheme="minorHAnsi"/>
                  <w:color w:val="000000"/>
                  <w:sz w:val="20"/>
                  <w:szCs w:val="20"/>
                  <w:lang w:eastAsia="pt-BR"/>
                </w:rPr>
                <w:t xml:space="preserve">Assault by other specified means </w:t>
              </w:r>
            </w:ins>
          </w:p>
        </w:tc>
      </w:tr>
      <w:tr w:rsidR="00C51723" w:rsidRPr="003C45BB" w14:paraId="5A04EADD" w14:textId="77777777" w:rsidTr="00C51723">
        <w:trPr>
          <w:trHeight w:val="288"/>
          <w:ins w:id="194" w:author="JÚLIA" w:date="2019-10-19T01:14:00Z"/>
        </w:trPr>
        <w:tc>
          <w:tcPr>
            <w:tcW w:w="4440" w:type="dxa"/>
            <w:vMerge/>
            <w:tcBorders>
              <w:top w:val="nil"/>
              <w:left w:val="single" w:sz="4" w:space="0" w:color="auto"/>
              <w:bottom w:val="single" w:sz="4" w:space="0" w:color="000000"/>
              <w:right w:val="nil"/>
            </w:tcBorders>
            <w:vAlign w:val="center"/>
            <w:hideMark/>
          </w:tcPr>
          <w:p w14:paraId="29FB1E84" w14:textId="77777777" w:rsidR="00C51723" w:rsidRPr="005D2110" w:rsidRDefault="00C51723" w:rsidP="00C51723">
            <w:pPr>
              <w:rPr>
                <w:ins w:id="195"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1CE8087" w14:textId="77777777" w:rsidR="00C51723" w:rsidRPr="005D2110" w:rsidRDefault="00C51723" w:rsidP="00C51723">
            <w:pPr>
              <w:rPr>
                <w:ins w:id="196" w:author="JÚLIA" w:date="2019-10-19T01:14:00Z"/>
                <w:rFonts w:eastAsia="Times New Roman" w:cstheme="minorHAnsi"/>
                <w:color w:val="000000"/>
                <w:sz w:val="20"/>
                <w:szCs w:val="20"/>
                <w:lang w:val="pt-BR" w:eastAsia="pt-BR"/>
              </w:rPr>
            </w:pPr>
            <w:ins w:id="197" w:author="JÚLIA" w:date="2019-10-19T01:14:00Z">
              <w:r w:rsidRPr="005D2110">
                <w:rPr>
                  <w:rFonts w:eastAsia="Times New Roman" w:cstheme="minorHAnsi"/>
                  <w:color w:val="000000"/>
                  <w:sz w:val="20"/>
                  <w:szCs w:val="20"/>
                  <w:lang w:val="pt-BR" w:eastAsia="pt-BR"/>
                </w:rPr>
                <w:t>Y09</w:t>
              </w:r>
            </w:ins>
          </w:p>
        </w:tc>
        <w:tc>
          <w:tcPr>
            <w:tcW w:w="5780" w:type="dxa"/>
            <w:tcBorders>
              <w:top w:val="nil"/>
              <w:left w:val="nil"/>
              <w:bottom w:val="single" w:sz="4" w:space="0" w:color="auto"/>
              <w:right w:val="single" w:sz="4" w:space="0" w:color="auto"/>
            </w:tcBorders>
            <w:shd w:val="clear" w:color="auto" w:fill="auto"/>
            <w:vAlign w:val="bottom"/>
            <w:hideMark/>
          </w:tcPr>
          <w:p w14:paraId="0A2574F7" w14:textId="77777777" w:rsidR="00C51723" w:rsidRPr="005D2110" w:rsidRDefault="00C51723" w:rsidP="00C51723">
            <w:pPr>
              <w:rPr>
                <w:ins w:id="198" w:author="JÚLIA" w:date="2019-10-19T01:14:00Z"/>
                <w:rFonts w:eastAsia="Times New Roman" w:cstheme="minorHAnsi"/>
                <w:color w:val="000000"/>
                <w:sz w:val="20"/>
                <w:szCs w:val="20"/>
                <w:lang w:val="pt-BR" w:eastAsia="pt-BR"/>
              </w:rPr>
            </w:pPr>
            <w:proofErr w:type="spellStart"/>
            <w:ins w:id="199" w:author="JÚLIA" w:date="2019-10-19T01:14:00Z">
              <w:r w:rsidRPr="005D2110">
                <w:rPr>
                  <w:rFonts w:eastAsia="Times New Roman" w:cstheme="minorHAnsi"/>
                  <w:color w:val="000000"/>
                  <w:sz w:val="20"/>
                  <w:szCs w:val="20"/>
                  <w:lang w:val="pt-BR" w:eastAsia="pt-BR"/>
                </w:rPr>
                <w:t>Assault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by</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unspecified</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means</w:t>
              </w:r>
              <w:proofErr w:type="spellEnd"/>
              <w:r w:rsidRPr="005D2110">
                <w:rPr>
                  <w:rFonts w:eastAsia="Times New Roman" w:cstheme="minorHAnsi"/>
                  <w:color w:val="000000"/>
                  <w:sz w:val="20"/>
                  <w:szCs w:val="20"/>
                  <w:lang w:val="pt-BR" w:eastAsia="pt-BR"/>
                </w:rPr>
                <w:t xml:space="preserve"> </w:t>
              </w:r>
            </w:ins>
          </w:p>
        </w:tc>
      </w:tr>
      <w:tr w:rsidR="00C51723" w:rsidRPr="003C45BB" w14:paraId="74ED6C16" w14:textId="77777777" w:rsidTr="00C51723">
        <w:trPr>
          <w:trHeight w:val="576"/>
          <w:ins w:id="200" w:author="JÚLIA" w:date="2019-10-19T01:14:00Z"/>
        </w:trPr>
        <w:tc>
          <w:tcPr>
            <w:tcW w:w="4440" w:type="dxa"/>
            <w:vMerge w:val="restart"/>
            <w:tcBorders>
              <w:top w:val="nil"/>
              <w:left w:val="single" w:sz="4" w:space="0" w:color="auto"/>
              <w:bottom w:val="single" w:sz="4" w:space="0" w:color="000000"/>
              <w:right w:val="nil"/>
            </w:tcBorders>
            <w:shd w:val="clear" w:color="auto" w:fill="auto"/>
            <w:vAlign w:val="center"/>
            <w:hideMark/>
          </w:tcPr>
          <w:p w14:paraId="09B316E6" w14:textId="77777777" w:rsidR="00C51723" w:rsidRPr="005D2110" w:rsidRDefault="00C51723" w:rsidP="00C51723">
            <w:pPr>
              <w:rPr>
                <w:ins w:id="201" w:author="JÚLIA" w:date="2019-10-19T01:14:00Z"/>
                <w:rFonts w:eastAsia="Times New Roman" w:cstheme="minorHAnsi"/>
                <w:color w:val="000000"/>
                <w:sz w:val="20"/>
                <w:szCs w:val="20"/>
                <w:lang w:eastAsia="pt-BR"/>
              </w:rPr>
            </w:pPr>
            <w:ins w:id="202" w:author="JÚLIA" w:date="2019-10-19T01:14:00Z">
              <w:r w:rsidRPr="005D2110">
                <w:rPr>
                  <w:rFonts w:eastAsia="Times New Roman" w:cstheme="minorHAnsi"/>
                  <w:color w:val="000000"/>
                  <w:sz w:val="20"/>
                  <w:szCs w:val="20"/>
                  <w:lang w:eastAsia="pt-BR"/>
                </w:rPr>
                <w:t>Suicide and self-inflicted injuries</w:t>
              </w:r>
            </w:ins>
          </w:p>
        </w:tc>
        <w:tc>
          <w:tcPr>
            <w:tcW w:w="1013" w:type="dxa"/>
            <w:tcBorders>
              <w:top w:val="single" w:sz="4" w:space="0" w:color="auto"/>
              <w:left w:val="nil"/>
              <w:bottom w:val="nil"/>
              <w:right w:val="nil"/>
            </w:tcBorders>
            <w:shd w:val="clear" w:color="auto" w:fill="auto"/>
            <w:noWrap/>
            <w:vAlign w:val="bottom"/>
            <w:hideMark/>
          </w:tcPr>
          <w:p w14:paraId="36823DA3" w14:textId="77777777" w:rsidR="00C51723" w:rsidRPr="005D2110" w:rsidRDefault="00C51723" w:rsidP="00C51723">
            <w:pPr>
              <w:rPr>
                <w:ins w:id="203" w:author="JÚLIA" w:date="2019-10-19T01:14:00Z"/>
                <w:rFonts w:eastAsia="Times New Roman" w:cstheme="minorHAnsi"/>
                <w:color w:val="000000"/>
                <w:sz w:val="20"/>
                <w:szCs w:val="20"/>
                <w:lang w:val="pt-BR" w:eastAsia="pt-BR"/>
              </w:rPr>
            </w:pPr>
            <w:ins w:id="204" w:author="JÚLIA" w:date="2019-10-19T01:14:00Z">
              <w:r w:rsidRPr="005D2110">
                <w:rPr>
                  <w:rFonts w:eastAsia="Times New Roman" w:cstheme="minorHAnsi"/>
                  <w:color w:val="000000"/>
                  <w:sz w:val="20"/>
                  <w:szCs w:val="20"/>
                  <w:lang w:val="pt-BR" w:eastAsia="pt-BR"/>
                </w:rPr>
                <w:t>X60</w:t>
              </w:r>
            </w:ins>
          </w:p>
        </w:tc>
        <w:tc>
          <w:tcPr>
            <w:tcW w:w="5780" w:type="dxa"/>
            <w:tcBorders>
              <w:top w:val="nil"/>
              <w:left w:val="nil"/>
              <w:bottom w:val="nil"/>
              <w:right w:val="single" w:sz="4" w:space="0" w:color="auto"/>
            </w:tcBorders>
            <w:shd w:val="clear" w:color="auto" w:fill="auto"/>
            <w:vAlign w:val="bottom"/>
            <w:hideMark/>
          </w:tcPr>
          <w:p w14:paraId="3D836604" w14:textId="77777777" w:rsidR="00C51723" w:rsidRPr="005D2110" w:rsidRDefault="00C51723" w:rsidP="00C51723">
            <w:pPr>
              <w:rPr>
                <w:ins w:id="205" w:author="JÚLIA" w:date="2019-10-19T01:14:00Z"/>
                <w:rFonts w:eastAsia="Times New Roman" w:cstheme="minorHAnsi"/>
                <w:color w:val="000000"/>
                <w:sz w:val="20"/>
                <w:szCs w:val="20"/>
                <w:lang w:eastAsia="pt-BR"/>
              </w:rPr>
            </w:pPr>
            <w:ins w:id="206" w:author="JÚLIA" w:date="2019-10-19T01:14:00Z">
              <w:r w:rsidRPr="005D2110">
                <w:rPr>
                  <w:rFonts w:eastAsia="Times New Roman" w:cstheme="minorHAnsi"/>
                  <w:color w:val="000000"/>
                  <w:sz w:val="20"/>
                  <w:szCs w:val="20"/>
                  <w:lang w:eastAsia="pt-BR"/>
                </w:rPr>
                <w:t xml:space="preserve">Intentional self-poisoning  by and exposure to nonopioid analgesics, antipyretics, and antirheumatics </w:t>
              </w:r>
            </w:ins>
          </w:p>
        </w:tc>
      </w:tr>
      <w:tr w:rsidR="00C51723" w:rsidRPr="003C45BB" w14:paraId="16985E66" w14:textId="77777777" w:rsidTr="00C51723">
        <w:trPr>
          <w:trHeight w:val="864"/>
          <w:ins w:id="207" w:author="JÚLIA" w:date="2019-10-19T01:14:00Z"/>
        </w:trPr>
        <w:tc>
          <w:tcPr>
            <w:tcW w:w="4440" w:type="dxa"/>
            <w:vMerge/>
            <w:tcBorders>
              <w:top w:val="nil"/>
              <w:left w:val="single" w:sz="4" w:space="0" w:color="auto"/>
              <w:bottom w:val="single" w:sz="4" w:space="0" w:color="000000"/>
              <w:right w:val="nil"/>
            </w:tcBorders>
            <w:vAlign w:val="center"/>
            <w:hideMark/>
          </w:tcPr>
          <w:p w14:paraId="53587084" w14:textId="77777777" w:rsidR="00C51723" w:rsidRPr="005D2110" w:rsidRDefault="00C51723" w:rsidP="00C51723">
            <w:pPr>
              <w:rPr>
                <w:ins w:id="20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2E160C8" w14:textId="77777777" w:rsidR="00C51723" w:rsidRPr="005D2110" w:rsidRDefault="00C51723" w:rsidP="00C51723">
            <w:pPr>
              <w:rPr>
                <w:ins w:id="209" w:author="JÚLIA" w:date="2019-10-19T01:14:00Z"/>
                <w:rFonts w:eastAsia="Times New Roman" w:cstheme="minorHAnsi"/>
                <w:color w:val="000000"/>
                <w:sz w:val="20"/>
                <w:szCs w:val="20"/>
                <w:lang w:val="pt-BR" w:eastAsia="pt-BR"/>
              </w:rPr>
            </w:pPr>
            <w:ins w:id="210" w:author="JÚLIA" w:date="2019-10-19T01:14:00Z">
              <w:r w:rsidRPr="005D2110">
                <w:rPr>
                  <w:rFonts w:eastAsia="Times New Roman" w:cstheme="minorHAnsi"/>
                  <w:color w:val="000000"/>
                  <w:sz w:val="20"/>
                  <w:szCs w:val="20"/>
                  <w:lang w:val="pt-BR" w:eastAsia="pt-BR"/>
                </w:rPr>
                <w:t>X61</w:t>
              </w:r>
            </w:ins>
          </w:p>
        </w:tc>
        <w:tc>
          <w:tcPr>
            <w:tcW w:w="5780" w:type="dxa"/>
            <w:tcBorders>
              <w:top w:val="nil"/>
              <w:left w:val="nil"/>
              <w:bottom w:val="nil"/>
              <w:right w:val="single" w:sz="4" w:space="0" w:color="auto"/>
            </w:tcBorders>
            <w:shd w:val="clear" w:color="auto" w:fill="auto"/>
            <w:vAlign w:val="bottom"/>
            <w:hideMark/>
          </w:tcPr>
          <w:p w14:paraId="1B4A908E" w14:textId="77777777" w:rsidR="00C51723" w:rsidRPr="005D2110" w:rsidRDefault="00C51723" w:rsidP="00C51723">
            <w:pPr>
              <w:rPr>
                <w:ins w:id="211" w:author="JÚLIA" w:date="2019-10-19T01:14:00Z"/>
                <w:rFonts w:eastAsia="Times New Roman" w:cstheme="minorHAnsi"/>
                <w:color w:val="000000"/>
                <w:sz w:val="20"/>
                <w:szCs w:val="20"/>
                <w:lang w:eastAsia="pt-BR"/>
              </w:rPr>
            </w:pPr>
            <w:ins w:id="212" w:author="JÚLIA" w:date="2019-10-19T01:14:00Z">
              <w:r w:rsidRPr="005D2110">
                <w:rPr>
                  <w:rFonts w:eastAsia="Times New Roman" w:cstheme="minorHAnsi"/>
                  <w:color w:val="000000"/>
                  <w:sz w:val="20"/>
                  <w:szCs w:val="20"/>
                  <w:lang w:eastAsia="pt-BR"/>
                </w:rPr>
                <w:t xml:space="preserve">Intentional self-poisoning  by and exposure to antiepileptic, sedative-hypnotic, </w:t>
              </w:r>
              <w:proofErr w:type="spellStart"/>
              <w:r w:rsidRPr="005D2110">
                <w:rPr>
                  <w:rFonts w:eastAsia="Times New Roman" w:cstheme="minorHAnsi"/>
                  <w:color w:val="000000"/>
                  <w:sz w:val="20"/>
                  <w:szCs w:val="20"/>
                  <w:lang w:eastAsia="pt-BR"/>
                </w:rPr>
                <w:t>antiparkinsonism</w:t>
              </w:r>
              <w:proofErr w:type="spellEnd"/>
              <w:r w:rsidRPr="005D2110">
                <w:rPr>
                  <w:rFonts w:eastAsia="Times New Roman" w:cstheme="minorHAnsi"/>
                  <w:color w:val="000000"/>
                  <w:sz w:val="20"/>
                  <w:szCs w:val="20"/>
                  <w:lang w:eastAsia="pt-BR"/>
                </w:rPr>
                <w:t xml:space="preserve">, and psychotropic drugs, not elsewhere classified </w:t>
              </w:r>
            </w:ins>
          </w:p>
        </w:tc>
      </w:tr>
      <w:tr w:rsidR="00C51723" w:rsidRPr="003C45BB" w14:paraId="65800206" w14:textId="77777777" w:rsidTr="00C51723">
        <w:trPr>
          <w:trHeight w:val="576"/>
          <w:ins w:id="213" w:author="JÚLIA" w:date="2019-10-19T01:14:00Z"/>
        </w:trPr>
        <w:tc>
          <w:tcPr>
            <w:tcW w:w="4440" w:type="dxa"/>
            <w:vMerge/>
            <w:tcBorders>
              <w:top w:val="nil"/>
              <w:left w:val="single" w:sz="4" w:space="0" w:color="auto"/>
              <w:bottom w:val="single" w:sz="4" w:space="0" w:color="000000"/>
              <w:right w:val="nil"/>
            </w:tcBorders>
            <w:vAlign w:val="center"/>
            <w:hideMark/>
          </w:tcPr>
          <w:p w14:paraId="6E6A2C1E" w14:textId="77777777" w:rsidR="00C51723" w:rsidRPr="005D2110" w:rsidRDefault="00C51723" w:rsidP="00C51723">
            <w:pPr>
              <w:rPr>
                <w:ins w:id="21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7A2B7C85" w14:textId="77777777" w:rsidR="00C51723" w:rsidRPr="005D2110" w:rsidRDefault="00C51723" w:rsidP="00C51723">
            <w:pPr>
              <w:rPr>
                <w:ins w:id="215" w:author="JÚLIA" w:date="2019-10-19T01:14:00Z"/>
                <w:rFonts w:eastAsia="Times New Roman" w:cstheme="minorHAnsi"/>
                <w:color w:val="000000"/>
                <w:sz w:val="20"/>
                <w:szCs w:val="20"/>
                <w:lang w:val="pt-BR" w:eastAsia="pt-BR"/>
              </w:rPr>
            </w:pPr>
            <w:ins w:id="216" w:author="JÚLIA" w:date="2019-10-19T01:14:00Z">
              <w:r w:rsidRPr="005D2110">
                <w:rPr>
                  <w:rFonts w:eastAsia="Times New Roman" w:cstheme="minorHAnsi"/>
                  <w:color w:val="000000"/>
                  <w:sz w:val="20"/>
                  <w:szCs w:val="20"/>
                  <w:lang w:val="pt-BR" w:eastAsia="pt-BR"/>
                </w:rPr>
                <w:t>X62</w:t>
              </w:r>
            </w:ins>
          </w:p>
        </w:tc>
        <w:tc>
          <w:tcPr>
            <w:tcW w:w="5780" w:type="dxa"/>
            <w:tcBorders>
              <w:top w:val="nil"/>
              <w:left w:val="nil"/>
              <w:bottom w:val="nil"/>
              <w:right w:val="single" w:sz="4" w:space="0" w:color="auto"/>
            </w:tcBorders>
            <w:shd w:val="clear" w:color="auto" w:fill="auto"/>
            <w:vAlign w:val="bottom"/>
            <w:hideMark/>
          </w:tcPr>
          <w:p w14:paraId="715503CF" w14:textId="77777777" w:rsidR="00C51723" w:rsidRPr="005D2110" w:rsidRDefault="00C51723" w:rsidP="00C51723">
            <w:pPr>
              <w:rPr>
                <w:ins w:id="217" w:author="JÚLIA" w:date="2019-10-19T01:14:00Z"/>
                <w:rFonts w:eastAsia="Times New Roman" w:cstheme="minorHAnsi"/>
                <w:color w:val="000000"/>
                <w:sz w:val="20"/>
                <w:szCs w:val="20"/>
                <w:lang w:eastAsia="pt-BR"/>
              </w:rPr>
            </w:pPr>
            <w:ins w:id="218" w:author="JÚLIA" w:date="2019-10-19T01:14:00Z">
              <w:r w:rsidRPr="005D2110">
                <w:rPr>
                  <w:rFonts w:eastAsia="Times New Roman" w:cstheme="minorHAnsi"/>
                  <w:color w:val="000000"/>
                  <w:sz w:val="20"/>
                  <w:szCs w:val="20"/>
                  <w:lang w:eastAsia="pt-BR"/>
                </w:rPr>
                <w:t xml:space="preserve">Intentional self-poisoning  by and exposure to narcotics and </w:t>
              </w:r>
              <w:proofErr w:type="spellStart"/>
              <w:r w:rsidRPr="005D2110">
                <w:rPr>
                  <w:rFonts w:eastAsia="Times New Roman" w:cstheme="minorHAnsi"/>
                  <w:color w:val="000000"/>
                  <w:sz w:val="20"/>
                  <w:szCs w:val="20"/>
                  <w:lang w:eastAsia="pt-BR"/>
                </w:rPr>
                <w:t>psych</w:t>
              </w:r>
              <w:r w:rsidRPr="005D2110">
                <w:rPr>
                  <w:rFonts w:eastAsia="Times New Roman" w:cstheme="minorHAnsi"/>
                  <w:color w:val="000000"/>
                  <w:sz w:val="20"/>
                  <w:szCs w:val="20"/>
                  <w:lang w:eastAsia="pt-BR"/>
                </w:rPr>
                <w:t>o</w:t>
              </w:r>
              <w:r w:rsidRPr="005D2110">
                <w:rPr>
                  <w:rFonts w:eastAsia="Times New Roman" w:cstheme="minorHAnsi"/>
                  <w:color w:val="000000"/>
                  <w:sz w:val="20"/>
                  <w:szCs w:val="20"/>
                  <w:lang w:eastAsia="pt-BR"/>
                </w:rPr>
                <w:t>dysleptics</w:t>
              </w:r>
              <w:proofErr w:type="spellEnd"/>
              <w:r w:rsidRPr="005D2110">
                <w:rPr>
                  <w:rFonts w:eastAsia="Times New Roman" w:cstheme="minorHAnsi"/>
                  <w:color w:val="000000"/>
                  <w:sz w:val="20"/>
                  <w:szCs w:val="20"/>
                  <w:lang w:eastAsia="pt-BR"/>
                </w:rPr>
                <w:t xml:space="preserve"> [hallucinogens], not elsewhere classified</w:t>
              </w:r>
            </w:ins>
          </w:p>
        </w:tc>
      </w:tr>
      <w:tr w:rsidR="00C51723" w:rsidRPr="003C45BB" w14:paraId="57E2DDD8" w14:textId="77777777" w:rsidTr="00C51723">
        <w:trPr>
          <w:trHeight w:val="576"/>
          <w:ins w:id="219" w:author="JÚLIA" w:date="2019-10-19T01:14:00Z"/>
        </w:trPr>
        <w:tc>
          <w:tcPr>
            <w:tcW w:w="4440" w:type="dxa"/>
            <w:vMerge/>
            <w:tcBorders>
              <w:top w:val="nil"/>
              <w:left w:val="single" w:sz="4" w:space="0" w:color="auto"/>
              <w:bottom w:val="single" w:sz="4" w:space="0" w:color="000000"/>
              <w:right w:val="nil"/>
            </w:tcBorders>
            <w:vAlign w:val="center"/>
            <w:hideMark/>
          </w:tcPr>
          <w:p w14:paraId="7ADA9AAF" w14:textId="77777777" w:rsidR="00C51723" w:rsidRPr="005D2110" w:rsidRDefault="00C51723" w:rsidP="00C51723">
            <w:pPr>
              <w:rPr>
                <w:ins w:id="22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F6D2B1B" w14:textId="77777777" w:rsidR="00C51723" w:rsidRPr="005D2110" w:rsidRDefault="00C51723" w:rsidP="00C51723">
            <w:pPr>
              <w:rPr>
                <w:ins w:id="221" w:author="JÚLIA" w:date="2019-10-19T01:14:00Z"/>
                <w:rFonts w:eastAsia="Times New Roman" w:cstheme="minorHAnsi"/>
                <w:color w:val="000000"/>
                <w:sz w:val="20"/>
                <w:szCs w:val="20"/>
                <w:lang w:val="pt-BR" w:eastAsia="pt-BR"/>
              </w:rPr>
            </w:pPr>
            <w:ins w:id="222" w:author="JÚLIA" w:date="2019-10-19T01:14:00Z">
              <w:r w:rsidRPr="005D2110">
                <w:rPr>
                  <w:rFonts w:eastAsia="Times New Roman" w:cstheme="minorHAnsi"/>
                  <w:color w:val="000000"/>
                  <w:sz w:val="20"/>
                  <w:szCs w:val="20"/>
                  <w:lang w:val="pt-BR" w:eastAsia="pt-BR"/>
                </w:rPr>
                <w:t>X63</w:t>
              </w:r>
            </w:ins>
          </w:p>
        </w:tc>
        <w:tc>
          <w:tcPr>
            <w:tcW w:w="5780" w:type="dxa"/>
            <w:tcBorders>
              <w:top w:val="nil"/>
              <w:left w:val="nil"/>
              <w:bottom w:val="nil"/>
              <w:right w:val="single" w:sz="4" w:space="0" w:color="auto"/>
            </w:tcBorders>
            <w:shd w:val="clear" w:color="auto" w:fill="auto"/>
            <w:vAlign w:val="bottom"/>
            <w:hideMark/>
          </w:tcPr>
          <w:p w14:paraId="0A1B6448" w14:textId="77777777" w:rsidR="00C51723" w:rsidRPr="005D2110" w:rsidRDefault="00C51723" w:rsidP="00C51723">
            <w:pPr>
              <w:rPr>
                <w:ins w:id="223" w:author="JÚLIA" w:date="2019-10-19T01:14:00Z"/>
                <w:rFonts w:eastAsia="Times New Roman" w:cstheme="minorHAnsi"/>
                <w:color w:val="000000"/>
                <w:sz w:val="20"/>
                <w:szCs w:val="20"/>
                <w:lang w:eastAsia="pt-BR"/>
              </w:rPr>
            </w:pPr>
            <w:ins w:id="224" w:author="JÚLIA" w:date="2019-10-19T01:14:00Z">
              <w:r w:rsidRPr="005D2110">
                <w:rPr>
                  <w:rFonts w:eastAsia="Times New Roman" w:cstheme="minorHAnsi"/>
                  <w:color w:val="000000"/>
                  <w:sz w:val="20"/>
                  <w:szCs w:val="20"/>
                  <w:lang w:eastAsia="pt-BR"/>
                </w:rPr>
                <w:t xml:space="preserve">Intentional self-poisoning  by and exposure to other drugs acting on the autonomic nervous system </w:t>
              </w:r>
            </w:ins>
          </w:p>
        </w:tc>
      </w:tr>
      <w:tr w:rsidR="00C51723" w:rsidRPr="003C45BB" w14:paraId="1082C31B" w14:textId="77777777" w:rsidTr="00C51723">
        <w:trPr>
          <w:trHeight w:val="576"/>
          <w:ins w:id="225" w:author="JÚLIA" w:date="2019-10-19T01:14:00Z"/>
        </w:trPr>
        <w:tc>
          <w:tcPr>
            <w:tcW w:w="4440" w:type="dxa"/>
            <w:vMerge/>
            <w:tcBorders>
              <w:top w:val="nil"/>
              <w:left w:val="single" w:sz="4" w:space="0" w:color="auto"/>
              <w:bottom w:val="single" w:sz="4" w:space="0" w:color="000000"/>
              <w:right w:val="nil"/>
            </w:tcBorders>
            <w:vAlign w:val="center"/>
            <w:hideMark/>
          </w:tcPr>
          <w:p w14:paraId="35659072" w14:textId="77777777" w:rsidR="00C51723" w:rsidRPr="005D2110" w:rsidRDefault="00C51723" w:rsidP="00C51723">
            <w:pPr>
              <w:rPr>
                <w:ins w:id="22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4632B40" w14:textId="77777777" w:rsidR="00C51723" w:rsidRPr="005D2110" w:rsidRDefault="00C51723" w:rsidP="00C51723">
            <w:pPr>
              <w:rPr>
                <w:ins w:id="227" w:author="JÚLIA" w:date="2019-10-19T01:14:00Z"/>
                <w:rFonts w:eastAsia="Times New Roman" w:cstheme="minorHAnsi"/>
                <w:color w:val="000000"/>
                <w:sz w:val="20"/>
                <w:szCs w:val="20"/>
                <w:lang w:val="pt-BR" w:eastAsia="pt-BR"/>
              </w:rPr>
            </w:pPr>
            <w:ins w:id="228" w:author="JÚLIA" w:date="2019-10-19T01:14:00Z">
              <w:r w:rsidRPr="005D2110">
                <w:rPr>
                  <w:rFonts w:eastAsia="Times New Roman" w:cstheme="minorHAnsi"/>
                  <w:color w:val="000000"/>
                  <w:sz w:val="20"/>
                  <w:szCs w:val="20"/>
                  <w:lang w:val="pt-BR" w:eastAsia="pt-BR"/>
                </w:rPr>
                <w:t>X64</w:t>
              </w:r>
            </w:ins>
          </w:p>
        </w:tc>
        <w:tc>
          <w:tcPr>
            <w:tcW w:w="5780" w:type="dxa"/>
            <w:tcBorders>
              <w:top w:val="nil"/>
              <w:left w:val="nil"/>
              <w:bottom w:val="nil"/>
              <w:right w:val="single" w:sz="4" w:space="0" w:color="auto"/>
            </w:tcBorders>
            <w:shd w:val="clear" w:color="auto" w:fill="auto"/>
            <w:vAlign w:val="bottom"/>
            <w:hideMark/>
          </w:tcPr>
          <w:p w14:paraId="3B7EF4D1" w14:textId="77777777" w:rsidR="00C51723" w:rsidRPr="005D2110" w:rsidRDefault="00C51723" w:rsidP="00C51723">
            <w:pPr>
              <w:rPr>
                <w:ins w:id="229" w:author="JÚLIA" w:date="2019-10-19T01:14:00Z"/>
                <w:rFonts w:eastAsia="Times New Roman" w:cstheme="minorHAnsi"/>
                <w:color w:val="000000"/>
                <w:sz w:val="20"/>
                <w:szCs w:val="20"/>
                <w:lang w:eastAsia="pt-BR"/>
              </w:rPr>
            </w:pPr>
            <w:ins w:id="230" w:author="JÚLIA" w:date="2019-10-19T01:14:00Z">
              <w:r w:rsidRPr="005D2110">
                <w:rPr>
                  <w:rFonts w:eastAsia="Times New Roman" w:cstheme="minorHAnsi"/>
                  <w:color w:val="000000"/>
                  <w:sz w:val="20"/>
                  <w:szCs w:val="20"/>
                  <w:lang w:eastAsia="pt-BR"/>
                </w:rPr>
                <w:t>Intentional self-poisoning  by and exposure to other and unspecified drugs, medicaments, and biological substances</w:t>
              </w:r>
            </w:ins>
          </w:p>
        </w:tc>
      </w:tr>
      <w:tr w:rsidR="00C51723" w:rsidRPr="003C45BB" w14:paraId="17099C5B" w14:textId="77777777" w:rsidTr="00C51723">
        <w:trPr>
          <w:trHeight w:val="288"/>
          <w:ins w:id="231" w:author="JÚLIA" w:date="2019-10-19T01:14:00Z"/>
        </w:trPr>
        <w:tc>
          <w:tcPr>
            <w:tcW w:w="4440" w:type="dxa"/>
            <w:vMerge/>
            <w:tcBorders>
              <w:top w:val="nil"/>
              <w:left w:val="single" w:sz="4" w:space="0" w:color="auto"/>
              <w:bottom w:val="single" w:sz="4" w:space="0" w:color="000000"/>
              <w:right w:val="nil"/>
            </w:tcBorders>
            <w:vAlign w:val="center"/>
            <w:hideMark/>
          </w:tcPr>
          <w:p w14:paraId="038399BC" w14:textId="77777777" w:rsidR="00C51723" w:rsidRPr="005D2110" w:rsidRDefault="00C51723" w:rsidP="00C51723">
            <w:pPr>
              <w:rPr>
                <w:ins w:id="23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AAD7A3D" w14:textId="77777777" w:rsidR="00C51723" w:rsidRPr="005D2110" w:rsidRDefault="00C51723" w:rsidP="00C51723">
            <w:pPr>
              <w:rPr>
                <w:ins w:id="233" w:author="JÚLIA" w:date="2019-10-19T01:14:00Z"/>
                <w:rFonts w:eastAsia="Times New Roman" w:cstheme="minorHAnsi"/>
                <w:color w:val="000000"/>
                <w:sz w:val="20"/>
                <w:szCs w:val="20"/>
                <w:lang w:val="pt-BR" w:eastAsia="pt-BR"/>
              </w:rPr>
            </w:pPr>
            <w:ins w:id="234" w:author="JÚLIA" w:date="2019-10-19T01:14:00Z">
              <w:r w:rsidRPr="005D2110">
                <w:rPr>
                  <w:rFonts w:eastAsia="Times New Roman" w:cstheme="minorHAnsi"/>
                  <w:color w:val="000000"/>
                  <w:sz w:val="20"/>
                  <w:szCs w:val="20"/>
                  <w:lang w:val="pt-BR" w:eastAsia="pt-BR"/>
                </w:rPr>
                <w:t>X65</w:t>
              </w:r>
            </w:ins>
          </w:p>
        </w:tc>
        <w:tc>
          <w:tcPr>
            <w:tcW w:w="5780" w:type="dxa"/>
            <w:tcBorders>
              <w:top w:val="nil"/>
              <w:left w:val="nil"/>
              <w:bottom w:val="nil"/>
              <w:right w:val="single" w:sz="4" w:space="0" w:color="auto"/>
            </w:tcBorders>
            <w:shd w:val="clear" w:color="auto" w:fill="auto"/>
            <w:vAlign w:val="bottom"/>
            <w:hideMark/>
          </w:tcPr>
          <w:p w14:paraId="1C37782A" w14:textId="77777777" w:rsidR="00C51723" w:rsidRPr="005D2110" w:rsidRDefault="00C51723" w:rsidP="00C51723">
            <w:pPr>
              <w:rPr>
                <w:ins w:id="235" w:author="JÚLIA" w:date="2019-10-19T01:14:00Z"/>
                <w:rFonts w:eastAsia="Times New Roman" w:cstheme="minorHAnsi"/>
                <w:color w:val="000000"/>
                <w:sz w:val="20"/>
                <w:szCs w:val="20"/>
                <w:lang w:eastAsia="pt-BR"/>
              </w:rPr>
            </w:pPr>
            <w:ins w:id="236" w:author="JÚLIA" w:date="2019-10-19T01:14:00Z">
              <w:r w:rsidRPr="005D2110">
                <w:rPr>
                  <w:rFonts w:eastAsia="Times New Roman" w:cstheme="minorHAnsi"/>
                  <w:color w:val="000000"/>
                  <w:sz w:val="20"/>
                  <w:szCs w:val="20"/>
                  <w:lang w:eastAsia="pt-BR"/>
                </w:rPr>
                <w:t xml:space="preserve">Intentional self-poisoning  by and exposure to alcohol </w:t>
              </w:r>
            </w:ins>
          </w:p>
        </w:tc>
      </w:tr>
      <w:tr w:rsidR="00C51723" w:rsidRPr="003C45BB" w14:paraId="116D1AEF" w14:textId="77777777" w:rsidTr="00C51723">
        <w:trPr>
          <w:trHeight w:val="576"/>
          <w:ins w:id="237" w:author="JÚLIA" w:date="2019-10-19T01:14:00Z"/>
        </w:trPr>
        <w:tc>
          <w:tcPr>
            <w:tcW w:w="4440" w:type="dxa"/>
            <w:vMerge/>
            <w:tcBorders>
              <w:top w:val="nil"/>
              <w:left w:val="single" w:sz="4" w:space="0" w:color="auto"/>
              <w:bottom w:val="single" w:sz="4" w:space="0" w:color="000000"/>
              <w:right w:val="nil"/>
            </w:tcBorders>
            <w:vAlign w:val="center"/>
            <w:hideMark/>
          </w:tcPr>
          <w:p w14:paraId="66C01244" w14:textId="77777777" w:rsidR="00C51723" w:rsidRPr="005D2110" w:rsidRDefault="00C51723" w:rsidP="00C51723">
            <w:pPr>
              <w:rPr>
                <w:ins w:id="23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7189B848" w14:textId="77777777" w:rsidR="00C51723" w:rsidRPr="005D2110" w:rsidRDefault="00C51723" w:rsidP="00C51723">
            <w:pPr>
              <w:rPr>
                <w:ins w:id="239" w:author="JÚLIA" w:date="2019-10-19T01:14:00Z"/>
                <w:rFonts w:eastAsia="Times New Roman" w:cstheme="minorHAnsi"/>
                <w:color w:val="000000"/>
                <w:sz w:val="20"/>
                <w:szCs w:val="20"/>
                <w:lang w:val="pt-BR" w:eastAsia="pt-BR"/>
              </w:rPr>
            </w:pPr>
            <w:ins w:id="240" w:author="JÚLIA" w:date="2019-10-19T01:14:00Z">
              <w:r w:rsidRPr="005D2110">
                <w:rPr>
                  <w:rFonts w:eastAsia="Times New Roman" w:cstheme="minorHAnsi"/>
                  <w:color w:val="000000"/>
                  <w:sz w:val="20"/>
                  <w:szCs w:val="20"/>
                  <w:lang w:val="pt-BR" w:eastAsia="pt-BR"/>
                </w:rPr>
                <w:t>X66</w:t>
              </w:r>
            </w:ins>
          </w:p>
        </w:tc>
        <w:tc>
          <w:tcPr>
            <w:tcW w:w="5780" w:type="dxa"/>
            <w:tcBorders>
              <w:top w:val="nil"/>
              <w:left w:val="nil"/>
              <w:bottom w:val="nil"/>
              <w:right w:val="single" w:sz="4" w:space="0" w:color="auto"/>
            </w:tcBorders>
            <w:shd w:val="clear" w:color="auto" w:fill="auto"/>
            <w:vAlign w:val="bottom"/>
            <w:hideMark/>
          </w:tcPr>
          <w:p w14:paraId="4B6F8C7B" w14:textId="77777777" w:rsidR="00C51723" w:rsidRPr="005D2110" w:rsidRDefault="00C51723" w:rsidP="00C51723">
            <w:pPr>
              <w:rPr>
                <w:ins w:id="241" w:author="JÚLIA" w:date="2019-10-19T01:14:00Z"/>
                <w:rFonts w:eastAsia="Times New Roman" w:cstheme="minorHAnsi"/>
                <w:color w:val="000000"/>
                <w:sz w:val="20"/>
                <w:szCs w:val="20"/>
                <w:lang w:eastAsia="pt-BR"/>
              </w:rPr>
            </w:pPr>
            <w:ins w:id="242" w:author="JÚLIA" w:date="2019-10-19T01:14:00Z">
              <w:r w:rsidRPr="005D2110">
                <w:rPr>
                  <w:rFonts w:eastAsia="Times New Roman" w:cstheme="minorHAnsi"/>
                  <w:color w:val="000000"/>
                  <w:sz w:val="20"/>
                  <w:szCs w:val="20"/>
                  <w:lang w:eastAsia="pt-BR"/>
                </w:rPr>
                <w:t xml:space="preserve">Intentional self-poisoning  by and exposure to organic solvents and halogenated hydrocarbons and their vapors </w:t>
              </w:r>
            </w:ins>
          </w:p>
        </w:tc>
      </w:tr>
      <w:tr w:rsidR="00C51723" w:rsidRPr="003C45BB" w14:paraId="57755ADD" w14:textId="77777777" w:rsidTr="00C51723">
        <w:trPr>
          <w:trHeight w:val="576"/>
          <w:ins w:id="243" w:author="JÚLIA" w:date="2019-10-19T01:14:00Z"/>
        </w:trPr>
        <w:tc>
          <w:tcPr>
            <w:tcW w:w="4440" w:type="dxa"/>
            <w:vMerge/>
            <w:tcBorders>
              <w:top w:val="nil"/>
              <w:left w:val="single" w:sz="4" w:space="0" w:color="auto"/>
              <w:bottom w:val="single" w:sz="4" w:space="0" w:color="000000"/>
              <w:right w:val="nil"/>
            </w:tcBorders>
            <w:vAlign w:val="center"/>
            <w:hideMark/>
          </w:tcPr>
          <w:p w14:paraId="21AF0AE8" w14:textId="77777777" w:rsidR="00C51723" w:rsidRPr="005D2110" w:rsidRDefault="00C51723" w:rsidP="00C51723">
            <w:pPr>
              <w:rPr>
                <w:ins w:id="24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53423614" w14:textId="77777777" w:rsidR="00C51723" w:rsidRPr="005D2110" w:rsidRDefault="00C51723" w:rsidP="00C51723">
            <w:pPr>
              <w:rPr>
                <w:ins w:id="245" w:author="JÚLIA" w:date="2019-10-19T01:14:00Z"/>
                <w:rFonts w:eastAsia="Times New Roman" w:cstheme="minorHAnsi"/>
                <w:color w:val="000000"/>
                <w:sz w:val="20"/>
                <w:szCs w:val="20"/>
                <w:lang w:val="pt-BR" w:eastAsia="pt-BR"/>
              </w:rPr>
            </w:pPr>
            <w:ins w:id="246" w:author="JÚLIA" w:date="2019-10-19T01:14:00Z">
              <w:r w:rsidRPr="005D2110">
                <w:rPr>
                  <w:rFonts w:eastAsia="Times New Roman" w:cstheme="minorHAnsi"/>
                  <w:color w:val="000000"/>
                  <w:sz w:val="20"/>
                  <w:szCs w:val="20"/>
                  <w:lang w:val="pt-BR" w:eastAsia="pt-BR"/>
                </w:rPr>
                <w:t>X67</w:t>
              </w:r>
            </w:ins>
          </w:p>
        </w:tc>
        <w:tc>
          <w:tcPr>
            <w:tcW w:w="5780" w:type="dxa"/>
            <w:tcBorders>
              <w:top w:val="nil"/>
              <w:left w:val="nil"/>
              <w:bottom w:val="nil"/>
              <w:right w:val="single" w:sz="4" w:space="0" w:color="auto"/>
            </w:tcBorders>
            <w:shd w:val="clear" w:color="auto" w:fill="auto"/>
            <w:vAlign w:val="bottom"/>
            <w:hideMark/>
          </w:tcPr>
          <w:p w14:paraId="2E218844" w14:textId="77777777" w:rsidR="00C51723" w:rsidRPr="005D2110" w:rsidRDefault="00C51723" w:rsidP="00C51723">
            <w:pPr>
              <w:rPr>
                <w:ins w:id="247" w:author="JÚLIA" w:date="2019-10-19T01:14:00Z"/>
                <w:rFonts w:eastAsia="Times New Roman" w:cstheme="minorHAnsi"/>
                <w:color w:val="000000"/>
                <w:sz w:val="20"/>
                <w:szCs w:val="20"/>
                <w:lang w:eastAsia="pt-BR"/>
              </w:rPr>
            </w:pPr>
            <w:ins w:id="248" w:author="JÚLIA" w:date="2019-10-19T01:14:00Z">
              <w:r w:rsidRPr="005D2110">
                <w:rPr>
                  <w:rFonts w:eastAsia="Times New Roman" w:cstheme="minorHAnsi"/>
                  <w:color w:val="000000"/>
                  <w:sz w:val="20"/>
                  <w:szCs w:val="20"/>
                  <w:lang w:eastAsia="pt-BR"/>
                </w:rPr>
                <w:t>Intentional self-poisoning  by and exposure to other gases and v</w:t>
              </w:r>
              <w:r w:rsidRPr="005D2110">
                <w:rPr>
                  <w:rFonts w:eastAsia="Times New Roman" w:cstheme="minorHAnsi"/>
                  <w:color w:val="000000"/>
                  <w:sz w:val="20"/>
                  <w:szCs w:val="20"/>
                  <w:lang w:eastAsia="pt-BR"/>
                </w:rPr>
                <w:t>a</w:t>
              </w:r>
              <w:r w:rsidRPr="005D2110">
                <w:rPr>
                  <w:rFonts w:eastAsia="Times New Roman" w:cstheme="minorHAnsi"/>
                  <w:color w:val="000000"/>
                  <w:sz w:val="20"/>
                  <w:szCs w:val="20"/>
                  <w:lang w:eastAsia="pt-BR"/>
                </w:rPr>
                <w:t xml:space="preserve">pors </w:t>
              </w:r>
            </w:ins>
          </w:p>
        </w:tc>
      </w:tr>
      <w:tr w:rsidR="00C51723" w:rsidRPr="003C45BB" w14:paraId="38A2E694" w14:textId="77777777" w:rsidTr="00C51723">
        <w:trPr>
          <w:trHeight w:val="288"/>
          <w:ins w:id="249" w:author="JÚLIA" w:date="2019-10-19T01:14:00Z"/>
        </w:trPr>
        <w:tc>
          <w:tcPr>
            <w:tcW w:w="4440" w:type="dxa"/>
            <w:vMerge/>
            <w:tcBorders>
              <w:top w:val="nil"/>
              <w:left w:val="single" w:sz="4" w:space="0" w:color="auto"/>
              <w:bottom w:val="single" w:sz="4" w:space="0" w:color="000000"/>
              <w:right w:val="nil"/>
            </w:tcBorders>
            <w:vAlign w:val="center"/>
            <w:hideMark/>
          </w:tcPr>
          <w:p w14:paraId="4C2BB909" w14:textId="77777777" w:rsidR="00C51723" w:rsidRPr="005D2110" w:rsidRDefault="00C51723" w:rsidP="00C51723">
            <w:pPr>
              <w:rPr>
                <w:ins w:id="25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4666590" w14:textId="77777777" w:rsidR="00C51723" w:rsidRPr="005D2110" w:rsidRDefault="00C51723" w:rsidP="00C51723">
            <w:pPr>
              <w:rPr>
                <w:ins w:id="251" w:author="JÚLIA" w:date="2019-10-19T01:14:00Z"/>
                <w:rFonts w:eastAsia="Times New Roman" w:cstheme="minorHAnsi"/>
                <w:color w:val="000000"/>
                <w:sz w:val="20"/>
                <w:szCs w:val="20"/>
                <w:lang w:val="pt-BR" w:eastAsia="pt-BR"/>
              </w:rPr>
            </w:pPr>
            <w:ins w:id="252" w:author="JÚLIA" w:date="2019-10-19T01:14:00Z">
              <w:r w:rsidRPr="005D2110">
                <w:rPr>
                  <w:rFonts w:eastAsia="Times New Roman" w:cstheme="minorHAnsi"/>
                  <w:color w:val="000000"/>
                  <w:sz w:val="20"/>
                  <w:szCs w:val="20"/>
                  <w:lang w:val="pt-BR" w:eastAsia="pt-BR"/>
                </w:rPr>
                <w:t>X68</w:t>
              </w:r>
            </w:ins>
          </w:p>
        </w:tc>
        <w:tc>
          <w:tcPr>
            <w:tcW w:w="5780" w:type="dxa"/>
            <w:tcBorders>
              <w:top w:val="nil"/>
              <w:left w:val="nil"/>
              <w:bottom w:val="nil"/>
              <w:right w:val="single" w:sz="4" w:space="0" w:color="auto"/>
            </w:tcBorders>
            <w:shd w:val="clear" w:color="auto" w:fill="auto"/>
            <w:vAlign w:val="bottom"/>
            <w:hideMark/>
          </w:tcPr>
          <w:p w14:paraId="2753103E" w14:textId="77777777" w:rsidR="00C51723" w:rsidRPr="005D2110" w:rsidRDefault="00C51723" w:rsidP="00C51723">
            <w:pPr>
              <w:rPr>
                <w:ins w:id="253" w:author="JÚLIA" w:date="2019-10-19T01:14:00Z"/>
                <w:rFonts w:eastAsia="Times New Roman" w:cstheme="minorHAnsi"/>
                <w:color w:val="000000"/>
                <w:sz w:val="20"/>
                <w:szCs w:val="20"/>
                <w:lang w:eastAsia="pt-BR"/>
              </w:rPr>
            </w:pPr>
            <w:ins w:id="254" w:author="JÚLIA" w:date="2019-10-19T01:14:00Z">
              <w:r w:rsidRPr="005D2110">
                <w:rPr>
                  <w:rFonts w:eastAsia="Times New Roman" w:cstheme="minorHAnsi"/>
                  <w:color w:val="000000"/>
                  <w:sz w:val="20"/>
                  <w:szCs w:val="20"/>
                  <w:lang w:eastAsia="pt-BR"/>
                </w:rPr>
                <w:t xml:space="preserve">Intentional self-poisoning  by and exposure to pesticides </w:t>
              </w:r>
            </w:ins>
          </w:p>
        </w:tc>
      </w:tr>
      <w:tr w:rsidR="00C51723" w:rsidRPr="003C45BB" w14:paraId="1C346DBB" w14:textId="77777777" w:rsidTr="00C51723">
        <w:trPr>
          <w:trHeight w:val="576"/>
          <w:ins w:id="255" w:author="JÚLIA" w:date="2019-10-19T01:14:00Z"/>
        </w:trPr>
        <w:tc>
          <w:tcPr>
            <w:tcW w:w="4440" w:type="dxa"/>
            <w:vMerge/>
            <w:tcBorders>
              <w:top w:val="nil"/>
              <w:left w:val="single" w:sz="4" w:space="0" w:color="auto"/>
              <w:bottom w:val="single" w:sz="4" w:space="0" w:color="000000"/>
              <w:right w:val="nil"/>
            </w:tcBorders>
            <w:vAlign w:val="center"/>
            <w:hideMark/>
          </w:tcPr>
          <w:p w14:paraId="5C747D40" w14:textId="77777777" w:rsidR="00C51723" w:rsidRPr="005D2110" w:rsidRDefault="00C51723" w:rsidP="00C51723">
            <w:pPr>
              <w:rPr>
                <w:ins w:id="25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7BF5F702" w14:textId="77777777" w:rsidR="00C51723" w:rsidRPr="005D2110" w:rsidRDefault="00C51723" w:rsidP="00C51723">
            <w:pPr>
              <w:rPr>
                <w:ins w:id="257" w:author="JÚLIA" w:date="2019-10-19T01:14:00Z"/>
                <w:rFonts w:eastAsia="Times New Roman" w:cstheme="minorHAnsi"/>
                <w:color w:val="000000"/>
                <w:sz w:val="20"/>
                <w:szCs w:val="20"/>
                <w:lang w:val="pt-BR" w:eastAsia="pt-BR"/>
              </w:rPr>
            </w:pPr>
            <w:ins w:id="258" w:author="JÚLIA" w:date="2019-10-19T01:14:00Z">
              <w:r w:rsidRPr="005D2110">
                <w:rPr>
                  <w:rFonts w:eastAsia="Times New Roman" w:cstheme="minorHAnsi"/>
                  <w:color w:val="000000"/>
                  <w:sz w:val="20"/>
                  <w:szCs w:val="20"/>
                  <w:lang w:val="pt-BR" w:eastAsia="pt-BR"/>
                </w:rPr>
                <w:t>X69</w:t>
              </w:r>
            </w:ins>
          </w:p>
        </w:tc>
        <w:tc>
          <w:tcPr>
            <w:tcW w:w="5780" w:type="dxa"/>
            <w:tcBorders>
              <w:top w:val="nil"/>
              <w:left w:val="nil"/>
              <w:bottom w:val="nil"/>
              <w:right w:val="single" w:sz="4" w:space="0" w:color="auto"/>
            </w:tcBorders>
            <w:shd w:val="clear" w:color="auto" w:fill="auto"/>
            <w:vAlign w:val="bottom"/>
            <w:hideMark/>
          </w:tcPr>
          <w:p w14:paraId="2612041C" w14:textId="77777777" w:rsidR="00C51723" w:rsidRPr="005D2110" w:rsidRDefault="00C51723" w:rsidP="00C51723">
            <w:pPr>
              <w:rPr>
                <w:ins w:id="259" w:author="JÚLIA" w:date="2019-10-19T01:14:00Z"/>
                <w:rFonts w:eastAsia="Times New Roman" w:cstheme="minorHAnsi"/>
                <w:color w:val="000000"/>
                <w:sz w:val="20"/>
                <w:szCs w:val="20"/>
                <w:lang w:eastAsia="pt-BR"/>
              </w:rPr>
            </w:pPr>
            <w:ins w:id="260" w:author="JÚLIA" w:date="2019-10-19T01:14:00Z">
              <w:r w:rsidRPr="005D2110">
                <w:rPr>
                  <w:rFonts w:eastAsia="Times New Roman" w:cstheme="minorHAnsi"/>
                  <w:color w:val="000000"/>
                  <w:sz w:val="20"/>
                  <w:szCs w:val="20"/>
                  <w:lang w:eastAsia="pt-BR"/>
                </w:rPr>
                <w:t xml:space="preserve">Intentional self-poisoning  by and exposure to other and unspecified chemicals and noxious substances </w:t>
              </w:r>
            </w:ins>
          </w:p>
        </w:tc>
      </w:tr>
      <w:tr w:rsidR="00C51723" w:rsidRPr="003C45BB" w14:paraId="3F44C01D" w14:textId="77777777" w:rsidTr="00C51723">
        <w:trPr>
          <w:trHeight w:val="576"/>
          <w:ins w:id="261" w:author="JÚLIA" w:date="2019-10-19T01:14:00Z"/>
        </w:trPr>
        <w:tc>
          <w:tcPr>
            <w:tcW w:w="4440" w:type="dxa"/>
            <w:vMerge/>
            <w:tcBorders>
              <w:top w:val="nil"/>
              <w:left w:val="single" w:sz="4" w:space="0" w:color="auto"/>
              <w:bottom w:val="single" w:sz="4" w:space="0" w:color="000000"/>
              <w:right w:val="nil"/>
            </w:tcBorders>
            <w:vAlign w:val="center"/>
            <w:hideMark/>
          </w:tcPr>
          <w:p w14:paraId="22626452" w14:textId="77777777" w:rsidR="00C51723" w:rsidRPr="005D2110" w:rsidRDefault="00C51723" w:rsidP="00C51723">
            <w:pPr>
              <w:rPr>
                <w:ins w:id="26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33AF58E9" w14:textId="77777777" w:rsidR="00C51723" w:rsidRPr="005D2110" w:rsidRDefault="00C51723" w:rsidP="00C51723">
            <w:pPr>
              <w:rPr>
                <w:ins w:id="263" w:author="JÚLIA" w:date="2019-10-19T01:14:00Z"/>
                <w:rFonts w:eastAsia="Times New Roman" w:cstheme="minorHAnsi"/>
                <w:color w:val="000000"/>
                <w:sz w:val="20"/>
                <w:szCs w:val="20"/>
                <w:lang w:val="pt-BR" w:eastAsia="pt-BR"/>
              </w:rPr>
            </w:pPr>
            <w:ins w:id="264" w:author="JÚLIA" w:date="2019-10-19T01:14:00Z">
              <w:r w:rsidRPr="005D2110">
                <w:rPr>
                  <w:rFonts w:eastAsia="Times New Roman" w:cstheme="minorHAnsi"/>
                  <w:color w:val="000000"/>
                  <w:sz w:val="20"/>
                  <w:szCs w:val="20"/>
                  <w:lang w:val="pt-BR" w:eastAsia="pt-BR"/>
                </w:rPr>
                <w:t>X70</w:t>
              </w:r>
            </w:ins>
          </w:p>
        </w:tc>
        <w:tc>
          <w:tcPr>
            <w:tcW w:w="5780" w:type="dxa"/>
            <w:tcBorders>
              <w:top w:val="nil"/>
              <w:left w:val="nil"/>
              <w:bottom w:val="nil"/>
              <w:right w:val="single" w:sz="4" w:space="0" w:color="auto"/>
            </w:tcBorders>
            <w:shd w:val="clear" w:color="auto" w:fill="auto"/>
            <w:vAlign w:val="bottom"/>
            <w:hideMark/>
          </w:tcPr>
          <w:p w14:paraId="68F2A22E" w14:textId="77777777" w:rsidR="00C51723" w:rsidRPr="005D2110" w:rsidRDefault="00C51723" w:rsidP="00C51723">
            <w:pPr>
              <w:rPr>
                <w:ins w:id="265" w:author="JÚLIA" w:date="2019-10-19T01:14:00Z"/>
                <w:rFonts w:eastAsia="Times New Roman" w:cstheme="minorHAnsi"/>
                <w:color w:val="000000"/>
                <w:sz w:val="20"/>
                <w:szCs w:val="20"/>
                <w:lang w:eastAsia="pt-BR"/>
              </w:rPr>
            </w:pPr>
            <w:ins w:id="266"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hanging, strangulation, and suffocation </w:t>
              </w:r>
            </w:ins>
          </w:p>
        </w:tc>
      </w:tr>
      <w:tr w:rsidR="00C51723" w:rsidRPr="003C45BB" w14:paraId="1C91C7A5" w14:textId="77777777" w:rsidTr="00C51723">
        <w:trPr>
          <w:trHeight w:val="288"/>
          <w:ins w:id="267" w:author="JÚLIA" w:date="2019-10-19T01:14:00Z"/>
        </w:trPr>
        <w:tc>
          <w:tcPr>
            <w:tcW w:w="4440" w:type="dxa"/>
            <w:vMerge/>
            <w:tcBorders>
              <w:top w:val="nil"/>
              <w:left w:val="single" w:sz="4" w:space="0" w:color="auto"/>
              <w:bottom w:val="single" w:sz="4" w:space="0" w:color="000000"/>
              <w:right w:val="nil"/>
            </w:tcBorders>
            <w:vAlign w:val="center"/>
            <w:hideMark/>
          </w:tcPr>
          <w:p w14:paraId="4B8AE69C" w14:textId="77777777" w:rsidR="00C51723" w:rsidRPr="005D2110" w:rsidRDefault="00C51723" w:rsidP="00C51723">
            <w:pPr>
              <w:rPr>
                <w:ins w:id="26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ABDD2DA" w14:textId="77777777" w:rsidR="00C51723" w:rsidRPr="005D2110" w:rsidRDefault="00C51723" w:rsidP="00C51723">
            <w:pPr>
              <w:rPr>
                <w:ins w:id="269" w:author="JÚLIA" w:date="2019-10-19T01:14:00Z"/>
                <w:rFonts w:eastAsia="Times New Roman" w:cstheme="minorHAnsi"/>
                <w:color w:val="000000"/>
                <w:sz w:val="20"/>
                <w:szCs w:val="20"/>
                <w:lang w:val="pt-BR" w:eastAsia="pt-BR"/>
              </w:rPr>
            </w:pPr>
            <w:ins w:id="270" w:author="JÚLIA" w:date="2019-10-19T01:14:00Z">
              <w:r w:rsidRPr="005D2110">
                <w:rPr>
                  <w:rFonts w:eastAsia="Times New Roman" w:cstheme="minorHAnsi"/>
                  <w:color w:val="000000"/>
                  <w:sz w:val="20"/>
                  <w:szCs w:val="20"/>
                  <w:lang w:val="pt-BR" w:eastAsia="pt-BR"/>
                </w:rPr>
                <w:t>X71</w:t>
              </w:r>
            </w:ins>
          </w:p>
        </w:tc>
        <w:tc>
          <w:tcPr>
            <w:tcW w:w="5780" w:type="dxa"/>
            <w:tcBorders>
              <w:top w:val="nil"/>
              <w:left w:val="nil"/>
              <w:bottom w:val="nil"/>
              <w:right w:val="single" w:sz="4" w:space="0" w:color="auto"/>
            </w:tcBorders>
            <w:shd w:val="clear" w:color="auto" w:fill="auto"/>
            <w:vAlign w:val="bottom"/>
            <w:hideMark/>
          </w:tcPr>
          <w:p w14:paraId="4F4EC96A" w14:textId="77777777" w:rsidR="00C51723" w:rsidRPr="005D2110" w:rsidRDefault="00C51723" w:rsidP="00C51723">
            <w:pPr>
              <w:rPr>
                <w:ins w:id="271" w:author="JÚLIA" w:date="2019-10-19T01:14:00Z"/>
                <w:rFonts w:eastAsia="Times New Roman" w:cstheme="minorHAnsi"/>
                <w:color w:val="000000"/>
                <w:sz w:val="20"/>
                <w:szCs w:val="20"/>
                <w:lang w:eastAsia="pt-BR"/>
              </w:rPr>
            </w:pPr>
            <w:ins w:id="272"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drowning and submersion </w:t>
              </w:r>
            </w:ins>
          </w:p>
        </w:tc>
      </w:tr>
      <w:tr w:rsidR="00C51723" w:rsidRPr="003C45BB" w14:paraId="7484A25A" w14:textId="77777777" w:rsidTr="00C51723">
        <w:trPr>
          <w:trHeight w:val="288"/>
          <w:ins w:id="273" w:author="JÚLIA" w:date="2019-10-19T01:14:00Z"/>
        </w:trPr>
        <w:tc>
          <w:tcPr>
            <w:tcW w:w="4440" w:type="dxa"/>
            <w:vMerge/>
            <w:tcBorders>
              <w:top w:val="nil"/>
              <w:left w:val="single" w:sz="4" w:space="0" w:color="auto"/>
              <w:bottom w:val="single" w:sz="4" w:space="0" w:color="000000"/>
              <w:right w:val="nil"/>
            </w:tcBorders>
            <w:vAlign w:val="center"/>
            <w:hideMark/>
          </w:tcPr>
          <w:p w14:paraId="1FA4BA25" w14:textId="77777777" w:rsidR="00C51723" w:rsidRPr="005D2110" w:rsidRDefault="00C51723" w:rsidP="00C51723">
            <w:pPr>
              <w:rPr>
                <w:ins w:id="27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D85CF92" w14:textId="77777777" w:rsidR="00C51723" w:rsidRPr="005D2110" w:rsidRDefault="00C51723" w:rsidP="00C51723">
            <w:pPr>
              <w:rPr>
                <w:ins w:id="275" w:author="JÚLIA" w:date="2019-10-19T01:14:00Z"/>
                <w:rFonts w:eastAsia="Times New Roman" w:cstheme="minorHAnsi"/>
                <w:color w:val="000000"/>
                <w:sz w:val="20"/>
                <w:szCs w:val="20"/>
                <w:lang w:val="pt-BR" w:eastAsia="pt-BR"/>
              </w:rPr>
            </w:pPr>
            <w:ins w:id="276" w:author="JÚLIA" w:date="2019-10-19T01:14:00Z">
              <w:r w:rsidRPr="005D2110">
                <w:rPr>
                  <w:rFonts w:eastAsia="Times New Roman" w:cstheme="minorHAnsi"/>
                  <w:color w:val="000000"/>
                  <w:sz w:val="20"/>
                  <w:szCs w:val="20"/>
                  <w:lang w:val="pt-BR" w:eastAsia="pt-BR"/>
                </w:rPr>
                <w:t>X72</w:t>
              </w:r>
            </w:ins>
          </w:p>
        </w:tc>
        <w:tc>
          <w:tcPr>
            <w:tcW w:w="5780" w:type="dxa"/>
            <w:tcBorders>
              <w:top w:val="nil"/>
              <w:left w:val="nil"/>
              <w:bottom w:val="nil"/>
              <w:right w:val="single" w:sz="4" w:space="0" w:color="auto"/>
            </w:tcBorders>
            <w:shd w:val="clear" w:color="auto" w:fill="auto"/>
            <w:vAlign w:val="bottom"/>
            <w:hideMark/>
          </w:tcPr>
          <w:p w14:paraId="6178DB5E" w14:textId="77777777" w:rsidR="00C51723" w:rsidRPr="005D2110" w:rsidRDefault="00C51723" w:rsidP="00C51723">
            <w:pPr>
              <w:rPr>
                <w:ins w:id="277" w:author="JÚLIA" w:date="2019-10-19T01:14:00Z"/>
                <w:rFonts w:eastAsia="Times New Roman" w:cstheme="minorHAnsi"/>
                <w:color w:val="000000"/>
                <w:sz w:val="20"/>
                <w:szCs w:val="20"/>
                <w:lang w:eastAsia="pt-BR"/>
              </w:rPr>
            </w:pPr>
            <w:ins w:id="278"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handgun discharge </w:t>
              </w:r>
            </w:ins>
          </w:p>
        </w:tc>
      </w:tr>
      <w:tr w:rsidR="00C51723" w:rsidRPr="003C45BB" w14:paraId="3AD1B032" w14:textId="77777777" w:rsidTr="00C51723">
        <w:trPr>
          <w:trHeight w:val="576"/>
          <w:ins w:id="279" w:author="JÚLIA" w:date="2019-10-19T01:14:00Z"/>
        </w:trPr>
        <w:tc>
          <w:tcPr>
            <w:tcW w:w="4440" w:type="dxa"/>
            <w:vMerge/>
            <w:tcBorders>
              <w:top w:val="nil"/>
              <w:left w:val="single" w:sz="4" w:space="0" w:color="auto"/>
              <w:bottom w:val="single" w:sz="4" w:space="0" w:color="000000"/>
              <w:right w:val="nil"/>
            </w:tcBorders>
            <w:vAlign w:val="center"/>
            <w:hideMark/>
          </w:tcPr>
          <w:p w14:paraId="1F55448B" w14:textId="77777777" w:rsidR="00C51723" w:rsidRPr="005D2110" w:rsidRDefault="00C51723" w:rsidP="00C51723">
            <w:pPr>
              <w:rPr>
                <w:ins w:id="28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5334710" w14:textId="77777777" w:rsidR="00C51723" w:rsidRPr="005D2110" w:rsidRDefault="00C51723" w:rsidP="00C51723">
            <w:pPr>
              <w:rPr>
                <w:ins w:id="281" w:author="JÚLIA" w:date="2019-10-19T01:14:00Z"/>
                <w:rFonts w:eastAsia="Times New Roman" w:cstheme="minorHAnsi"/>
                <w:color w:val="000000"/>
                <w:sz w:val="20"/>
                <w:szCs w:val="20"/>
                <w:lang w:val="pt-BR" w:eastAsia="pt-BR"/>
              </w:rPr>
            </w:pPr>
            <w:ins w:id="282" w:author="JÚLIA" w:date="2019-10-19T01:14:00Z">
              <w:r w:rsidRPr="005D2110">
                <w:rPr>
                  <w:rFonts w:eastAsia="Times New Roman" w:cstheme="minorHAnsi"/>
                  <w:color w:val="000000"/>
                  <w:sz w:val="20"/>
                  <w:szCs w:val="20"/>
                  <w:lang w:val="pt-BR" w:eastAsia="pt-BR"/>
                </w:rPr>
                <w:t>X73</w:t>
              </w:r>
            </w:ins>
          </w:p>
        </w:tc>
        <w:tc>
          <w:tcPr>
            <w:tcW w:w="5780" w:type="dxa"/>
            <w:tcBorders>
              <w:top w:val="nil"/>
              <w:left w:val="nil"/>
              <w:bottom w:val="nil"/>
              <w:right w:val="single" w:sz="4" w:space="0" w:color="auto"/>
            </w:tcBorders>
            <w:shd w:val="clear" w:color="auto" w:fill="auto"/>
            <w:vAlign w:val="bottom"/>
            <w:hideMark/>
          </w:tcPr>
          <w:p w14:paraId="3B39FDFD" w14:textId="77777777" w:rsidR="00C51723" w:rsidRPr="005D2110" w:rsidRDefault="00C51723" w:rsidP="00C51723">
            <w:pPr>
              <w:rPr>
                <w:ins w:id="283" w:author="JÚLIA" w:date="2019-10-19T01:14:00Z"/>
                <w:rFonts w:eastAsia="Times New Roman" w:cstheme="minorHAnsi"/>
                <w:color w:val="000000"/>
                <w:sz w:val="20"/>
                <w:szCs w:val="20"/>
                <w:lang w:eastAsia="pt-BR"/>
              </w:rPr>
            </w:pPr>
            <w:ins w:id="284"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rifle, shotgun, and larger firearm discharge </w:t>
              </w:r>
            </w:ins>
          </w:p>
        </w:tc>
      </w:tr>
      <w:tr w:rsidR="00C51723" w:rsidRPr="003C45BB" w14:paraId="2AEA4A6C" w14:textId="77777777" w:rsidTr="00C51723">
        <w:trPr>
          <w:trHeight w:val="576"/>
          <w:ins w:id="285" w:author="JÚLIA" w:date="2019-10-19T01:14:00Z"/>
        </w:trPr>
        <w:tc>
          <w:tcPr>
            <w:tcW w:w="4440" w:type="dxa"/>
            <w:vMerge/>
            <w:tcBorders>
              <w:top w:val="nil"/>
              <w:left w:val="single" w:sz="4" w:space="0" w:color="auto"/>
              <w:bottom w:val="single" w:sz="4" w:space="0" w:color="000000"/>
              <w:right w:val="nil"/>
            </w:tcBorders>
            <w:vAlign w:val="center"/>
            <w:hideMark/>
          </w:tcPr>
          <w:p w14:paraId="19614D7A" w14:textId="77777777" w:rsidR="00C51723" w:rsidRPr="005D2110" w:rsidRDefault="00C51723" w:rsidP="00C51723">
            <w:pPr>
              <w:rPr>
                <w:ins w:id="28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4E5F698" w14:textId="77777777" w:rsidR="00C51723" w:rsidRPr="005D2110" w:rsidRDefault="00C51723" w:rsidP="00C51723">
            <w:pPr>
              <w:rPr>
                <w:ins w:id="287" w:author="JÚLIA" w:date="2019-10-19T01:14:00Z"/>
                <w:rFonts w:eastAsia="Times New Roman" w:cstheme="minorHAnsi"/>
                <w:color w:val="000000"/>
                <w:sz w:val="20"/>
                <w:szCs w:val="20"/>
                <w:lang w:val="pt-BR" w:eastAsia="pt-BR"/>
              </w:rPr>
            </w:pPr>
            <w:ins w:id="288" w:author="JÚLIA" w:date="2019-10-19T01:14:00Z">
              <w:r w:rsidRPr="005D2110">
                <w:rPr>
                  <w:rFonts w:eastAsia="Times New Roman" w:cstheme="minorHAnsi"/>
                  <w:color w:val="000000"/>
                  <w:sz w:val="20"/>
                  <w:szCs w:val="20"/>
                  <w:lang w:val="pt-BR" w:eastAsia="pt-BR"/>
                </w:rPr>
                <w:t>X74</w:t>
              </w:r>
            </w:ins>
          </w:p>
        </w:tc>
        <w:tc>
          <w:tcPr>
            <w:tcW w:w="5780" w:type="dxa"/>
            <w:tcBorders>
              <w:top w:val="nil"/>
              <w:left w:val="nil"/>
              <w:bottom w:val="nil"/>
              <w:right w:val="single" w:sz="4" w:space="0" w:color="auto"/>
            </w:tcBorders>
            <w:shd w:val="clear" w:color="auto" w:fill="auto"/>
            <w:vAlign w:val="bottom"/>
            <w:hideMark/>
          </w:tcPr>
          <w:p w14:paraId="453204AD" w14:textId="77777777" w:rsidR="00C51723" w:rsidRPr="005D2110" w:rsidRDefault="00C51723" w:rsidP="00C51723">
            <w:pPr>
              <w:rPr>
                <w:ins w:id="289" w:author="JÚLIA" w:date="2019-10-19T01:14:00Z"/>
                <w:rFonts w:eastAsia="Times New Roman" w:cstheme="minorHAnsi"/>
                <w:color w:val="000000"/>
                <w:sz w:val="20"/>
                <w:szCs w:val="20"/>
                <w:lang w:eastAsia="pt-BR"/>
              </w:rPr>
            </w:pPr>
            <w:ins w:id="290"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other and unspecified firearm discharge </w:t>
              </w:r>
            </w:ins>
          </w:p>
        </w:tc>
      </w:tr>
      <w:tr w:rsidR="00C51723" w:rsidRPr="003C45BB" w14:paraId="051E93C0" w14:textId="77777777" w:rsidTr="00C51723">
        <w:trPr>
          <w:trHeight w:val="288"/>
          <w:ins w:id="291" w:author="JÚLIA" w:date="2019-10-19T01:14:00Z"/>
        </w:trPr>
        <w:tc>
          <w:tcPr>
            <w:tcW w:w="4440" w:type="dxa"/>
            <w:vMerge/>
            <w:tcBorders>
              <w:top w:val="nil"/>
              <w:left w:val="single" w:sz="4" w:space="0" w:color="auto"/>
              <w:bottom w:val="single" w:sz="4" w:space="0" w:color="000000"/>
              <w:right w:val="nil"/>
            </w:tcBorders>
            <w:vAlign w:val="center"/>
            <w:hideMark/>
          </w:tcPr>
          <w:p w14:paraId="7935E873" w14:textId="77777777" w:rsidR="00C51723" w:rsidRPr="005D2110" w:rsidRDefault="00C51723" w:rsidP="00C51723">
            <w:pPr>
              <w:rPr>
                <w:ins w:id="29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4236E1A" w14:textId="77777777" w:rsidR="00C51723" w:rsidRPr="005D2110" w:rsidRDefault="00C51723" w:rsidP="00C51723">
            <w:pPr>
              <w:rPr>
                <w:ins w:id="293" w:author="JÚLIA" w:date="2019-10-19T01:14:00Z"/>
                <w:rFonts w:eastAsia="Times New Roman" w:cstheme="minorHAnsi"/>
                <w:color w:val="000000"/>
                <w:sz w:val="20"/>
                <w:szCs w:val="20"/>
                <w:lang w:val="pt-BR" w:eastAsia="pt-BR"/>
              </w:rPr>
            </w:pPr>
            <w:ins w:id="294" w:author="JÚLIA" w:date="2019-10-19T01:14:00Z">
              <w:r w:rsidRPr="005D2110">
                <w:rPr>
                  <w:rFonts w:eastAsia="Times New Roman" w:cstheme="minorHAnsi"/>
                  <w:color w:val="000000"/>
                  <w:sz w:val="20"/>
                  <w:szCs w:val="20"/>
                  <w:lang w:val="pt-BR" w:eastAsia="pt-BR"/>
                </w:rPr>
                <w:t>X75</w:t>
              </w:r>
            </w:ins>
          </w:p>
        </w:tc>
        <w:tc>
          <w:tcPr>
            <w:tcW w:w="5780" w:type="dxa"/>
            <w:tcBorders>
              <w:top w:val="nil"/>
              <w:left w:val="nil"/>
              <w:bottom w:val="nil"/>
              <w:right w:val="single" w:sz="4" w:space="0" w:color="auto"/>
            </w:tcBorders>
            <w:shd w:val="clear" w:color="auto" w:fill="auto"/>
            <w:vAlign w:val="bottom"/>
            <w:hideMark/>
          </w:tcPr>
          <w:p w14:paraId="7E43ABB1" w14:textId="77777777" w:rsidR="00C51723" w:rsidRPr="005D2110" w:rsidRDefault="00C51723" w:rsidP="00C51723">
            <w:pPr>
              <w:rPr>
                <w:ins w:id="295" w:author="JÚLIA" w:date="2019-10-19T01:14:00Z"/>
                <w:rFonts w:eastAsia="Times New Roman" w:cstheme="minorHAnsi"/>
                <w:color w:val="000000"/>
                <w:sz w:val="20"/>
                <w:szCs w:val="20"/>
                <w:lang w:eastAsia="pt-BR"/>
              </w:rPr>
            </w:pPr>
            <w:ins w:id="296"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explosive material </w:t>
              </w:r>
            </w:ins>
          </w:p>
        </w:tc>
      </w:tr>
      <w:tr w:rsidR="00C51723" w:rsidRPr="003C45BB" w14:paraId="0F419D6F" w14:textId="77777777" w:rsidTr="00C51723">
        <w:trPr>
          <w:trHeight w:val="288"/>
          <w:ins w:id="297" w:author="JÚLIA" w:date="2019-10-19T01:14:00Z"/>
        </w:trPr>
        <w:tc>
          <w:tcPr>
            <w:tcW w:w="4440" w:type="dxa"/>
            <w:vMerge/>
            <w:tcBorders>
              <w:top w:val="nil"/>
              <w:left w:val="single" w:sz="4" w:space="0" w:color="auto"/>
              <w:bottom w:val="single" w:sz="4" w:space="0" w:color="000000"/>
              <w:right w:val="nil"/>
            </w:tcBorders>
            <w:vAlign w:val="center"/>
            <w:hideMark/>
          </w:tcPr>
          <w:p w14:paraId="0116D657" w14:textId="77777777" w:rsidR="00C51723" w:rsidRPr="005D2110" w:rsidRDefault="00C51723" w:rsidP="00C51723">
            <w:pPr>
              <w:rPr>
                <w:ins w:id="29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42973D0" w14:textId="77777777" w:rsidR="00C51723" w:rsidRPr="005D2110" w:rsidRDefault="00C51723" w:rsidP="00C51723">
            <w:pPr>
              <w:rPr>
                <w:ins w:id="299" w:author="JÚLIA" w:date="2019-10-19T01:14:00Z"/>
                <w:rFonts w:eastAsia="Times New Roman" w:cstheme="minorHAnsi"/>
                <w:color w:val="000000"/>
                <w:sz w:val="20"/>
                <w:szCs w:val="20"/>
                <w:lang w:val="pt-BR" w:eastAsia="pt-BR"/>
              </w:rPr>
            </w:pPr>
            <w:ins w:id="300" w:author="JÚLIA" w:date="2019-10-19T01:14:00Z">
              <w:r w:rsidRPr="005D2110">
                <w:rPr>
                  <w:rFonts w:eastAsia="Times New Roman" w:cstheme="minorHAnsi"/>
                  <w:color w:val="000000"/>
                  <w:sz w:val="20"/>
                  <w:szCs w:val="20"/>
                  <w:lang w:val="pt-BR" w:eastAsia="pt-BR"/>
                </w:rPr>
                <w:t>X76</w:t>
              </w:r>
            </w:ins>
          </w:p>
        </w:tc>
        <w:tc>
          <w:tcPr>
            <w:tcW w:w="5780" w:type="dxa"/>
            <w:tcBorders>
              <w:top w:val="nil"/>
              <w:left w:val="nil"/>
              <w:bottom w:val="nil"/>
              <w:right w:val="single" w:sz="4" w:space="0" w:color="auto"/>
            </w:tcBorders>
            <w:shd w:val="clear" w:color="auto" w:fill="auto"/>
            <w:vAlign w:val="bottom"/>
            <w:hideMark/>
          </w:tcPr>
          <w:p w14:paraId="254CD2D9" w14:textId="77777777" w:rsidR="00C51723" w:rsidRPr="005D2110" w:rsidRDefault="00C51723" w:rsidP="00C51723">
            <w:pPr>
              <w:rPr>
                <w:ins w:id="301" w:author="JÚLIA" w:date="2019-10-19T01:14:00Z"/>
                <w:rFonts w:eastAsia="Times New Roman" w:cstheme="minorHAnsi"/>
                <w:color w:val="000000"/>
                <w:sz w:val="20"/>
                <w:szCs w:val="20"/>
                <w:lang w:eastAsia="pt-BR"/>
              </w:rPr>
            </w:pPr>
            <w:ins w:id="302"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smoke, fire, and flames </w:t>
              </w:r>
            </w:ins>
          </w:p>
        </w:tc>
      </w:tr>
      <w:tr w:rsidR="00C51723" w:rsidRPr="003C45BB" w14:paraId="290E05C6" w14:textId="77777777" w:rsidTr="00C51723">
        <w:trPr>
          <w:trHeight w:val="288"/>
          <w:ins w:id="303" w:author="JÚLIA" w:date="2019-10-19T01:14:00Z"/>
        </w:trPr>
        <w:tc>
          <w:tcPr>
            <w:tcW w:w="4440" w:type="dxa"/>
            <w:vMerge/>
            <w:tcBorders>
              <w:top w:val="nil"/>
              <w:left w:val="single" w:sz="4" w:space="0" w:color="auto"/>
              <w:bottom w:val="single" w:sz="4" w:space="0" w:color="000000"/>
              <w:right w:val="nil"/>
            </w:tcBorders>
            <w:vAlign w:val="center"/>
            <w:hideMark/>
          </w:tcPr>
          <w:p w14:paraId="6341738E" w14:textId="77777777" w:rsidR="00C51723" w:rsidRPr="005D2110" w:rsidRDefault="00C51723" w:rsidP="00C51723">
            <w:pPr>
              <w:rPr>
                <w:ins w:id="30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0FAEC52" w14:textId="77777777" w:rsidR="00C51723" w:rsidRPr="005D2110" w:rsidRDefault="00C51723" w:rsidP="00C51723">
            <w:pPr>
              <w:rPr>
                <w:ins w:id="305" w:author="JÚLIA" w:date="2019-10-19T01:14:00Z"/>
                <w:rFonts w:eastAsia="Times New Roman" w:cstheme="minorHAnsi"/>
                <w:color w:val="000000"/>
                <w:sz w:val="20"/>
                <w:szCs w:val="20"/>
                <w:lang w:val="pt-BR" w:eastAsia="pt-BR"/>
              </w:rPr>
            </w:pPr>
            <w:ins w:id="306" w:author="JÚLIA" w:date="2019-10-19T01:14:00Z">
              <w:r w:rsidRPr="005D2110">
                <w:rPr>
                  <w:rFonts w:eastAsia="Times New Roman" w:cstheme="minorHAnsi"/>
                  <w:color w:val="000000"/>
                  <w:sz w:val="20"/>
                  <w:szCs w:val="20"/>
                  <w:lang w:val="pt-BR" w:eastAsia="pt-BR"/>
                </w:rPr>
                <w:t>X77</w:t>
              </w:r>
            </w:ins>
          </w:p>
        </w:tc>
        <w:tc>
          <w:tcPr>
            <w:tcW w:w="5780" w:type="dxa"/>
            <w:tcBorders>
              <w:top w:val="nil"/>
              <w:left w:val="nil"/>
              <w:bottom w:val="nil"/>
              <w:right w:val="single" w:sz="4" w:space="0" w:color="auto"/>
            </w:tcBorders>
            <w:shd w:val="clear" w:color="auto" w:fill="auto"/>
            <w:vAlign w:val="bottom"/>
            <w:hideMark/>
          </w:tcPr>
          <w:p w14:paraId="1548E88C" w14:textId="77777777" w:rsidR="00C51723" w:rsidRPr="005D2110" w:rsidRDefault="00C51723" w:rsidP="00C51723">
            <w:pPr>
              <w:rPr>
                <w:ins w:id="307" w:author="JÚLIA" w:date="2019-10-19T01:14:00Z"/>
                <w:rFonts w:eastAsia="Times New Roman" w:cstheme="minorHAnsi"/>
                <w:color w:val="000000"/>
                <w:sz w:val="20"/>
                <w:szCs w:val="20"/>
                <w:lang w:eastAsia="pt-BR"/>
              </w:rPr>
            </w:pPr>
            <w:ins w:id="308"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steam, hot vapors, and hot objects </w:t>
              </w:r>
            </w:ins>
          </w:p>
        </w:tc>
      </w:tr>
      <w:tr w:rsidR="00C51723" w:rsidRPr="003C45BB" w14:paraId="1E0452ED" w14:textId="77777777" w:rsidTr="00C51723">
        <w:trPr>
          <w:trHeight w:val="288"/>
          <w:ins w:id="309" w:author="JÚLIA" w:date="2019-10-19T01:14:00Z"/>
        </w:trPr>
        <w:tc>
          <w:tcPr>
            <w:tcW w:w="4440" w:type="dxa"/>
            <w:vMerge/>
            <w:tcBorders>
              <w:top w:val="nil"/>
              <w:left w:val="single" w:sz="4" w:space="0" w:color="auto"/>
              <w:bottom w:val="single" w:sz="4" w:space="0" w:color="000000"/>
              <w:right w:val="nil"/>
            </w:tcBorders>
            <w:vAlign w:val="center"/>
            <w:hideMark/>
          </w:tcPr>
          <w:p w14:paraId="1A003847" w14:textId="77777777" w:rsidR="00C51723" w:rsidRPr="005D2110" w:rsidRDefault="00C51723" w:rsidP="00C51723">
            <w:pPr>
              <w:rPr>
                <w:ins w:id="31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57BA9E0" w14:textId="77777777" w:rsidR="00C51723" w:rsidRPr="005D2110" w:rsidRDefault="00C51723" w:rsidP="00C51723">
            <w:pPr>
              <w:rPr>
                <w:ins w:id="311" w:author="JÚLIA" w:date="2019-10-19T01:14:00Z"/>
                <w:rFonts w:eastAsia="Times New Roman" w:cstheme="minorHAnsi"/>
                <w:color w:val="000000"/>
                <w:sz w:val="20"/>
                <w:szCs w:val="20"/>
                <w:lang w:val="pt-BR" w:eastAsia="pt-BR"/>
              </w:rPr>
            </w:pPr>
            <w:ins w:id="312" w:author="JÚLIA" w:date="2019-10-19T01:14:00Z">
              <w:r w:rsidRPr="005D2110">
                <w:rPr>
                  <w:rFonts w:eastAsia="Times New Roman" w:cstheme="minorHAnsi"/>
                  <w:color w:val="000000"/>
                  <w:sz w:val="20"/>
                  <w:szCs w:val="20"/>
                  <w:lang w:val="pt-BR" w:eastAsia="pt-BR"/>
                </w:rPr>
                <w:t>X78</w:t>
              </w:r>
            </w:ins>
          </w:p>
        </w:tc>
        <w:tc>
          <w:tcPr>
            <w:tcW w:w="5780" w:type="dxa"/>
            <w:tcBorders>
              <w:top w:val="nil"/>
              <w:left w:val="nil"/>
              <w:bottom w:val="nil"/>
              <w:right w:val="single" w:sz="4" w:space="0" w:color="auto"/>
            </w:tcBorders>
            <w:shd w:val="clear" w:color="auto" w:fill="auto"/>
            <w:vAlign w:val="bottom"/>
            <w:hideMark/>
          </w:tcPr>
          <w:p w14:paraId="4430C50D" w14:textId="77777777" w:rsidR="00C51723" w:rsidRPr="005D2110" w:rsidRDefault="00C51723" w:rsidP="00C51723">
            <w:pPr>
              <w:rPr>
                <w:ins w:id="313" w:author="JÚLIA" w:date="2019-10-19T01:14:00Z"/>
                <w:rFonts w:eastAsia="Times New Roman" w:cstheme="minorHAnsi"/>
                <w:color w:val="000000"/>
                <w:sz w:val="20"/>
                <w:szCs w:val="20"/>
                <w:lang w:eastAsia="pt-BR"/>
              </w:rPr>
            </w:pPr>
            <w:ins w:id="314"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sharp object </w:t>
              </w:r>
            </w:ins>
          </w:p>
        </w:tc>
      </w:tr>
      <w:tr w:rsidR="00C51723" w:rsidRPr="003C45BB" w14:paraId="30522ADD" w14:textId="77777777" w:rsidTr="00C51723">
        <w:trPr>
          <w:trHeight w:val="288"/>
          <w:ins w:id="315" w:author="JÚLIA" w:date="2019-10-19T01:14:00Z"/>
        </w:trPr>
        <w:tc>
          <w:tcPr>
            <w:tcW w:w="4440" w:type="dxa"/>
            <w:vMerge/>
            <w:tcBorders>
              <w:top w:val="nil"/>
              <w:left w:val="single" w:sz="4" w:space="0" w:color="auto"/>
              <w:bottom w:val="single" w:sz="4" w:space="0" w:color="000000"/>
              <w:right w:val="nil"/>
            </w:tcBorders>
            <w:vAlign w:val="center"/>
            <w:hideMark/>
          </w:tcPr>
          <w:p w14:paraId="26EE015A" w14:textId="77777777" w:rsidR="00C51723" w:rsidRPr="005D2110" w:rsidRDefault="00C51723" w:rsidP="00C51723">
            <w:pPr>
              <w:rPr>
                <w:ins w:id="31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3B69677" w14:textId="77777777" w:rsidR="00C51723" w:rsidRPr="005D2110" w:rsidRDefault="00C51723" w:rsidP="00C51723">
            <w:pPr>
              <w:rPr>
                <w:ins w:id="317" w:author="JÚLIA" w:date="2019-10-19T01:14:00Z"/>
                <w:rFonts w:eastAsia="Times New Roman" w:cstheme="minorHAnsi"/>
                <w:color w:val="000000"/>
                <w:sz w:val="20"/>
                <w:szCs w:val="20"/>
                <w:lang w:val="pt-BR" w:eastAsia="pt-BR"/>
              </w:rPr>
            </w:pPr>
            <w:ins w:id="318" w:author="JÚLIA" w:date="2019-10-19T01:14:00Z">
              <w:r w:rsidRPr="005D2110">
                <w:rPr>
                  <w:rFonts w:eastAsia="Times New Roman" w:cstheme="minorHAnsi"/>
                  <w:color w:val="000000"/>
                  <w:sz w:val="20"/>
                  <w:szCs w:val="20"/>
                  <w:lang w:val="pt-BR" w:eastAsia="pt-BR"/>
                </w:rPr>
                <w:t>X79</w:t>
              </w:r>
            </w:ins>
          </w:p>
        </w:tc>
        <w:tc>
          <w:tcPr>
            <w:tcW w:w="5780" w:type="dxa"/>
            <w:tcBorders>
              <w:top w:val="nil"/>
              <w:left w:val="nil"/>
              <w:bottom w:val="nil"/>
              <w:right w:val="single" w:sz="4" w:space="0" w:color="auto"/>
            </w:tcBorders>
            <w:shd w:val="clear" w:color="auto" w:fill="auto"/>
            <w:vAlign w:val="bottom"/>
            <w:hideMark/>
          </w:tcPr>
          <w:p w14:paraId="5EB7129E" w14:textId="77777777" w:rsidR="00C51723" w:rsidRPr="005D2110" w:rsidRDefault="00C51723" w:rsidP="00C51723">
            <w:pPr>
              <w:rPr>
                <w:ins w:id="319" w:author="JÚLIA" w:date="2019-10-19T01:14:00Z"/>
                <w:rFonts w:eastAsia="Times New Roman" w:cstheme="minorHAnsi"/>
                <w:color w:val="000000"/>
                <w:sz w:val="20"/>
                <w:szCs w:val="20"/>
                <w:lang w:eastAsia="pt-BR"/>
              </w:rPr>
            </w:pPr>
            <w:ins w:id="320"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blunt object </w:t>
              </w:r>
            </w:ins>
          </w:p>
        </w:tc>
      </w:tr>
      <w:tr w:rsidR="00C51723" w:rsidRPr="003C45BB" w14:paraId="7143A4B1" w14:textId="77777777" w:rsidTr="00C51723">
        <w:trPr>
          <w:trHeight w:val="288"/>
          <w:ins w:id="321" w:author="JÚLIA" w:date="2019-10-19T01:14:00Z"/>
        </w:trPr>
        <w:tc>
          <w:tcPr>
            <w:tcW w:w="4440" w:type="dxa"/>
            <w:vMerge/>
            <w:tcBorders>
              <w:top w:val="nil"/>
              <w:left w:val="single" w:sz="4" w:space="0" w:color="auto"/>
              <w:bottom w:val="single" w:sz="4" w:space="0" w:color="000000"/>
              <w:right w:val="nil"/>
            </w:tcBorders>
            <w:vAlign w:val="center"/>
            <w:hideMark/>
          </w:tcPr>
          <w:p w14:paraId="5B43369A" w14:textId="77777777" w:rsidR="00C51723" w:rsidRPr="005D2110" w:rsidRDefault="00C51723" w:rsidP="00C51723">
            <w:pPr>
              <w:rPr>
                <w:ins w:id="32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3C929560" w14:textId="77777777" w:rsidR="00C51723" w:rsidRPr="005D2110" w:rsidRDefault="00C51723" w:rsidP="00C51723">
            <w:pPr>
              <w:rPr>
                <w:ins w:id="323" w:author="JÚLIA" w:date="2019-10-19T01:14:00Z"/>
                <w:rFonts w:eastAsia="Times New Roman" w:cstheme="minorHAnsi"/>
                <w:color w:val="000000"/>
                <w:sz w:val="20"/>
                <w:szCs w:val="20"/>
                <w:lang w:val="pt-BR" w:eastAsia="pt-BR"/>
              </w:rPr>
            </w:pPr>
            <w:ins w:id="324" w:author="JÚLIA" w:date="2019-10-19T01:14:00Z">
              <w:r w:rsidRPr="005D2110">
                <w:rPr>
                  <w:rFonts w:eastAsia="Times New Roman" w:cstheme="minorHAnsi"/>
                  <w:color w:val="000000"/>
                  <w:sz w:val="20"/>
                  <w:szCs w:val="20"/>
                  <w:lang w:val="pt-BR" w:eastAsia="pt-BR"/>
                </w:rPr>
                <w:t>X80</w:t>
              </w:r>
            </w:ins>
          </w:p>
        </w:tc>
        <w:tc>
          <w:tcPr>
            <w:tcW w:w="5780" w:type="dxa"/>
            <w:tcBorders>
              <w:top w:val="nil"/>
              <w:left w:val="nil"/>
              <w:bottom w:val="nil"/>
              <w:right w:val="single" w:sz="4" w:space="0" w:color="auto"/>
            </w:tcBorders>
            <w:shd w:val="clear" w:color="auto" w:fill="auto"/>
            <w:vAlign w:val="bottom"/>
            <w:hideMark/>
          </w:tcPr>
          <w:p w14:paraId="5E795F23" w14:textId="77777777" w:rsidR="00C51723" w:rsidRPr="005D2110" w:rsidRDefault="00C51723" w:rsidP="00C51723">
            <w:pPr>
              <w:rPr>
                <w:ins w:id="325" w:author="JÚLIA" w:date="2019-10-19T01:14:00Z"/>
                <w:rFonts w:eastAsia="Times New Roman" w:cstheme="minorHAnsi"/>
                <w:color w:val="000000"/>
                <w:sz w:val="20"/>
                <w:szCs w:val="20"/>
                <w:lang w:eastAsia="pt-BR"/>
              </w:rPr>
            </w:pPr>
            <w:ins w:id="326"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jumping from a high place </w:t>
              </w:r>
            </w:ins>
          </w:p>
        </w:tc>
      </w:tr>
      <w:tr w:rsidR="00C51723" w:rsidRPr="003C45BB" w14:paraId="7D8312A4" w14:textId="77777777" w:rsidTr="00C51723">
        <w:trPr>
          <w:trHeight w:val="288"/>
          <w:ins w:id="327" w:author="JÚLIA" w:date="2019-10-19T01:14:00Z"/>
        </w:trPr>
        <w:tc>
          <w:tcPr>
            <w:tcW w:w="4440" w:type="dxa"/>
            <w:vMerge/>
            <w:tcBorders>
              <w:top w:val="nil"/>
              <w:left w:val="single" w:sz="4" w:space="0" w:color="auto"/>
              <w:bottom w:val="single" w:sz="4" w:space="0" w:color="000000"/>
              <w:right w:val="nil"/>
            </w:tcBorders>
            <w:vAlign w:val="center"/>
            <w:hideMark/>
          </w:tcPr>
          <w:p w14:paraId="4B12187B" w14:textId="77777777" w:rsidR="00C51723" w:rsidRPr="005D2110" w:rsidRDefault="00C51723" w:rsidP="00C51723">
            <w:pPr>
              <w:rPr>
                <w:ins w:id="32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041FC08" w14:textId="77777777" w:rsidR="00C51723" w:rsidRPr="005D2110" w:rsidRDefault="00C51723" w:rsidP="00C51723">
            <w:pPr>
              <w:rPr>
                <w:ins w:id="329" w:author="JÚLIA" w:date="2019-10-19T01:14:00Z"/>
                <w:rFonts w:eastAsia="Times New Roman" w:cstheme="minorHAnsi"/>
                <w:color w:val="000000"/>
                <w:sz w:val="20"/>
                <w:szCs w:val="20"/>
                <w:lang w:val="pt-BR" w:eastAsia="pt-BR"/>
              </w:rPr>
            </w:pPr>
            <w:ins w:id="330" w:author="JÚLIA" w:date="2019-10-19T01:14:00Z">
              <w:r w:rsidRPr="005D2110">
                <w:rPr>
                  <w:rFonts w:eastAsia="Times New Roman" w:cstheme="minorHAnsi"/>
                  <w:color w:val="000000"/>
                  <w:sz w:val="20"/>
                  <w:szCs w:val="20"/>
                  <w:lang w:val="pt-BR" w:eastAsia="pt-BR"/>
                </w:rPr>
                <w:t>X81</w:t>
              </w:r>
            </w:ins>
          </w:p>
        </w:tc>
        <w:tc>
          <w:tcPr>
            <w:tcW w:w="5780" w:type="dxa"/>
            <w:tcBorders>
              <w:top w:val="nil"/>
              <w:left w:val="nil"/>
              <w:bottom w:val="nil"/>
              <w:right w:val="single" w:sz="4" w:space="0" w:color="auto"/>
            </w:tcBorders>
            <w:shd w:val="clear" w:color="auto" w:fill="auto"/>
            <w:vAlign w:val="bottom"/>
            <w:hideMark/>
          </w:tcPr>
          <w:p w14:paraId="4E6E6E1C" w14:textId="77777777" w:rsidR="00C51723" w:rsidRPr="005D2110" w:rsidRDefault="00C51723" w:rsidP="00C51723">
            <w:pPr>
              <w:rPr>
                <w:ins w:id="331" w:author="JÚLIA" w:date="2019-10-19T01:14:00Z"/>
                <w:rFonts w:eastAsia="Times New Roman" w:cstheme="minorHAnsi"/>
                <w:color w:val="000000"/>
                <w:sz w:val="20"/>
                <w:szCs w:val="20"/>
                <w:lang w:eastAsia="pt-BR"/>
              </w:rPr>
            </w:pPr>
            <w:ins w:id="332"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jumping or lying before moving object </w:t>
              </w:r>
            </w:ins>
          </w:p>
        </w:tc>
      </w:tr>
      <w:tr w:rsidR="00C51723" w:rsidRPr="003C45BB" w14:paraId="1772EC11" w14:textId="77777777" w:rsidTr="00C51723">
        <w:trPr>
          <w:trHeight w:val="288"/>
          <w:ins w:id="333" w:author="JÚLIA" w:date="2019-10-19T01:14:00Z"/>
        </w:trPr>
        <w:tc>
          <w:tcPr>
            <w:tcW w:w="4440" w:type="dxa"/>
            <w:vMerge/>
            <w:tcBorders>
              <w:top w:val="nil"/>
              <w:left w:val="single" w:sz="4" w:space="0" w:color="auto"/>
              <w:bottom w:val="single" w:sz="4" w:space="0" w:color="000000"/>
              <w:right w:val="nil"/>
            </w:tcBorders>
            <w:vAlign w:val="center"/>
            <w:hideMark/>
          </w:tcPr>
          <w:p w14:paraId="286F220E" w14:textId="77777777" w:rsidR="00C51723" w:rsidRPr="005D2110" w:rsidRDefault="00C51723" w:rsidP="00C51723">
            <w:pPr>
              <w:rPr>
                <w:ins w:id="33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A7A2BF5" w14:textId="77777777" w:rsidR="00C51723" w:rsidRPr="005D2110" w:rsidRDefault="00C51723" w:rsidP="00C51723">
            <w:pPr>
              <w:rPr>
                <w:ins w:id="335" w:author="JÚLIA" w:date="2019-10-19T01:14:00Z"/>
                <w:rFonts w:eastAsia="Times New Roman" w:cstheme="minorHAnsi"/>
                <w:color w:val="000000"/>
                <w:sz w:val="20"/>
                <w:szCs w:val="20"/>
                <w:lang w:val="pt-BR" w:eastAsia="pt-BR"/>
              </w:rPr>
            </w:pPr>
            <w:ins w:id="336" w:author="JÚLIA" w:date="2019-10-19T01:14:00Z">
              <w:r w:rsidRPr="005D2110">
                <w:rPr>
                  <w:rFonts w:eastAsia="Times New Roman" w:cstheme="minorHAnsi"/>
                  <w:color w:val="000000"/>
                  <w:sz w:val="20"/>
                  <w:szCs w:val="20"/>
                  <w:lang w:val="pt-BR" w:eastAsia="pt-BR"/>
                </w:rPr>
                <w:t>X82</w:t>
              </w:r>
            </w:ins>
          </w:p>
        </w:tc>
        <w:tc>
          <w:tcPr>
            <w:tcW w:w="5780" w:type="dxa"/>
            <w:tcBorders>
              <w:top w:val="nil"/>
              <w:left w:val="nil"/>
              <w:bottom w:val="nil"/>
              <w:right w:val="single" w:sz="4" w:space="0" w:color="auto"/>
            </w:tcBorders>
            <w:shd w:val="clear" w:color="auto" w:fill="auto"/>
            <w:vAlign w:val="bottom"/>
            <w:hideMark/>
          </w:tcPr>
          <w:p w14:paraId="4BF52AAC" w14:textId="77777777" w:rsidR="00C51723" w:rsidRPr="005D2110" w:rsidRDefault="00C51723" w:rsidP="00C51723">
            <w:pPr>
              <w:rPr>
                <w:ins w:id="337" w:author="JÚLIA" w:date="2019-10-19T01:14:00Z"/>
                <w:rFonts w:eastAsia="Times New Roman" w:cstheme="minorHAnsi"/>
                <w:color w:val="000000"/>
                <w:sz w:val="20"/>
                <w:szCs w:val="20"/>
                <w:lang w:eastAsia="pt-BR"/>
              </w:rPr>
            </w:pPr>
            <w:ins w:id="338"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crashing of motor vehicle </w:t>
              </w:r>
            </w:ins>
          </w:p>
        </w:tc>
      </w:tr>
      <w:tr w:rsidR="00C51723" w:rsidRPr="003C45BB" w14:paraId="17BBD76F" w14:textId="77777777" w:rsidTr="00C51723">
        <w:trPr>
          <w:trHeight w:val="288"/>
          <w:ins w:id="339" w:author="JÚLIA" w:date="2019-10-19T01:14:00Z"/>
        </w:trPr>
        <w:tc>
          <w:tcPr>
            <w:tcW w:w="4440" w:type="dxa"/>
            <w:vMerge/>
            <w:tcBorders>
              <w:top w:val="nil"/>
              <w:left w:val="single" w:sz="4" w:space="0" w:color="auto"/>
              <w:bottom w:val="single" w:sz="4" w:space="0" w:color="000000"/>
              <w:right w:val="nil"/>
            </w:tcBorders>
            <w:vAlign w:val="center"/>
            <w:hideMark/>
          </w:tcPr>
          <w:p w14:paraId="2ED70B03" w14:textId="77777777" w:rsidR="00C51723" w:rsidRPr="005D2110" w:rsidRDefault="00C51723" w:rsidP="00C51723">
            <w:pPr>
              <w:rPr>
                <w:ins w:id="34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ACE4CD5" w14:textId="77777777" w:rsidR="00C51723" w:rsidRPr="005D2110" w:rsidRDefault="00C51723" w:rsidP="00C51723">
            <w:pPr>
              <w:rPr>
                <w:ins w:id="341" w:author="JÚLIA" w:date="2019-10-19T01:14:00Z"/>
                <w:rFonts w:eastAsia="Times New Roman" w:cstheme="minorHAnsi"/>
                <w:color w:val="000000"/>
                <w:sz w:val="20"/>
                <w:szCs w:val="20"/>
                <w:lang w:val="pt-BR" w:eastAsia="pt-BR"/>
              </w:rPr>
            </w:pPr>
            <w:ins w:id="342" w:author="JÚLIA" w:date="2019-10-19T01:14:00Z">
              <w:r w:rsidRPr="005D2110">
                <w:rPr>
                  <w:rFonts w:eastAsia="Times New Roman" w:cstheme="minorHAnsi"/>
                  <w:color w:val="000000"/>
                  <w:sz w:val="20"/>
                  <w:szCs w:val="20"/>
                  <w:lang w:val="pt-BR" w:eastAsia="pt-BR"/>
                </w:rPr>
                <w:t>X83</w:t>
              </w:r>
            </w:ins>
          </w:p>
        </w:tc>
        <w:tc>
          <w:tcPr>
            <w:tcW w:w="5780" w:type="dxa"/>
            <w:tcBorders>
              <w:top w:val="nil"/>
              <w:left w:val="nil"/>
              <w:bottom w:val="nil"/>
              <w:right w:val="single" w:sz="4" w:space="0" w:color="auto"/>
            </w:tcBorders>
            <w:shd w:val="clear" w:color="auto" w:fill="auto"/>
            <w:vAlign w:val="bottom"/>
            <w:hideMark/>
          </w:tcPr>
          <w:p w14:paraId="27663995" w14:textId="77777777" w:rsidR="00C51723" w:rsidRPr="005D2110" w:rsidRDefault="00C51723" w:rsidP="00C51723">
            <w:pPr>
              <w:rPr>
                <w:ins w:id="343" w:author="JÚLIA" w:date="2019-10-19T01:14:00Z"/>
                <w:rFonts w:eastAsia="Times New Roman" w:cstheme="minorHAnsi"/>
                <w:color w:val="000000"/>
                <w:sz w:val="20"/>
                <w:szCs w:val="20"/>
                <w:lang w:eastAsia="pt-BR"/>
              </w:rPr>
            </w:pPr>
            <w:ins w:id="344"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other specified means </w:t>
              </w:r>
            </w:ins>
          </w:p>
        </w:tc>
      </w:tr>
      <w:tr w:rsidR="00C51723" w:rsidRPr="003C45BB" w14:paraId="3748D458" w14:textId="77777777" w:rsidTr="00C51723">
        <w:trPr>
          <w:trHeight w:val="288"/>
          <w:ins w:id="345" w:author="JÚLIA" w:date="2019-10-19T01:14:00Z"/>
        </w:trPr>
        <w:tc>
          <w:tcPr>
            <w:tcW w:w="4440" w:type="dxa"/>
            <w:vMerge/>
            <w:tcBorders>
              <w:top w:val="nil"/>
              <w:left w:val="single" w:sz="4" w:space="0" w:color="auto"/>
              <w:bottom w:val="single" w:sz="4" w:space="0" w:color="000000"/>
              <w:right w:val="nil"/>
            </w:tcBorders>
            <w:vAlign w:val="center"/>
            <w:hideMark/>
          </w:tcPr>
          <w:p w14:paraId="1C4469AF" w14:textId="77777777" w:rsidR="00C51723" w:rsidRPr="005D2110" w:rsidRDefault="00C51723" w:rsidP="00C51723">
            <w:pPr>
              <w:rPr>
                <w:ins w:id="346" w:author="JÚLIA" w:date="2019-10-19T01:14:00Z"/>
                <w:rFonts w:eastAsia="Times New Roman" w:cstheme="minorHAnsi"/>
                <w:color w:val="000000"/>
                <w:sz w:val="20"/>
                <w:szCs w:val="20"/>
                <w:lang w:eastAsia="pt-BR"/>
              </w:rPr>
            </w:pPr>
          </w:p>
        </w:tc>
        <w:tc>
          <w:tcPr>
            <w:tcW w:w="1013" w:type="dxa"/>
            <w:tcBorders>
              <w:top w:val="nil"/>
              <w:left w:val="nil"/>
              <w:bottom w:val="single" w:sz="4" w:space="0" w:color="auto"/>
              <w:right w:val="nil"/>
            </w:tcBorders>
            <w:shd w:val="clear" w:color="auto" w:fill="auto"/>
            <w:noWrap/>
            <w:vAlign w:val="bottom"/>
            <w:hideMark/>
          </w:tcPr>
          <w:p w14:paraId="0797266F" w14:textId="77777777" w:rsidR="00C51723" w:rsidRPr="005D2110" w:rsidRDefault="00C51723" w:rsidP="00C51723">
            <w:pPr>
              <w:rPr>
                <w:ins w:id="347" w:author="JÚLIA" w:date="2019-10-19T01:14:00Z"/>
                <w:rFonts w:eastAsia="Times New Roman" w:cstheme="minorHAnsi"/>
                <w:color w:val="000000"/>
                <w:sz w:val="20"/>
                <w:szCs w:val="20"/>
                <w:lang w:val="pt-BR" w:eastAsia="pt-BR"/>
              </w:rPr>
            </w:pPr>
            <w:ins w:id="348" w:author="JÚLIA" w:date="2019-10-19T01:14:00Z">
              <w:r w:rsidRPr="005D2110">
                <w:rPr>
                  <w:rFonts w:eastAsia="Times New Roman" w:cstheme="minorHAnsi"/>
                  <w:color w:val="000000"/>
                  <w:sz w:val="20"/>
                  <w:szCs w:val="20"/>
                  <w:lang w:val="pt-BR" w:eastAsia="pt-BR"/>
                </w:rPr>
                <w:t>X84</w:t>
              </w:r>
            </w:ins>
          </w:p>
        </w:tc>
        <w:tc>
          <w:tcPr>
            <w:tcW w:w="5780" w:type="dxa"/>
            <w:tcBorders>
              <w:top w:val="nil"/>
              <w:left w:val="nil"/>
              <w:bottom w:val="single" w:sz="4" w:space="0" w:color="auto"/>
              <w:right w:val="single" w:sz="4" w:space="0" w:color="auto"/>
            </w:tcBorders>
            <w:shd w:val="clear" w:color="auto" w:fill="auto"/>
            <w:vAlign w:val="bottom"/>
            <w:hideMark/>
          </w:tcPr>
          <w:p w14:paraId="4CAA2B38" w14:textId="77777777" w:rsidR="00C51723" w:rsidRPr="005D2110" w:rsidRDefault="00C51723" w:rsidP="00C51723">
            <w:pPr>
              <w:rPr>
                <w:ins w:id="349" w:author="JÚLIA" w:date="2019-10-19T01:14:00Z"/>
                <w:rFonts w:eastAsia="Times New Roman" w:cstheme="minorHAnsi"/>
                <w:color w:val="000000"/>
                <w:sz w:val="20"/>
                <w:szCs w:val="20"/>
                <w:lang w:eastAsia="pt-BR"/>
              </w:rPr>
            </w:pPr>
            <w:ins w:id="350" w:author="JÚLIA" w:date="2019-10-19T01:14:00Z">
              <w:r w:rsidRPr="005D2110">
                <w:rPr>
                  <w:rFonts w:eastAsia="Times New Roman" w:cstheme="minorHAnsi"/>
                  <w:color w:val="000000"/>
                  <w:sz w:val="20"/>
                  <w:szCs w:val="20"/>
                  <w:lang w:eastAsia="pt-BR"/>
                </w:rPr>
                <w:t xml:space="preserve">Intentional </w:t>
              </w:r>
              <w:proofErr w:type="spellStart"/>
              <w:r w:rsidRPr="005D2110">
                <w:rPr>
                  <w:rFonts w:eastAsia="Times New Roman" w:cstheme="minorHAnsi"/>
                  <w:color w:val="000000"/>
                  <w:sz w:val="20"/>
                  <w:szCs w:val="20"/>
                  <w:lang w:eastAsia="pt-BR"/>
                </w:rPr>
                <w:t>self harm</w:t>
              </w:r>
              <w:proofErr w:type="spellEnd"/>
              <w:r w:rsidRPr="005D2110">
                <w:rPr>
                  <w:rFonts w:eastAsia="Times New Roman" w:cstheme="minorHAnsi"/>
                  <w:color w:val="000000"/>
                  <w:sz w:val="20"/>
                  <w:szCs w:val="20"/>
                  <w:lang w:eastAsia="pt-BR"/>
                </w:rPr>
                <w:t xml:space="preserve">  by unspecified means </w:t>
              </w:r>
            </w:ins>
          </w:p>
        </w:tc>
      </w:tr>
      <w:tr w:rsidR="00C51723" w:rsidRPr="003C45BB" w14:paraId="2B0B932A" w14:textId="77777777" w:rsidTr="00C51723">
        <w:trPr>
          <w:trHeight w:val="576"/>
          <w:ins w:id="351" w:author="JÚLIA" w:date="2019-10-19T01:14:00Z"/>
        </w:trPr>
        <w:tc>
          <w:tcPr>
            <w:tcW w:w="4440" w:type="dxa"/>
            <w:vMerge w:val="restart"/>
            <w:tcBorders>
              <w:top w:val="nil"/>
              <w:left w:val="single" w:sz="4" w:space="0" w:color="auto"/>
              <w:bottom w:val="single" w:sz="4" w:space="0" w:color="000000"/>
              <w:right w:val="nil"/>
            </w:tcBorders>
            <w:shd w:val="clear" w:color="auto" w:fill="auto"/>
            <w:vAlign w:val="center"/>
            <w:hideMark/>
          </w:tcPr>
          <w:p w14:paraId="0006F503" w14:textId="77777777" w:rsidR="00C51723" w:rsidRPr="005D2110" w:rsidRDefault="00C51723" w:rsidP="00C51723">
            <w:pPr>
              <w:rPr>
                <w:ins w:id="352" w:author="JÚLIA" w:date="2019-10-19T01:14:00Z"/>
                <w:rFonts w:eastAsia="Times New Roman" w:cstheme="minorHAnsi"/>
                <w:color w:val="000000"/>
                <w:sz w:val="20"/>
                <w:szCs w:val="20"/>
                <w:lang w:val="pt-BR" w:eastAsia="pt-BR"/>
              </w:rPr>
            </w:pPr>
            <w:ins w:id="353" w:author="JÚLIA" w:date="2019-10-19T01:14:00Z">
              <w:r w:rsidRPr="005D2110">
                <w:rPr>
                  <w:rFonts w:eastAsia="Times New Roman" w:cstheme="minorHAnsi"/>
                  <w:color w:val="000000"/>
                  <w:sz w:val="20"/>
                  <w:szCs w:val="20"/>
                  <w:lang w:val="pt-BR" w:eastAsia="pt-BR"/>
                </w:rPr>
                <w:t>HIV/AIDS</w:t>
              </w:r>
            </w:ins>
          </w:p>
        </w:tc>
        <w:tc>
          <w:tcPr>
            <w:tcW w:w="1013" w:type="dxa"/>
            <w:tcBorders>
              <w:top w:val="nil"/>
              <w:left w:val="nil"/>
              <w:bottom w:val="nil"/>
              <w:right w:val="nil"/>
            </w:tcBorders>
            <w:shd w:val="clear" w:color="auto" w:fill="auto"/>
            <w:noWrap/>
            <w:vAlign w:val="bottom"/>
            <w:hideMark/>
          </w:tcPr>
          <w:p w14:paraId="25F21AAE" w14:textId="77777777" w:rsidR="00C51723" w:rsidRPr="005D2110" w:rsidRDefault="00C51723" w:rsidP="00C51723">
            <w:pPr>
              <w:rPr>
                <w:ins w:id="354" w:author="JÚLIA" w:date="2019-10-19T01:14:00Z"/>
                <w:rFonts w:eastAsia="Times New Roman" w:cstheme="minorHAnsi"/>
                <w:color w:val="000000"/>
                <w:sz w:val="20"/>
                <w:szCs w:val="20"/>
                <w:lang w:val="pt-BR" w:eastAsia="pt-BR"/>
              </w:rPr>
            </w:pPr>
            <w:ins w:id="355" w:author="JÚLIA" w:date="2019-10-19T01:14:00Z">
              <w:r w:rsidRPr="005D2110">
                <w:rPr>
                  <w:rFonts w:eastAsia="Times New Roman" w:cstheme="minorHAnsi"/>
                  <w:color w:val="000000"/>
                  <w:sz w:val="20"/>
                  <w:szCs w:val="20"/>
                  <w:lang w:val="pt-BR" w:eastAsia="pt-BR"/>
                </w:rPr>
                <w:t>B20</w:t>
              </w:r>
            </w:ins>
          </w:p>
        </w:tc>
        <w:tc>
          <w:tcPr>
            <w:tcW w:w="5780" w:type="dxa"/>
            <w:tcBorders>
              <w:top w:val="nil"/>
              <w:left w:val="nil"/>
              <w:bottom w:val="nil"/>
              <w:right w:val="single" w:sz="4" w:space="0" w:color="auto"/>
            </w:tcBorders>
            <w:shd w:val="clear" w:color="auto" w:fill="auto"/>
            <w:vAlign w:val="bottom"/>
            <w:hideMark/>
          </w:tcPr>
          <w:p w14:paraId="53F64D98" w14:textId="77777777" w:rsidR="00C51723" w:rsidRPr="005D2110" w:rsidRDefault="00C51723" w:rsidP="00C51723">
            <w:pPr>
              <w:rPr>
                <w:ins w:id="356" w:author="JÚLIA" w:date="2019-10-19T01:14:00Z"/>
                <w:rFonts w:eastAsia="Times New Roman" w:cstheme="minorHAnsi"/>
                <w:color w:val="000000"/>
                <w:sz w:val="20"/>
                <w:szCs w:val="20"/>
                <w:lang w:eastAsia="pt-BR"/>
              </w:rPr>
            </w:pPr>
            <w:ins w:id="357" w:author="JÚLIA" w:date="2019-10-19T01:14:00Z">
              <w:r w:rsidRPr="005D2110">
                <w:rPr>
                  <w:rFonts w:eastAsia="Times New Roman" w:cstheme="minorHAnsi"/>
                  <w:color w:val="000000"/>
                  <w:sz w:val="20"/>
                  <w:szCs w:val="20"/>
                  <w:lang w:eastAsia="pt-BR"/>
                </w:rPr>
                <w:t>Human immunodeficiency virus [HIV] disease resulting in infectious and parasitic diseases</w:t>
              </w:r>
            </w:ins>
          </w:p>
        </w:tc>
      </w:tr>
      <w:tr w:rsidR="00C51723" w:rsidRPr="003C45BB" w14:paraId="3F5E97DE" w14:textId="77777777" w:rsidTr="00C51723">
        <w:trPr>
          <w:trHeight w:val="576"/>
          <w:ins w:id="358" w:author="JÚLIA" w:date="2019-10-19T01:14:00Z"/>
        </w:trPr>
        <w:tc>
          <w:tcPr>
            <w:tcW w:w="4440" w:type="dxa"/>
            <w:vMerge/>
            <w:tcBorders>
              <w:top w:val="nil"/>
              <w:left w:val="single" w:sz="4" w:space="0" w:color="auto"/>
              <w:bottom w:val="single" w:sz="4" w:space="0" w:color="000000"/>
              <w:right w:val="nil"/>
            </w:tcBorders>
            <w:vAlign w:val="center"/>
            <w:hideMark/>
          </w:tcPr>
          <w:p w14:paraId="76198F04" w14:textId="77777777" w:rsidR="00C51723" w:rsidRPr="005D2110" w:rsidRDefault="00C51723" w:rsidP="00C51723">
            <w:pPr>
              <w:rPr>
                <w:ins w:id="359"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D9087B6" w14:textId="77777777" w:rsidR="00C51723" w:rsidRPr="005D2110" w:rsidRDefault="00C51723" w:rsidP="00C51723">
            <w:pPr>
              <w:rPr>
                <w:ins w:id="360" w:author="JÚLIA" w:date="2019-10-19T01:14:00Z"/>
                <w:rFonts w:eastAsia="Times New Roman" w:cstheme="minorHAnsi"/>
                <w:color w:val="000000"/>
                <w:sz w:val="20"/>
                <w:szCs w:val="20"/>
                <w:lang w:val="pt-BR" w:eastAsia="pt-BR"/>
              </w:rPr>
            </w:pPr>
            <w:ins w:id="361" w:author="JÚLIA" w:date="2019-10-19T01:14:00Z">
              <w:r w:rsidRPr="005D2110">
                <w:rPr>
                  <w:rFonts w:eastAsia="Times New Roman" w:cstheme="minorHAnsi"/>
                  <w:color w:val="000000"/>
                  <w:sz w:val="20"/>
                  <w:szCs w:val="20"/>
                  <w:lang w:val="pt-BR" w:eastAsia="pt-BR"/>
                </w:rPr>
                <w:t>B21</w:t>
              </w:r>
            </w:ins>
          </w:p>
        </w:tc>
        <w:tc>
          <w:tcPr>
            <w:tcW w:w="5780" w:type="dxa"/>
            <w:tcBorders>
              <w:top w:val="nil"/>
              <w:left w:val="nil"/>
              <w:bottom w:val="nil"/>
              <w:right w:val="single" w:sz="4" w:space="0" w:color="auto"/>
            </w:tcBorders>
            <w:shd w:val="clear" w:color="auto" w:fill="auto"/>
            <w:vAlign w:val="bottom"/>
            <w:hideMark/>
          </w:tcPr>
          <w:p w14:paraId="3CB32350" w14:textId="77777777" w:rsidR="00C51723" w:rsidRPr="005D2110" w:rsidRDefault="00C51723" w:rsidP="00C51723">
            <w:pPr>
              <w:rPr>
                <w:ins w:id="362" w:author="JÚLIA" w:date="2019-10-19T01:14:00Z"/>
                <w:rFonts w:eastAsia="Times New Roman" w:cstheme="minorHAnsi"/>
                <w:color w:val="000000"/>
                <w:sz w:val="20"/>
                <w:szCs w:val="20"/>
                <w:lang w:eastAsia="pt-BR"/>
              </w:rPr>
            </w:pPr>
            <w:ins w:id="363" w:author="JÚLIA" w:date="2019-10-19T01:14:00Z">
              <w:r w:rsidRPr="005D2110">
                <w:rPr>
                  <w:rFonts w:eastAsia="Times New Roman" w:cstheme="minorHAnsi"/>
                  <w:color w:val="000000"/>
                  <w:sz w:val="20"/>
                  <w:szCs w:val="20"/>
                  <w:lang w:eastAsia="pt-BR"/>
                </w:rPr>
                <w:t>Human immunodeficiency virus [HIV] disease resulting in malignant neoplasms</w:t>
              </w:r>
            </w:ins>
          </w:p>
        </w:tc>
      </w:tr>
      <w:tr w:rsidR="00C51723" w:rsidRPr="003C45BB" w14:paraId="318DFD5E" w14:textId="77777777" w:rsidTr="00C51723">
        <w:trPr>
          <w:trHeight w:val="576"/>
          <w:ins w:id="364" w:author="JÚLIA" w:date="2019-10-19T01:14:00Z"/>
        </w:trPr>
        <w:tc>
          <w:tcPr>
            <w:tcW w:w="4440" w:type="dxa"/>
            <w:vMerge/>
            <w:tcBorders>
              <w:top w:val="nil"/>
              <w:left w:val="single" w:sz="4" w:space="0" w:color="auto"/>
              <w:bottom w:val="single" w:sz="4" w:space="0" w:color="000000"/>
              <w:right w:val="nil"/>
            </w:tcBorders>
            <w:vAlign w:val="center"/>
            <w:hideMark/>
          </w:tcPr>
          <w:p w14:paraId="2AF4F764" w14:textId="77777777" w:rsidR="00C51723" w:rsidRPr="005D2110" w:rsidRDefault="00C51723" w:rsidP="00C51723">
            <w:pPr>
              <w:rPr>
                <w:ins w:id="365"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2C385B5" w14:textId="77777777" w:rsidR="00C51723" w:rsidRPr="005D2110" w:rsidRDefault="00C51723" w:rsidP="00C51723">
            <w:pPr>
              <w:rPr>
                <w:ins w:id="366" w:author="JÚLIA" w:date="2019-10-19T01:14:00Z"/>
                <w:rFonts w:eastAsia="Times New Roman" w:cstheme="minorHAnsi"/>
                <w:color w:val="000000"/>
                <w:sz w:val="20"/>
                <w:szCs w:val="20"/>
                <w:lang w:val="pt-BR" w:eastAsia="pt-BR"/>
              </w:rPr>
            </w:pPr>
            <w:ins w:id="367" w:author="JÚLIA" w:date="2019-10-19T01:14:00Z">
              <w:r w:rsidRPr="005D2110">
                <w:rPr>
                  <w:rFonts w:eastAsia="Times New Roman" w:cstheme="minorHAnsi"/>
                  <w:color w:val="000000"/>
                  <w:sz w:val="20"/>
                  <w:szCs w:val="20"/>
                  <w:lang w:val="pt-BR" w:eastAsia="pt-BR"/>
                </w:rPr>
                <w:t>B22</w:t>
              </w:r>
            </w:ins>
          </w:p>
        </w:tc>
        <w:tc>
          <w:tcPr>
            <w:tcW w:w="5780" w:type="dxa"/>
            <w:tcBorders>
              <w:top w:val="nil"/>
              <w:left w:val="nil"/>
              <w:bottom w:val="nil"/>
              <w:right w:val="single" w:sz="4" w:space="0" w:color="auto"/>
            </w:tcBorders>
            <w:shd w:val="clear" w:color="auto" w:fill="auto"/>
            <w:vAlign w:val="bottom"/>
            <w:hideMark/>
          </w:tcPr>
          <w:p w14:paraId="71ED2414" w14:textId="77777777" w:rsidR="00C51723" w:rsidRPr="005D2110" w:rsidRDefault="00C51723" w:rsidP="00C51723">
            <w:pPr>
              <w:rPr>
                <w:ins w:id="368" w:author="JÚLIA" w:date="2019-10-19T01:14:00Z"/>
                <w:rFonts w:eastAsia="Times New Roman" w:cstheme="minorHAnsi"/>
                <w:color w:val="000000"/>
                <w:sz w:val="20"/>
                <w:szCs w:val="20"/>
                <w:lang w:eastAsia="pt-BR"/>
              </w:rPr>
            </w:pPr>
            <w:ins w:id="369" w:author="JÚLIA" w:date="2019-10-19T01:14:00Z">
              <w:r w:rsidRPr="005D2110">
                <w:rPr>
                  <w:rFonts w:eastAsia="Times New Roman" w:cstheme="minorHAnsi"/>
                  <w:color w:val="000000"/>
                  <w:sz w:val="20"/>
                  <w:szCs w:val="20"/>
                  <w:lang w:eastAsia="pt-BR"/>
                </w:rPr>
                <w:t>Human immunodeficiency virus [HIV] disease resulting in other spe</w:t>
              </w:r>
              <w:r w:rsidRPr="005D2110">
                <w:rPr>
                  <w:rFonts w:eastAsia="Times New Roman" w:cstheme="minorHAnsi"/>
                  <w:color w:val="000000"/>
                  <w:sz w:val="20"/>
                  <w:szCs w:val="20"/>
                  <w:lang w:eastAsia="pt-BR"/>
                </w:rPr>
                <w:t>c</w:t>
              </w:r>
              <w:r w:rsidRPr="005D2110">
                <w:rPr>
                  <w:rFonts w:eastAsia="Times New Roman" w:cstheme="minorHAnsi"/>
                  <w:color w:val="000000"/>
                  <w:sz w:val="20"/>
                  <w:szCs w:val="20"/>
                  <w:lang w:eastAsia="pt-BR"/>
                </w:rPr>
                <w:t>ified diseases</w:t>
              </w:r>
            </w:ins>
          </w:p>
        </w:tc>
      </w:tr>
      <w:tr w:rsidR="00C51723" w:rsidRPr="003C45BB" w14:paraId="06CF4DE4" w14:textId="77777777" w:rsidTr="00C51723">
        <w:trPr>
          <w:trHeight w:val="576"/>
          <w:ins w:id="370" w:author="JÚLIA" w:date="2019-10-19T01:14:00Z"/>
        </w:trPr>
        <w:tc>
          <w:tcPr>
            <w:tcW w:w="4440" w:type="dxa"/>
            <w:vMerge/>
            <w:tcBorders>
              <w:top w:val="nil"/>
              <w:left w:val="single" w:sz="4" w:space="0" w:color="auto"/>
              <w:bottom w:val="single" w:sz="4" w:space="0" w:color="000000"/>
              <w:right w:val="nil"/>
            </w:tcBorders>
            <w:vAlign w:val="center"/>
            <w:hideMark/>
          </w:tcPr>
          <w:p w14:paraId="2F3DBA6B" w14:textId="77777777" w:rsidR="00C51723" w:rsidRPr="005D2110" w:rsidRDefault="00C51723" w:rsidP="00C51723">
            <w:pPr>
              <w:rPr>
                <w:ins w:id="371"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E256858" w14:textId="77777777" w:rsidR="00C51723" w:rsidRPr="005D2110" w:rsidRDefault="00C51723" w:rsidP="00C51723">
            <w:pPr>
              <w:rPr>
                <w:ins w:id="372" w:author="JÚLIA" w:date="2019-10-19T01:14:00Z"/>
                <w:rFonts w:eastAsia="Times New Roman" w:cstheme="minorHAnsi"/>
                <w:color w:val="000000"/>
                <w:sz w:val="20"/>
                <w:szCs w:val="20"/>
                <w:lang w:val="pt-BR" w:eastAsia="pt-BR"/>
              </w:rPr>
            </w:pPr>
            <w:ins w:id="373" w:author="JÚLIA" w:date="2019-10-19T01:14:00Z">
              <w:r w:rsidRPr="005D2110">
                <w:rPr>
                  <w:rFonts w:eastAsia="Times New Roman" w:cstheme="minorHAnsi"/>
                  <w:color w:val="000000"/>
                  <w:sz w:val="20"/>
                  <w:szCs w:val="20"/>
                  <w:lang w:val="pt-BR" w:eastAsia="pt-BR"/>
                </w:rPr>
                <w:t>B23</w:t>
              </w:r>
            </w:ins>
          </w:p>
        </w:tc>
        <w:tc>
          <w:tcPr>
            <w:tcW w:w="5780" w:type="dxa"/>
            <w:tcBorders>
              <w:top w:val="nil"/>
              <w:left w:val="nil"/>
              <w:bottom w:val="nil"/>
              <w:right w:val="single" w:sz="4" w:space="0" w:color="auto"/>
            </w:tcBorders>
            <w:shd w:val="clear" w:color="auto" w:fill="auto"/>
            <w:vAlign w:val="bottom"/>
            <w:hideMark/>
          </w:tcPr>
          <w:p w14:paraId="2C20F121" w14:textId="77777777" w:rsidR="00C51723" w:rsidRPr="005D2110" w:rsidRDefault="00C51723" w:rsidP="00C51723">
            <w:pPr>
              <w:rPr>
                <w:ins w:id="374" w:author="JÚLIA" w:date="2019-10-19T01:14:00Z"/>
                <w:rFonts w:eastAsia="Times New Roman" w:cstheme="minorHAnsi"/>
                <w:color w:val="000000"/>
                <w:sz w:val="20"/>
                <w:szCs w:val="20"/>
                <w:lang w:eastAsia="pt-BR"/>
              </w:rPr>
            </w:pPr>
            <w:ins w:id="375" w:author="JÚLIA" w:date="2019-10-19T01:14:00Z">
              <w:r w:rsidRPr="005D2110">
                <w:rPr>
                  <w:rFonts w:eastAsia="Times New Roman" w:cstheme="minorHAnsi"/>
                  <w:color w:val="000000"/>
                  <w:sz w:val="20"/>
                  <w:szCs w:val="20"/>
                  <w:lang w:eastAsia="pt-BR"/>
                </w:rPr>
                <w:t>Human immunodeficiency virus [HIV] disease resulting in other co</w:t>
              </w:r>
              <w:r w:rsidRPr="005D2110">
                <w:rPr>
                  <w:rFonts w:eastAsia="Times New Roman" w:cstheme="minorHAnsi"/>
                  <w:color w:val="000000"/>
                  <w:sz w:val="20"/>
                  <w:szCs w:val="20"/>
                  <w:lang w:eastAsia="pt-BR"/>
                </w:rPr>
                <w:t>n</w:t>
              </w:r>
              <w:r w:rsidRPr="005D2110">
                <w:rPr>
                  <w:rFonts w:eastAsia="Times New Roman" w:cstheme="minorHAnsi"/>
                  <w:color w:val="000000"/>
                  <w:sz w:val="20"/>
                  <w:szCs w:val="20"/>
                  <w:lang w:eastAsia="pt-BR"/>
                </w:rPr>
                <w:t>ditions</w:t>
              </w:r>
            </w:ins>
          </w:p>
        </w:tc>
      </w:tr>
      <w:tr w:rsidR="00C51723" w:rsidRPr="003C45BB" w14:paraId="391E4BE7" w14:textId="77777777" w:rsidTr="00C51723">
        <w:trPr>
          <w:trHeight w:val="288"/>
          <w:ins w:id="376" w:author="JÚLIA" w:date="2019-10-19T01:14:00Z"/>
        </w:trPr>
        <w:tc>
          <w:tcPr>
            <w:tcW w:w="4440" w:type="dxa"/>
            <w:vMerge/>
            <w:tcBorders>
              <w:top w:val="nil"/>
              <w:left w:val="single" w:sz="4" w:space="0" w:color="auto"/>
              <w:bottom w:val="single" w:sz="4" w:space="0" w:color="000000"/>
              <w:right w:val="nil"/>
            </w:tcBorders>
            <w:vAlign w:val="center"/>
            <w:hideMark/>
          </w:tcPr>
          <w:p w14:paraId="59EBE191" w14:textId="77777777" w:rsidR="00C51723" w:rsidRPr="005D2110" w:rsidRDefault="00C51723" w:rsidP="00C51723">
            <w:pPr>
              <w:rPr>
                <w:ins w:id="377" w:author="JÚLIA" w:date="2019-10-19T01:14:00Z"/>
                <w:rFonts w:eastAsia="Times New Roman" w:cstheme="minorHAnsi"/>
                <w:color w:val="000000"/>
                <w:sz w:val="20"/>
                <w:szCs w:val="20"/>
                <w:lang w:eastAsia="pt-BR"/>
              </w:rPr>
            </w:pPr>
          </w:p>
        </w:tc>
        <w:tc>
          <w:tcPr>
            <w:tcW w:w="1013" w:type="dxa"/>
            <w:tcBorders>
              <w:top w:val="nil"/>
              <w:left w:val="nil"/>
              <w:bottom w:val="single" w:sz="4" w:space="0" w:color="auto"/>
              <w:right w:val="nil"/>
            </w:tcBorders>
            <w:shd w:val="clear" w:color="auto" w:fill="auto"/>
            <w:noWrap/>
            <w:vAlign w:val="bottom"/>
            <w:hideMark/>
          </w:tcPr>
          <w:p w14:paraId="49396B4A" w14:textId="77777777" w:rsidR="00C51723" w:rsidRPr="005D2110" w:rsidRDefault="00C51723" w:rsidP="00C51723">
            <w:pPr>
              <w:rPr>
                <w:ins w:id="378" w:author="JÚLIA" w:date="2019-10-19T01:14:00Z"/>
                <w:rFonts w:eastAsia="Times New Roman" w:cstheme="minorHAnsi"/>
                <w:color w:val="000000"/>
                <w:sz w:val="20"/>
                <w:szCs w:val="20"/>
                <w:lang w:val="pt-BR" w:eastAsia="pt-BR"/>
              </w:rPr>
            </w:pPr>
            <w:ins w:id="379" w:author="JÚLIA" w:date="2019-10-19T01:14:00Z">
              <w:r w:rsidRPr="005D2110">
                <w:rPr>
                  <w:rFonts w:eastAsia="Times New Roman" w:cstheme="minorHAnsi"/>
                  <w:color w:val="000000"/>
                  <w:sz w:val="20"/>
                  <w:szCs w:val="20"/>
                  <w:lang w:val="pt-BR" w:eastAsia="pt-BR"/>
                </w:rPr>
                <w:t>B24</w:t>
              </w:r>
            </w:ins>
          </w:p>
        </w:tc>
        <w:tc>
          <w:tcPr>
            <w:tcW w:w="5780" w:type="dxa"/>
            <w:tcBorders>
              <w:top w:val="nil"/>
              <w:left w:val="nil"/>
              <w:bottom w:val="single" w:sz="4" w:space="0" w:color="auto"/>
              <w:right w:val="single" w:sz="4" w:space="0" w:color="auto"/>
            </w:tcBorders>
            <w:shd w:val="clear" w:color="auto" w:fill="auto"/>
            <w:vAlign w:val="bottom"/>
            <w:hideMark/>
          </w:tcPr>
          <w:p w14:paraId="3AD5DA23" w14:textId="77777777" w:rsidR="00C51723" w:rsidRPr="005D2110" w:rsidRDefault="00C51723" w:rsidP="00C51723">
            <w:pPr>
              <w:rPr>
                <w:ins w:id="380" w:author="JÚLIA" w:date="2019-10-19T01:14:00Z"/>
                <w:rFonts w:eastAsia="Times New Roman" w:cstheme="minorHAnsi"/>
                <w:color w:val="000000"/>
                <w:sz w:val="20"/>
                <w:szCs w:val="20"/>
                <w:lang w:eastAsia="pt-BR"/>
              </w:rPr>
            </w:pPr>
            <w:ins w:id="381" w:author="JÚLIA" w:date="2019-10-19T01:14:00Z">
              <w:r w:rsidRPr="005D2110">
                <w:rPr>
                  <w:rFonts w:eastAsia="Times New Roman" w:cstheme="minorHAnsi"/>
                  <w:color w:val="000000"/>
                  <w:sz w:val="20"/>
                  <w:szCs w:val="20"/>
                  <w:lang w:eastAsia="pt-BR"/>
                </w:rPr>
                <w:t>Unspecified human immunodeficiency virus [HIV] disease</w:t>
              </w:r>
            </w:ins>
          </w:p>
        </w:tc>
      </w:tr>
      <w:tr w:rsidR="00C51723" w:rsidRPr="003C45BB" w14:paraId="521D7345" w14:textId="77777777" w:rsidTr="00C51723">
        <w:trPr>
          <w:trHeight w:val="288"/>
          <w:ins w:id="382" w:author="JÚLIA" w:date="2019-10-19T01:14:00Z"/>
        </w:trPr>
        <w:tc>
          <w:tcPr>
            <w:tcW w:w="4440" w:type="dxa"/>
            <w:vMerge w:val="restart"/>
            <w:tcBorders>
              <w:top w:val="nil"/>
              <w:left w:val="single" w:sz="4" w:space="0" w:color="auto"/>
              <w:bottom w:val="single" w:sz="4" w:space="0" w:color="000000"/>
              <w:right w:val="nil"/>
            </w:tcBorders>
            <w:shd w:val="clear" w:color="auto" w:fill="auto"/>
            <w:vAlign w:val="center"/>
            <w:hideMark/>
          </w:tcPr>
          <w:p w14:paraId="5A52B8EE" w14:textId="77777777" w:rsidR="00C51723" w:rsidRPr="005D2110" w:rsidRDefault="00C51723" w:rsidP="00C51723">
            <w:pPr>
              <w:rPr>
                <w:ins w:id="383" w:author="JÚLIA" w:date="2019-10-19T01:14:00Z"/>
                <w:rFonts w:eastAsia="Times New Roman" w:cstheme="minorHAnsi"/>
                <w:color w:val="000000"/>
                <w:sz w:val="20"/>
                <w:szCs w:val="20"/>
                <w:lang w:val="pt-BR" w:eastAsia="pt-BR"/>
              </w:rPr>
            </w:pPr>
            <w:proofErr w:type="spellStart"/>
            <w:ins w:id="384" w:author="JÚLIA" w:date="2019-10-19T01:14:00Z">
              <w:r w:rsidRPr="005D2110">
                <w:rPr>
                  <w:rFonts w:eastAsia="Times New Roman" w:cstheme="minorHAnsi"/>
                  <w:color w:val="000000"/>
                  <w:sz w:val="20"/>
                  <w:szCs w:val="20"/>
                  <w:lang w:val="pt-BR" w:eastAsia="pt-BR"/>
                </w:rPr>
                <w:t>Ischemic</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heart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diseases</w:t>
              </w:r>
              <w:proofErr w:type="spellEnd"/>
            </w:ins>
          </w:p>
        </w:tc>
        <w:tc>
          <w:tcPr>
            <w:tcW w:w="1013" w:type="dxa"/>
            <w:tcBorders>
              <w:top w:val="nil"/>
              <w:left w:val="nil"/>
              <w:bottom w:val="nil"/>
              <w:right w:val="nil"/>
            </w:tcBorders>
            <w:shd w:val="clear" w:color="auto" w:fill="auto"/>
            <w:noWrap/>
            <w:vAlign w:val="bottom"/>
            <w:hideMark/>
          </w:tcPr>
          <w:p w14:paraId="328D5E66" w14:textId="77777777" w:rsidR="00C51723" w:rsidRPr="005D2110" w:rsidRDefault="00C51723" w:rsidP="00C51723">
            <w:pPr>
              <w:rPr>
                <w:ins w:id="385" w:author="JÚLIA" w:date="2019-10-19T01:14:00Z"/>
                <w:rFonts w:eastAsia="Times New Roman" w:cstheme="minorHAnsi"/>
                <w:color w:val="000000"/>
                <w:sz w:val="20"/>
                <w:szCs w:val="20"/>
                <w:lang w:val="pt-BR" w:eastAsia="pt-BR"/>
              </w:rPr>
            </w:pPr>
            <w:ins w:id="386" w:author="JÚLIA" w:date="2019-10-19T01:14:00Z">
              <w:r w:rsidRPr="005D2110">
                <w:rPr>
                  <w:rFonts w:eastAsia="Times New Roman" w:cstheme="minorHAnsi"/>
                  <w:color w:val="000000"/>
                  <w:sz w:val="20"/>
                  <w:szCs w:val="20"/>
                  <w:lang w:val="pt-BR" w:eastAsia="pt-BR"/>
                </w:rPr>
                <w:t>I20</w:t>
              </w:r>
            </w:ins>
          </w:p>
        </w:tc>
        <w:tc>
          <w:tcPr>
            <w:tcW w:w="5780" w:type="dxa"/>
            <w:tcBorders>
              <w:top w:val="nil"/>
              <w:left w:val="nil"/>
              <w:bottom w:val="nil"/>
              <w:right w:val="single" w:sz="4" w:space="0" w:color="auto"/>
            </w:tcBorders>
            <w:shd w:val="clear" w:color="auto" w:fill="auto"/>
            <w:vAlign w:val="bottom"/>
            <w:hideMark/>
          </w:tcPr>
          <w:p w14:paraId="746B4405" w14:textId="77777777" w:rsidR="00C51723" w:rsidRPr="005D2110" w:rsidRDefault="00C51723" w:rsidP="00C51723">
            <w:pPr>
              <w:rPr>
                <w:ins w:id="387" w:author="JÚLIA" w:date="2019-10-19T01:14:00Z"/>
                <w:rFonts w:eastAsia="Times New Roman" w:cstheme="minorHAnsi"/>
                <w:color w:val="000000"/>
                <w:sz w:val="20"/>
                <w:szCs w:val="20"/>
                <w:lang w:val="pt-BR" w:eastAsia="pt-BR"/>
              </w:rPr>
            </w:pPr>
            <w:ins w:id="388" w:author="JÚLIA" w:date="2019-10-19T01:14:00Z">
              <w:r w:rsidRPr="005D2110">
                <w:rPr>
                  <w:rFonts w:eastAsia="Times New Roman" w:cstheme="minorHAnsi"/>
                  <w:color w:val="000000"/>
                  <w:sz w:val="20"/>
                  <w:szCs w:val="20"/>
                  <w:lang w:val="pt-BR" w:eastAsia="pt-BR"/>
                </w:rPr>
                <w:t xml:space="preserve">Angina </w:t>
              </w:r>
              <w:proofErr w:type="spellStart"/>
              <w:r w:rsidRPr="005D2110">
                <w:rPr>
                  <w:rFonts w:eastAsia="Times New Roman" w:cstheme="minorHAnsi"/>
                  <w:color w:val="000000"/>
                  <w:sz w:val="20"/>
                  <w:szCs w:val="20"/>
                  <w:lang w:val="pt-BR" w:eastAsia="pt-BR"/>
                </w:rPr>
                <w:t>pectoris</w:t>
              </w:r>
              <w:proofErr w:type="spellEnd"/>
            </w:ins>
          </w:p>
        </w:tc>
      </w:tr>
      <w:tr w:rsidR="00C51723" w:rsidRPr="003C45BB" w14:paraId="4031F04B" w14:textId="77777777" w:rsidTr="00C51723">
        <w:trPr>
          <w:trHeight w:val="288"/>
          <w:ins w:id="389" w:author="JÚLIA" w:date="2019-10-19T01:14:00Z"/>
        </w:trPr>
        <w:tc>
          <w:tcPr>
            <w:tcW w:w="4440" w:type="dxa"/>
            <w:vMerge/>
            <w:tcBorders>
              <w:top w:val="nil"/>
              <w:left w:val="single" w:sz="4" w:space="0" w:color="auto"/>
              <w:bottom w:val="single" w:sz="4" w:space="0" w:color="000000"/>
              <w:right w:val="nil"/>
            </w:tcBorders>
            <w:vAlign w:val="center"/>
            <w:hideMark/>
          </w:tcPr>
          <w:p w14:paraId="4EDBF6DB" w14:textId="77777777" w:rsidR="00C51723" w:rsidRPr="005D2110" w:rsidRDefault="00C51723" w:rsidP="00C51723">
            <w:pPr>
              <w:rPr>
                <w:ins w:id="390"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679A12C3" w14:textId="77777777" w:rsidR="00C51723" w:rsidRPr="005D2110" w:rsidRDefault="00C51723" w:rsidP="00C51723">
            <w:pPr>
              <w:rPr>
                <w:ins w:id="391" w:author="JÚLIA" w:date="2019-10-19T01:14:00Z"/>
                <w:rFonts w:eastAsia="Times New Roman" w:cstheme="minorHAnsi"/>
                <w:color w:val="000000"/>
                <w:sz w:val="20"/>
                <w:szCs w:val="20"/>
                <w:lang w:val="pt-BR" w:eastAsia="pt-BR"/>
              </w:rPr>
            </w:pPr>
            <w:ins w:id="392" w:author="JÚLIA" w:date="2019-10-19T01:14:00Z">
              <w:r w:rsidRPr="005D2110">
                <w:rPr>
                  <w:rFonts w:eastAsia="Times New Roman" w:cstheme="minorHAnsi"/>
                  <w:color w:val="000000"/>
                  <w:sz w:val="20"/>
                  <w:szCs w:val="20"/>
                  <w:lang w:val="pt-BR" w:eastAsia="pt-BR"/>
                </w:rPr>
                <w:t>I21</w:t>
              </w:r>
            </w:ins>
          </w:p>
        </w:tc>
        <w:tc>
          <w:tcPr>
            <w:tcW w:w="5780" w:type="dxa"/>
            <w:tcBorders>
              <w:top w:val="nil"/>
              <w:left w:val="nil"/>
              <w:bottom w:val="nil"/>
              <w:right w:val="single" w:sz="4" w:space="0" w:color="auto"/>
            </w:tcBorders>
            <w:shd w:val="clear" w:color="auto" w:fill="auto"/>
            <w:vAlign w:val="bottom"/>
            <w:hideMark/>
          </w:tcPr>
          <w:p w14:paraId="1CCEAF90" w14:textId="77777777" w:rsidR="00C51723" w:rsidRPr="005D2110" w:rsidRDefault="00C51723" w:rsidP="00C51723">
            <w:pPr>
              <w:rPr>
                <w:ins w:id="393" w:author="JÚLIA" w:date="2019-10-19T01:14:00Z"/>
                <w:rFonts w:eastAsia="Times New Roman" w:cstheme="minorHAnsi"/>
                <w:color w:val="000000"/>
                <w:sz w:val="20"/>
                <w:szCs w:val="20"/>
                <w:lang w:val="pt-BR" w:eastAsia="pt-BR"/>
              </w:rPr>
            </w:pPr>
            <w:proofErr w:type="spellStart"/>
            <w:ins w:id="394" w:author="JÚLIA" w:date="2019-10-19T01:14:00Z">
              <w:r w:rsidRPr="005D2110">
                <w:rPr>
                  <w:rFonts w:eastAsia="Times New Roman" w:cstheme="minorHAnsi"/>
                  <w:color w:val="000000"/>
                  <w:sz w:val="20"/>
                  <w:szCs w:val="20"/>
                  <w:lang w:val="pt-BR" w:eastAsia="pt-BR"/>
                </w:rPr>
                <w:t>Acute</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myocardial</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infarction</w:t>
              </w:r>
              <w:proofErr w:type="spellEnd"/>
            </w:ins>
          </w:p>
        </w:tc>
      </w:tr>
      <w:tr w:rsidR="00C51723" w:rsidRPr="003C45BB" w14:paraId="34A0A684" w14:textId="77777777" w:rsidTr="00C51723">
        <w:trPr>
          <w:trHeight w:val="576"/>
          <w:ins w:id="395" w:author="JÚLIA" w:date="2019-10-19T01:14:00Z"/>
        </w:trPr>
        <w:tc>
          <w:tcPr>
            <w:tcW w:w="4440" w:type="dxa"/>
            <w:vMerge/>
            <w:tcBorders>
              <w:top w:val="nil"/>
              <w:left w:val="single" w:sz="4" w:space="0" w:color="auto"/>
              <w:bottom w:val="single" w:sz="4" w:space="0" w:color="000000"/>
              <w:right w:val="nil"/>
            </w:tcBorders>
            <w:vAlign w:val="center"/>
            <w:hideMark/>
          </w:tcPr>
          <w:p w14:paraId="56DC43F0" w14:textId="77777777" w:rsidR="00C51723" w:rsidRPr="005D2110" w:rsidRDefault="00C51723" w:rsidP="00C51723">
            <w:pPr>
              <w:rPr>
                <w:ins w:id="396"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5B272E18" w14:textId="77777777" w:rsidR="00C51723" w:rsidRPr="005D2110" w:rsidRDefault="00C51723" w:rsidP="00C51723">
            <w:pPr>
              <w:rPr>
                <w:ins w:id="397" w:author="JÚLIA" w:date="2019-10-19T01:14:00Z"/>
                <w:rFonts w:eastAsia="Times New Roman" w:cstheme="minorHAnsi"/>
                <w:color w:val="000000"/>
                <w:sz w:val="20"/>
                <w:szCs w:val="20"/>
                <w:lang w:val="pt-BR" w:eastAsia="pt-BR"/>
              </w:rPr>
            </w:pPr>
            <w:ins w:id="398" w:author="JÚLIA" w:date="2019-10-19T01:14:00Z">
              <w:r w:rsidRPr="005D2110">
                <w:rPr>
                  <w:rFonts w:eastAsia="Times New Roman" w:cstheme="minorHAnsi"/>
                  <w:color w:val="000000"/>
                  <w:sz w:val="20"/>
                  <w:szCs w:val="20"/>
                  <w:lang w:val="pt-BR" w:eastAsia="pt-BR"/>
                </w:rPr>
                <w:t>I22</w:t>
              </w:r>
            </w:ins>
          </w:p>
        </w:tc>
        <w:tc>
          <w:tcPr>
            <w:tcW w:w="5780" w:type="dxa"/>
            <w:tcBorders>
              <w:top w:val="nil"/>
              <w:left w:val="nil"/>
              <w:bottom w:val="nil"/>
              <w:right w:val="single" w:sz="4" w:space="0" w:color="auto"/>
            </w:tcBorders>
            <w:shd w:val="clear" w:color="auto" w:fill="auto"/>
            <w:vAlign w:val="bottom"/>
            <w:hideMark/>
          </w:tcPr>
          <w:p w14:paraId="09203BBE" w14:textId="77777777" w:rsidR="00C51723" w:rsidRPr="005D2110" w:rsidRDefault="00C51723" w:rsidP="00C51723">
            <w:pPr>
              <w:rPr>
                <w:ins w:id="399" w:author="JÚLIA" w:date="2019-10-19T01:14:00Z"/>
                <w:rFonts w:eastAsia="Times New Roman" w:cstheme="minorHAnsi"/>
                <w:color w:val="000000"/>
                <w:sz w:val="20"/>
                <w:szCs w:val="20"/>
                <w:lang w:eastAsia="pt-BR"/>
              </w:rPr>
            </w:pPr>
            <w:ins w:id="400" w:author="JÚLIA" w:date="2019-10-19T01:14:00Z">
              <w:r w:rsidRPr="005D2110">
                <w:rPr>
                  <w:rFonts w:eastAsia="Times New Roman" w:cstheme="minorHAnsi"/>
                  <w:color w:val="000000"/>
                  <w:sz w:val="20"/>
                  <w:szCs w:val="20"/>
                  <w:lang w:eastAsia="pt-BR"/>
                </w:rPr>
                <w:t>Subsequent ST elevation (STEMI) and non-ST elevation (NSTEMI) myocardial infarction</w:t>
              </w:r>
            </w:ins>
          </w:p>
        </w:tc>
      </w:tr>
      <w:tr w:rsidR="00C51723" w:rsidRPr="003C45BB" w14:paraId="345F6D71" w14:textId="77777777" w:rsidTr="00C51723">
        <w:trPr>
          <w:trHeight w:val="576"/>
          <w:ins w:id="401" w:author="JÚLIA" w:date="2019-10-19T01:14:00Z"/>
        </w:trPr>
        <w:tc>
          <w:tcPr>
            <w:tcW w:w="4440" w:type="dxa"/>
            <w:vMerge/>
            <w:tcBorders>
              <w:top w:val="nil"/>
              <w:left w:val="single" w:sz="4" w:space="0" w:color="auto"/>
              <w:bottom w:val="single" w:sz="4" w:space="0" w:color="000000"/>
              <w:right w:val="nil"/>
            </w:tcBorders>
            <w:vAlign w:val="center"/>
            <w:hideMark/>
          </w:tcPr>
          <w:p w14:paraId="1220DC2A" w14:textId="77777777" w:rsidR="00C51723" w:rsidRPr="005D2110" w:rsidRDefault="00C51723" w:rsidP="00C51723">
            <w:pPr>
              <w:rPr>
                <w:ins w:id="40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11AAF24E" w14:textId="77777777" w:rsidR="00C51723" w:rsidRPr="005D2110" w:rsidRDefault="00C51723" w:rsidP="00C51723">
            <w:pPr>
              <w:rPr>
                <w:ins w:id="403" w:author="JÚLIA" w:date="2019-10-19T01:14:00Z"/>
                <w:rFonts w:eastAsia="Times New Roman" w:cstheme="minorHAnsi"/>
                <w:sz w:val="20"/>
                <w:szCs w:val="20"/>
                <w:lang w:val="pt-BR" w:eastAsia="pt-BR"/>
              </w:rPr>
            </w:pPr>
            <w:ins w:id="404" w:author="JÚLIA" w:date="2019-10-19T01:14:00Z">
              <w:r w:rsidRPr="005D2110">
                <w:rPr>
                  <w:rFonts w:eastAsia="Times New Roman" w:cstheme="minorHAnsi"/>
                  <w:sz w:val="20"/>
                  <w:szCs w:val="20"/>
                  <w:lang w:val="pt-BR" w:eastAsia="pt-BR"/>
                </w:rPr>
                <w:t>I23</w:t>
              </w:r>
            </w:ins>
          </w:p>
        </w:tc>
        <w:tc>
          <w:tcPr>
            <w:tcW w:w="5780" w:type="dxa"/>
            <w:tcBorders>
              <w:top w:val="nil"/>
              <w:left w:val="nil"/>
              <w:bottom w:val="nil"/>
              <w:right w:val="single" w:sz="4" w:space="0" w:color="auto"/>
            </w:tcBorders>
            <w:shd w:val="clear" w:color="auto" w:fill="auto"/>
            <w:vAlign w:val="bottom"/>
            <w:hideMark/>
          </w:tcPr>
          <w:p w14:paraId="661E52E8" w14:textId="77777777" w:rsidR="00C51723" w:rsidRPr="005D2110" w:rsidRDefault="00C51723" w:rsidP="00C51723">
            <w:pPr>
              <w:rPr>
                <w:ins w:id="405" w:author="JÚLIA" w:date="2019-10-19T01:14:00Z"/>
                <w:rFonts w:eastAsia="Times New Roman" w:cstheme="minorHAnsi"/>
                <w:sz w:val="20"/>
                <w:szCs w:val="20"/>
                <w:lang w:eastAsia="pt-BR"/>
              </w:rPr>
            </w:pPr>
            <w:ins w:id="406" w:author="JÚLIA" w:date="2019-10-19T01:14:00Z">
              <w:r w:rsidRPr="005D2110">
                <w:rPr>
                  <w:rFonts w:eastAsia="Times New Roman" w:cstheme="minorHAnsi"/>
                  <w:sz w:val="20"/>
                  <w:szCs w:val="20"/>
                  <w:lang w:eastAsia="pt-BR"/>
                </w:rPr>
                <w:t>Certain current complications following ST elevation (STEMI) and non-ST elevation (NSTEMI) myocardial infarction</w:t>
              </w:r>
            </w:ins>
          </w:p>
        </w:tc>
      </w:tr>
      <w:tr w:rsidR="00C51723" w:rsidRPr="003C45BB" w14:paraId="17188435" w14:textId="77777777" w:rsidTr="00C51723">
        <w:trPr>
          <w:trHeight w:val="288"/>
          <w:ins w:id="407" w:author="JÚLIA" w:date="2019-10-19T01:14:00Z"/>
        </w:trPr>
        <w:tc>
          <w:tcPr>
            <w:tcW w:w="4440" w:type="dxa"/>
            <w:vMerge/>
            <w:tcBorders>
              <w:top w:val="nil"/>
              <w:left w:val="single" w:sz="4" w:space="0" w:color="auto"/>
              <w:bottom w:val="single" w:sz="4" w:space="0" w:color="000000"/>
              <w:right w:val="nil"/>
            </w:tcBorders>
            <w:vAlign w:val="center"/>
            <w:hideMark/>
          </w:tcPr>
          <w:p w14:paraId="4BF655C0" w14:textId="77777777" w:rsidR="00C51723" w:rsidRPr="005D2110" w:rsidRDefault="00C51723" w:rsidP="00C51723">
            <w:pPr>
              <w:rPr>
                <w:ins w:id="40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4448E73" w14:textId="77777777" w:rsidR="00C51723" w:rsidRPr="005D2110" w:rsidRDefault="00C51723" w:rsidP="00C51723">
            <w:pPr>
              <w:rPr>
                <w:ins w:id="409" w:author="JÚLIA" w:date="2019-10-19T01:14:00Z"/>
                <w:rFonts w:eastAsia="Times New Roman" w:cstheme="minorHAnsi"/>
                <w:color w:val="000000"/>
                <w:sz w:val="20"/>
                <w:szCs w:val="20"/>
                <w:lang w:val="pt-BR" w:eastAsia="pt-BR"/>
              </w:rPr>
            </w:pPr>
            <w:ins w:id="410" w:author="JÚLIA" w:date="2019-10-19T01:14:00Z">
              <w:r w:rsidRPr="005D2110">
                <w:rPr>
                  <w:rFonts w:eastAsia="Times New Roman" w:cstheme="minorHAnsi"/>
                  <w:color w:val="000000"/>
                  <w:sz w:val="20"/>
                  <w:szCs w:val="20"/>
                  <w:lang w:val="pt-BR" w:eastAsia="pt-BR"/>
                </w:rPr>
                <w:t>I24</w:t>
              </w:r>
            </w:ins>
          </w:p>
        </w:tc>
        <w:tc>
          <w:tcPr>
            <w:tcW w:w="5780" w:type="dxa"/>
            <w:tcBorders>
              <w:top w:val="nil"/>
              <w:left w:val="nil"/>
              <w:bottom w:val="nil"/>
              <w:right w:val="single" w:sz="4" w:space="0" w:color="auto"/>
            </w:tcBorders>
            <w:shd w:val="clear" w:color="auto" w:fill="auto"/>
            <w:vAlign w:val="bottom"/>
            <w:hideMark/>
          </w:tcPr>
          <w:p w14:paraId="1519BA9B" w14:textId="77777777" w:rsidR="00C51723" w:rsidRPr="005D2110" w:rsidRDefault="00C51723" w:rsidP="00C51723">
            <w:pPr>
              <w:rPr>
                <w:ins w:id="411" w:author="JÚLIA" w:date="2019-10-19T01:14:00Z"/>
                <w:rFonts w:eastAsia="Times New Roman" w:cstheme="minorHAnsi"/>
                <w:color w:val="000000"/>
                <w:sz w:val="20"/>
                <w:szCs w:val="20"/>
                <w:lang w:eastAsia="pt-BR"/>
              </w:rPr>
            </w:pPr>
            <w:ins w:id="412" w:author="JÚLIA" w:date="2019-10-19T01:14:00Z">
              <w:r w:rsidRPr="005D2110">
                <w:rPr>
                  <w:rFonts w:eastAsia="Times New Roman" w:cstheme="minorHAnsi"/>
                  <w:color w:val="000000"/>
                  <w:sz w:val="20"/>
                  <w:szCs w:val="20"/>
                  <w:lang w:eastAsia="pt-BR"/>
                </w:rPr>
                <w:t>Other acute ischemic heart diseases</w:t>
              </w:r>
            </w:ins>
          </w:p>
        </w:tc>
      </w:tr>
      <w:tr w:rsidR="00C51723" w:rsidRPr="003C45BB" w14:paraId="13702392" w14:textId="77777777" w:rsidTr="00C51723">
        <w:trPr>
          <w:trHeight w:val="288"/>
          <w:ins w:id="413" w:author="JÚLIA" w:date="2019-10-19T01:14:00Z"/>
        </w:trPr>
        <w:tc>
          <w:tcPr>
            <w:tcW w:w="4440" w:type="dxa"/>
            <w:vMerge/>
            <w:tcBorders>
              <w:top w:val="nil"/>
              <w:left w:val="single" w:sz="4" w:space="0" w:color="auto"/>
              <w:bottom w:val="single" w:sz="4" w:space="0" w:color="000000"/>
              <w:right w:val="nil"/>
            </w:tcBorders>
            <w:vAlign w:val="center"/>
            <w:hideMark/>
          </w:tcPr>
          <w:p w14:paraId="2294AC10" w14:textId="77777777" w:rsidR="00C51723" w:rsidRPr="005D2110" w:rsidRDefault="00C51723" w:rsidP="00C51723">
            <w:pPr>
              <w:rPr>
                <w:ins w:id="414" w:author="JÚLIA" w:date="2019-10-19T01:14:00Z"/>
                <w:rFonts w:eastAsia="Times New Roman" w:cstheme="minorHAnsi"/>
                <w:color w:val="000000"/>
                <w:sz w:val="20"/>
                <w:szCs w:val="20"/>
                <w:lang w:eastAsia="pt-BR"/>
              </w:rPr>
            </w:pPr>
          </w:p>
        </w:tc>
        <w:tc>
          <w:tcPr>
            <w:tcW w:w="1013" w:type="dxa"/>
            <w:tcBorders>
              <w:top w:val="nil"/>
              <w:left w:val="nil"/>
              <w:bottom w:val="single" w:sz="4" w:space="0" w:color="auto"/>
              <w:right w:val="nil"/>
            </w:tcBorders>
            <w:shd w:val="clear" w:color="auto" w:fill="auto"/>
            <w:noWrap/>
            <w:vAlign w:val="bottom"/>
            <w:hideMark/>
          </w:tcPr>
          <w:p w14:paraId="3C99AE3D" w14:textId="77777777" w:rsidR="00C51723" w:rsidRPr="005D2110" w:rsidRDefault="00C51723" w:rsidP="00C51723">
            <w:pPr>
              <w:rPr>
                <w:ins w:id="415" w:author="JÚLIA" w:date="2019-10-19T01:14:00Z"/>
                <w:rFonts w:eastAsia="Times New Roman" w:cstheme="minorHAnsi"/>
                <w:color w:val="000000"/>
                <w:sz w:val="20"/>
                <w:szCs w:val="20"/>
                <w:lang w:val="pt-BR" w:eastAsia="pt-BR"/>
              </w:rPr>
            </w:pPr>
            <w:ins w:id="416" w:author="JÚLIA" w:date="2019-10-19T01:14:00Z">
              <w:r w:rsidRPr="005D2110">
                <w:rPr>
                  <w:rFonts w:eastAsia="Times New Roman" w:cstheme="minorHAnsi"/>
                  <w:color w:val="000000"/>
                  <w:sz w:val="20"/>
                  <w:szCs w:val="20"/>
                  <w:lang w:val="pt-BR" w:eastAsia="pt-BR"/>
                </w:rPr>
                <w:t>I25</w:t>
              </w:r>
            </w:ins>
          </w:p>
        </w:tc>
        <w:tc>
          <w:tcPr>
            <w:tcW w:w="5780" w:type="dxa"/>
            <w:tcBorders>
              <w:top w:val="nil"/>
              <w:left w:val="nil"/>
              <w:bottom w:val="single" w:sz="4" w:space="0" w:color="auto"/>
              <w:right w:val="single" w:sz="4" w:space="0" w:color="auto"/>
            </w:tcBorders>
            <w:shd w:val="clear" w:color="auto" w:fill="auto"/>
            <w:vAlign w:val="bottom"/>
            <w:hideMark/>
          </w:tcPr>
          <w:p w14:paraId="6EBE3E7D" w14:textId="77777777" w:rsidR="00C51723" w:rsidRPr="005D2110" w:rsidRDefault="00C51723" w:rsidP="00C51723">
            <w:pPr>
              <w:rPr>
                <w:ins w:id="417" w:author="JÚLIA" w:date="2019-10-19T01:14:00Z"/>
                <w:rFonts w:eastAsia="Times New Roman" w:cstheme="minorHAnsi"/>
                <w:color w:val="000000"/>
                <w:sz w:val="20"/>
                <w:szCs w:val="20"/>
                <w:lang w:val="pt-BR" w:eastAsia="pt-BR"/>
              </w:rPr>
            </w:pPr>
            <w:proofErr w:type="spellStart"/>
            <w:ins w:id="418" w:author="JÚLIA" w:date="2019-10-19T01:14:00Z">
              <w:r w:rsidRPr="005D2110">
                <w:rPr>
                  <w:rFonts w:eastAsia="Times New Roman" w:cstheme="minorHAnsi"/>
                  <w:color w:val="000000"/>
                  <w:sz w:val="20"/>
                  <w:szCs w:val="20"/>
                  <w:lang w:val="pt-BR" w:eastAsia="pt-BR"/>
                </w:rPr>
                <w:t>Chronic</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ischemic</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heart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disease</w:t>
              </w:r>
              <w:proofErr w:type="spellEnd"/>
            </w:ins>
          </w:p>
        </w:tc>
      </w:tr>
      <w:tr w:rsidR="00C51723" w:rsidRPr="003C45BB" w14:paraId="08275051" w14:textId="77777777" w:rsidTr="00C51723">
        <w:trPr>
          <w:trHeight w:val="288"/>
          <w:ins w:id="419" w:author="JÚLIA" w:date="2019-10-19T01:14:00Z"/>
        </w:trPr>
        <w:tc>
          <w:tcPr>
            <w:tcW w:w="4440" w:type="dxa"/>
            <w:tcBorders>
              <w:top w:val="nil"/>
              <w:left w:val="single" w:sz="4" w:space="0" w:color="auto"/>
              <w:bottom w:val="single" w:sz="4" w:space="0" w:color="auto"/>
              <w:right w:val="nil"/>
            </w:tcBorders>
            <w:shd w:val="clear" w:color="auto" w:fill="auto"/>
            <w:vAlign w:val="center"/>
            <w:hideMark/>
          </w:tcPr>
          <w:p w14:paraId="501149B7" w14:textId="77777777" w:rsidR="00C51723" w:rsidRPr="005D2110" w:rsidRDefault="00C51723" w:rsidP="00C51723">
            <w:pPr>
              <w:rPr>
                <w:ins w:id="420" w:author="JÚLIA" w:date="2019-10-19T01:14:00Z"/>
                <w:rFonts w:eastAsia="Times New Roman" w:cstheme="minorHAnsi"/>
                <w:color w:val="000000"/>
                <w:sz w:val="20"/>
                <w:szCs w:val="20"/>
                <w:lang w:val="pt-BR" w:eastAsia="pt-BR"/>
              </w:rPr>
            </w:pPr>
            <w:proofErr w:type="spellStart"/>
            <w:ins w:id="421" w:author="JÚLIA" w:date="2019-10-19T01:14:00Z">
              <w:r w:rsidRPr="005D2110">
                <w:rPr>
                  <w:rFonts w:eastAsia="Times New Roman" w:cstheme="minorHAnsi"/>
                  <w:color w:val="000000"/>
                  <w:sz w:val="20"/>
                  <w:szCs w:val="20"/>
                  <w:lang w:val="pt-BR" w:eastAsia="pt-BR"/>
                </w:rPr>
                <w:t>Lung</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cancer</w:t>
              </w:r>
              <w:proofErr w:type="spellEnd"/>
            </w:ins>
          </w:p>
        </w:tc>
        <w:tc>
          <w:tcPr>
            <w:tcW w:w="1013" w:type="dxa"/>
            <w:tcBorders>
              <w:top w:val="nil"/>
              <w:left w:val="nil"/>
              <w:bottom w:val="single" w:sz="4" w:space="0" w:color="auto"/>
              <w:right w:val="nil"/>
            </w:tcBorders>
            <w:shd w:val="clear" w:color="auto" w:fill="auto"/>
            <w:noWrap/>
            <w:vAlign w:val="bottom"/>
            <w:hideMark/>
          </w:tcPr>
          <w:p w14:paraId="4245DBBB" w14:textId="77777777" w:rsidR="00C51723" w:rsidRPr="005D2110" w:rsidRDefault="00C51723" w:rsidP="00C51723">
            <w:pPr>
              <w:rPr>
                <w:ins w:id="422" w:author="JÚLIA" w:date="2019-10-19T01:14:00Z"/>
                <w:rFonts w:eastAsia="Times New Roman" w:cstheme="minorHAnsi"/>
                <w:color w:val="000000"/>
                <w:sz w:val="20"/>
                <w:szCs w:val="20"/>
                <w:lang w:val="pt-BR" w:eastAsia="pt-BR"/>
              </w:rPr>
            </w:pPr>
            <w:ins w:id="423" w:author="JÚLIA" w:date="2019-10-19T01:14:00Z">
              <w:r w:rsidRPr="005D2110">
                <w:rPr>
                  <w:rFonts w:eastAsia="Times New Roman" w:cstheme="minorHAnsi"/>
                  <w:color w:val="000000"/>
                  <w:sz w:val="20"/>
                  <w:szCs w:val="20"/>
                  <w:lang w:val="pt-BR" w:eastAsia="pt-BR"/>
                </w:rPr>
                <w:t>C34</w:t>
              </w:r>
            </w:ins>
          </w:p>
        </w:tc>
        <w:tc>
          <w:tcPr>
            <w:tcW w:w="5780" w:type="dxa"/>
            <w:tcBorders>
              <w:top w:val="nil"/>
              <w:left w:val="nil"/>
              <w:bottom w:val="single" w:sz="4" w:space="0" w:color="auto"/>
              <w:right w:val="single" w:sz="4" w:space="0" w:color="auto"/>
            </w:tcBorders>
            <w:shd w:val="clear" w:color="auto" w:fill="auto"/>
            <w:vAlign w:val="bottom"/>
            <w:hideMark/>
          </w:tcPr>
          <w:p w14:paraId="0D0B5E24" w14:textId="77777777" w:rsidR="00C51723" w:rsidRPr="005D2110" w:rsidRDefault="00C51723" w:rsidP="00C51723">
            <w:pPr>
              <w:rPr>
                <w:ins w:id="424" w:author="JÚLIA" w:date="2019-10-19T01:14:00Z"/>
                <w:rFonts w:eastAsia="Times New Roman" w:cstheme="minorHAnsi"/>
                <w:color w:val="000000"/>
                <w:sz w:val="20"/>
                <w:szCs w:val="20"/>
                <w:lang w:eastAsia="pt-BR"/>
              </w:rPr>
            </w:pPr>
            <w:ins w:id="425" w:author="JÚLIA" w:date="2019-10-19T01:14:00Z">
              <w:r w:rsidRPr="005D2110">
                <w:rPr>
                  <w:rFonts w:eastAsia="Times New Roman" w:cstheme="minorHAnsi"/>
                  <w:color w:val="000000"/>
                  <w:sz w:val="20"/>
                  <w:szCs w:val="20"/>
                  <w:lang w:eastAsia="pt-BR"/>
                </w:rPr>
                <w:t>Malignant neoplasm of bronchus and lung</w:t>
              </w:r>
            </w:ins>
          </w:p>
        </w:tc>
      </w:tr>
      <w:tr w:rsidR="00C51723" w:rsidRPr="003C45BB" w14:paraId="1E30E515" w14:textId="77777777" w:rsidTr="00C51723">
        <w:trPr>
          <w:trHeight w:val="288"/>
          <w:ins w:id="426" w:author="JÚLIA" w:date="2019-10-19T01:14:00Z"/>
        </w:trPr>
        <w:tc>
          <w:tcPr>
            <w:tcW w:w="4440" w:type="dxa"/>
            <w:vMerge w:val="restart"/>
            <w:tcBorders>
              <w:top w:val="nil"/>
              <w:left w:val="single" w:sz="4" w:space="0" w:color="auto"/>
              <w:bottom w:val="single" w:sz="4" w:space="0" w:color="000000"/>
              <w:right w:val="nil"/>
            </w:tcBorders>
            <w:shd w:val="clear" w:color="auto" w:fill="auto"/>
            <w:vAlign w:val="center"/>
            <w:hideMark/>
          </w:tcPr>
          <w:p w14:paraId="6740E09B" w14:textId="77777777" w:rsidR="00C51723" w:rsidRPr="005D2110" w:rsidRDefault="00C51723" w:rsidP="00C51723">
            <w:pPr>
              <w:rPr>
                <w:ins w:id="427" w:author="JÚLIA" w:date="2019-10-19T01:14:00Z"/>
                <w:rFonts w:eastAsia="Times New Roman" w:cstheme="minorHAnsi"/>
                <w:color w:val="000000"/>
                <w:sz w:val="20"/>
                <w:szCs w:val="20"/>
                <w:lang w:val="pt-BR" w:eastAsia="pt-BR"/>
              </w:rPr>
            </w:pPr>
            <w:ins w:id="428" w:author="JÚLIA" w:date="2019-10-19T01:14:00Z">
              <w:r w:rsidRPr="005D2110">
                <w:rPr>
                  <w:rFonts w:eastAsia="Times New Roman" w:cstheme="minorHAnsi"/>
                  <w:color w:val="000000"/>
                  <w:sz w:val="20"/>
                  <w:szCs w:val="20"/>
                  <w:lang w:val="pt-BR" w:eastAsia="pt-BR"/>
                </w:rPr>
                <w:t>Diabetes</w:t>
              </w:r>
            </w:ins>
          </w:p>
        </w:tc>
        <w:tc>
          <w:tcPr>
            <w:tcW w:w="1013" w:type="dxa"/>
            <w:tcBorders>
              <w:top w:val="nil"/>
              <w:left w:val="nil"/>
              <w:bottom w:val="nil"/>
              <w:right w:val="nil"/>
            </w:tcBorders>
            <w:shd w:val="clear" w:color="auto" w:fill="auto"/>
            <w:noWrap/>
            <w:vAlign w:val="bottom"/>
            <w:hideMark/>
          </w:tcPr>
          <w:p w14:paraId="3EF58874" w14:textId="77777777" w:rsidR="00C51723" w:rsidRPr="005D2110" w:rsidRDefault="00C51723" w:rsidP="00C51723">
            <w:pPr>
              <w:rPr>
                <w:ins w:id="429" w:author="JÚLIA" w:date="2019-10-19T01:14:00Z"/>
                <w:rFonts w:eastAsia="Times New Roman" w:cstheme="minorHAnsi"/>
                <w:color w:val="000000"/>
                <w:sz w:val="20"/>
                <w:szCs w:val="20"/>
                <w:lang w:val="pt-BR" w:eastAsia="pt-BR"/>
              </w:rPr>
            </w:pPr>
            <w:ins w:id="430" w:author="JÚLIA" w:date="2019-10-19T01:14:00Z">
              <w:r w:rsidRPr="005D2110">
                <w:rPr>
                  <w:rFonts w:eastAsia="Times New Roman" w:cstheme="minorHAnsi"/>
                  <w:color w:val="000000"/>
                  <w:sz w:val="20"/>
                  <w:szCs w:val="20"/>
                  <w:lang w:val="pt-BR" w:eastAsia="pt-BR"/>
                </w:rPr>
                <w:t>E10</w:t>
              </w:r>
            </w:ins>
          </w:p>
        </w:tc>
        <w:tc>
          <w:tcPr>
            <w:tcW w:w="5780" w:type="dxa"/>
            <w:tcBorders>
              <w:top w:val="nil"/>
              <w:left w:val="nil"/>
              <w:bottom w:val="nil"/>
              <w:right w:val="single" w:sz="4" w:space="0" w:color="auto"/>
            </w:tcBorders>
            <w:shd w:val="clear" w:color="auto" w:fill="auto"/>
            <w:vAlign w:val="bottom"/>
            <w:hideMark/>
          </w:tcPr>
          <w:p w14:paraId="6C80A46D" w14:textId="77777777" w:rsidR="00C51723" w:rsidRPr="005D2110" w:rsidRDefault="00C51723" w:rsidP="00C51723">
            <w:pPr>
              <w:rPr>
                <w:ins w:id="431" w:author="JÚLIA" w:date="2019-10-19T01:14:00Z"/>
                <w:rFonts w:eastAsia="Times New Roman" w:cstheme="minorHAnsi"/>
                <w:color w:val="000000"/>
                <w:sz w:val="20"/>
                <w:szCs w:val="20"/>
                <w:lang w:val="pt-BR" w:eastAsia="pt-BR"/>
              </w:rPr>
            </w:pPr>
            <w:proofErr w:type="spellStart"/>
            <w:ins w:id="432" w:author="JÚLIA" w:date="2019-10-19T01:14:00Z">
              <w:r w:rsidRPr="005D2110">
                <w:rPr>
                  <w:rFonts w:eastAsia="Times New Roman" w:cstheme="minorHAnsi"/>
                  <w:color w:val="000000"/>
                  <w:sz w:val="20"/>
                  <w:szCs w:val="20"/>
                  <w:lang w:val="pt-BR" w:eastAsia="pt-BR"/>
                </w:rPr>
                <w:t>Insulin-dependent</w:t>
              </w:r>
              <w:proofErr w:type="spellEnd"/>
              <w:r w:rsidRPr="005D2110">
                <w:rPr>
                  <w:rFonts w:eastAsia="Times New Roman" w:cstheme="minorHAnsi"/>
                  <w:color w:val="000000"/>
                  <w:sz w:val="20"/>
                  <w:szCs w:val="20"/>
                  <w:lang w:val="pt-BR" w:eastAsia="pt-BR"/>
                </w:rPr>
                <w:t xml:space="preserve"> diabetes mellitus</w:t>
              </w:r>
            </w:ins>
          </w:p>
        </w:tc>
      </w:tr>
      <w:tr w:rsidR="00C51723" w:rsidRPr="003C45BB" w14:paraId="2ADFA9E4" w14:textId="77777777" w:rsidTr="00C51723">
        <w:trPr>
          <w:trHeight w:val="288"/>
          <w:ins w:id="433" w:author="JÚLIA" w:date="2019-10-19T01:14:00Z"/>
        </w:trPr>
        <w:tc>
          <w:tcPr>
            <w:tcW w:w="4440" w:type="dxa"/>
            <w:vMerge/>
            <w:tcBorders>
              <w:top w:val="nil"/>
              <w:left w:val="single" w:sz="4" w:space="0" w:color="auto"/>
              <w:bottom w:val="single" w:sz="4" w:space="0" w:color="000000"/>
              <w:right w:val="nil"/>
            </w:tcBorders>
            <w:vAlign w:val="center"/>
            <w:hideMark/>
          </w:tcPr>
          <w:p w14:paraId="54D1174B" w14:textId="77777777" w:rsidR="00C51723" w:rsidRPr="005D2110" w:rsidRDefault="00C51723" w:rsidP="00C51723">
            <w:pPr>
              <w:rPr>
                <w:ins w:id="434"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747768B7" w14:textId="77777777" w:rsidR="00C51723" w:rsidRPr="005D2110" w:rsidRDefault="00C51723" w:rsidP="00C51723">
            <w:pPr>
              <w:rPr>
                <w:ins w:id="435" w:author="JÚLIA" w:date="2019-10-19T01:14:00Z"/>
                <w:rFonts w:eastAsia="Times New Roman" w:cstheme="minorHAnsi"/>
                <w:color w:val="000000"/>
                <w:sz w:val="20"/>
                <w:szCs w:val="20"/>
                <w:lang w:val="pt-BR" w:eastAsia="pt-BR"/>
              </w:rPr>
            </w:pPr>
            <w:ins w:id="436" w:author="JÚLIA" w:date="2019-10-19T01:14:00Z">
              <w:r w:rsidRPr="005D2110">
                <w:rPr>
                  <w:rFonts w:eastAsia="Times New Roman" w:cstheme="minorHAnsi"/>
                  <w:color w:val="000000"/>
                  <w:sz w:val="20"/>
                  <w:szCs w:val="20"/>
                  <w:lang w:val="pt-BR" w:eastAsia="pt-BR"/>
                </w:rPr>
                <w:t>E11</w:t>
              </w:r>
            </w:ins>
          </w:p>
        </w:tc>
        <w:tc>
          <w:tcPr>
            <w:tcW w:w="5780" w:type="dxa"/>
            <w:tcBorders>
              <w:top w:val="nil"/>
              <w:left w:val="nil"/>
              <w:bottom w:val="nil"/>
              <w:right w:val="single" w:sz="4" w:space="0" w:color="auto"/>
            </w:tcBorders>
            <w:shd w:val="clear" w:color="auto" w:fill="auto"/>
            <w:vAlign w:val="bottom"/>
            <w:hideMark/>
          </w:tcPr>
          <w:p w14:paraId="23F937D5" w14:textId="77777777" w:rsidR="00C51723" w:rsidRPr="005D2110" w:rsidRDefault="00C51723" w:rsidP="00C51723">
            <w:pPr>
              <w:rPr>
                <w:ins w:id="437" w:author="JÚLIA" w:date="2019-10-19T01:14:00Z"/>
                <w:rFonts w:eastAsia="Times New Roman" w:cstheme="minorHAnsi"/>
                <w:color w:val="000000"/>
                <w:sz w:val="20"/>
                <w:szCs w:val="20"/>
                <w:lang w:val="pt-BR" w:eastAsia="pt-BR"/>
              </w:rPr>
            </w:pPr>
            <w:proofErr w:type="spellStart"/>
            <w:ins w:id="438" w:author="JÚLIA" w:date="2019-10-19T01:14:00Z">
              <w:r w:rsidRPr="005D2110">
                <w:rPr>
                  <w:rFonts w:eastAsia="Times New Roman" w:cstheme="minorHAnsi"/>
                  <w:color w:val="000000"/>
                  <w:sz w:val="20"/>
                  <w:szCs w:val="20"/>
                  <w:lang w:val="pt-BR" w:eastAsia="pt-BR"/>
                </w:rPr>
                <w:t>Noninsulin-dependent</w:t>
              </w:r>
              <w:proofErr w:type="spellEnd"/>
              <w:r w:rsidRPr="005D2110">
                <w:rPr>
                  <w:rFonts w:eastAsia="Times New Roman" w:cstheme="minorHAnsi"/>
                  <w:color w:val="000000"/>
                  <w:sz w:val="20"/>
                  <w:szCs w:val="20"/>
                  <w:lang w:val="pt-BR" w:eastAsia="pt-BR"/>
                </w:rPr>
                <w:t xml:space="preserve"> diabetes mellitus</w:t>
              </w:r>
            </w:ins>
          </w:p>
        </w:tc>
      </w:tr>
      <w:tr w:rsidR="00C51723" w:rsidRPr="003C45BB" w14:paraId="531C1074" w14:textId="77777777" w:rsidTr="00C51723">
        <w:trPr>
          <w:trHeight w:val="288"/>
          <w:ins w:id="439" w:author="JÚLIA" w:date="2019-10-19T01:14:00Z"/>
        </w:trPr>
        <w:tc>
          <w:tcPr>
            <w:tcW w:w="4440" w:type="dxa"/>
            <w:vMerge/>
            <w:tcBorders>
              <w:top w:val="nil"/>
              <w:left w:val="single" w:sz="4" w:space="0" w:color="auto"/>
              <w:bottom w:val="single" w:sz="4" w:space="0" w:color="000000"/>
              <w:right w:val="nil"/>
            </w:tcBorders>
            <w:vAlign w:val="center"/>
            <w:hideMark/>
          </w:tcPr>
          <w:p w14:paraId="61855C8E" w14:textId="77777777" w:rsidR="00C51723" w:rsidRPr="005D2110" w:rsidRDefault="00C51723" w:rsidP="00C51723">
            <w:pPr>
              <w:rPr>
                <w:ins w:id="440"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543C8D6D" w14:textId="77777777" w:rsidR="00C51723" w:rsidRPr="005D2110" w:rsidRDefault="00C51723" w:rsidP="00C51723">
            <w:pPr>
              <w:rPr>
                <w:ins w:id="441" w:author="JÚLIA" w:date="2019-10-19T01:14:00Z"/>
                <w:rFonts w:eastAsia="Times New Roman" w:cstheme="minorHAnsi"/>
                <w:color w:val="000000"/>
                <w:sz w:val="20"/>
                <w:szCs w:val="20"/>
                <w:lang w:val="pt-BR" w:eastAsia="pt-BR"/>
              </w:rPr>
            </w:pPr>
            <w:ins w:id="442" w:author="JÚLIA" w:date="2019-10-19T01:14:00Z">
              <w:r w:rsidRPr="005D2110">
                <w:rPr>
                  <w:rFonts w:eastAsia="Times New Roman" w:cstheme="minorHAnsi"/>
                  <w:color w:val="000000"/>
                  <w:sz w:val="20"/>
                  <w:szCs w:val="20"/>
                  <w:lang w:val="pt-BR" w:eastAsia="pt-BR"/>
                </w:rPr>
                <w:t>E12</w:t>
              </w:r>
            </w:ins>
          </w:p>
        </w:tc>
        <w:tc>
          <w:tcPr>
            <w:tcW w:w="5780" w:type="dxa"/>
            <w:tcBorders>
              <w:top w:val="nil"/>
              <w:left w:val="nil"/>
              <w:bottom w:val="nil"/>
              <w:right w:val="single" w:sz="4" w:space="0" w:color="auto"/>
            </w:tcBorders>
            <w:shd w:val="clear" w:color="auto" w:fill="auto"/>
            <w:vAlign w:val="bottom"/>
            <w:hideMark/>
          </w:tcPr>
          <w:p w14:paraId="320A6045" w14:textId="77777777" w:rsidR="00C51723" w:rsidRPr="005D2110" w:rsidRDefault="00C51723" w:rsidP="00C51723">
            <w:pPr>
              <w:rPr>
                <w:ins w:id="443" w:author="JÚLIA" w:date="2019-10-19T01:14:00Z"/>
                <w:rFonts w:eastAsia="Times New Roman" w:cstheme="minorHAnsi"/>
                <w:color w:val="000000"/>
                <w:sz w:val="20"/>
                <w:szCs w:val="20"/>
                <w:lang w:val="pt-BR" w:eastAsia="pt-BR"/>
              </w:rPr>
            </w:pPr>
            <w:proofErr w:type="spellStart"/>
            <w:ins w:id="444" w:author="JÚLIA" w:date="2019-10-19T01:14:00Z">
              <w:r w:rsidRPr="005D2110">
                <w:rPr>
                  <w:rFonts w:eastAsia="Times New Roman" w:cstheme="minorHAnsi"/>
                  <w:color w:val="000000"/>
                  <w:sz w:val="20"/>
                  <w:szCs w:val="20"/>
                  <w:lang w:val="pt-BR" w:eastAsia="pt-BR"/>
                </w:rPr>
                <w:t>Malnutrition-related</w:t>
              </w:r>
              <w:proofErr w:type="spellEnd"/>
              <w:r w:rsidRPr="005D2110">
                <w:rPr>
                  <w:rFonts w:eastAsia="Times New Roman" w:cstheme="minorHAnsi"/>
                  <w:color w:val="000000"/>
                  <w:sz w:val="20"/>
                  <w:szCs w:val="20"/>
                  <w:lang w:val="pt-BR" w:eastAsia="pt-BR"/>
                </w:rPr>
                <w:t xml:space="preserve"> diabetes mellitus</w:t>
              </w:r>
            </w:ins>
          </w:p>
        </w:tc>
      </w:tr>
      <w:tr w:rsidR="00C51723" w:rsidRPr="003C45BB" w14:paraId="6E4947C2" w14:textId="77777777" w:rsidTr="00C51723">
        <w:trPr>
          <w:trHeight w:val="288"/>
          <w:ins w:id="445" w:author="JÚLIA" w:date="2019-10-19T01:14:00Z"/>
        </w:trPr>
        <w:tc>
          <w:tcPr>
            <w:tcW w:w="4440" w:type="dxa"/>
            <w:vMerge/>
            <w:tcBorders>
              <w:top w:val="nil"/>
              <w:left w:val="single" w:sz="4" w:space="0" w:color="auto"/>
              <w:bottom w:val="single" w:sz="4" w:space="0" w:color="000000"/>
              <w:right w:val="nil"/>
            </w:tcBorders>
            <w:vAlign w:val="center"/>
            <w:hideMark/>
          </w:tcPr>
          <w:p w14:paraId="76B026BA" w14:textId="77777777" w:rsidR="00C51723" w:rsidRPr="005D2110" w:rsidRDefault="00C51723" w:rsidP="00C51723">
            <w:pPr>
              <w:rPr>
                <w:ins w:id="446" w:author="JÚLIA" w:date="2019-10-19T01:14:00Z"/>
                <w:rFonts w:eastAsia="Times New Roman" w:cstheme="minorHAnsi"/>
                <w:color w:val="000000"/>
                <w:sz w:val="20"/>
                <w:szCs w:val="20"/>
                <w:lang w:val="pt-BR" w:eastAsia="pt-BR"/>
              </w:rPr>
            </w:pPr>
          </w:p>
        </w:tc>
        <w:tc>
          <w:tcPr>
            <w:tcW w:w="1013" w:type="dxa"/>
            <w:tcBorders>
              <w:top w:val="nil"/>
              <w:left w:val="nil"/>
              <w:bottom w:val="nil"/>
              <w:right w:val="nil"/>
            </w:tcBorders>
            <w:shd w:val="clear" w:color="auto" w:fill="auto"/>
            <w:noWrap/>
            <w:vAlign w:val="bottom"/>
            <w:hideMark/>
          </w:tcPr>
          <w:p w14:paraId="5ECA9FAF" w14:textId="77777777" w:rsidR="00C51723" w:rsidRPr="005D2110" w:rsidRDefault="00C51723" w:rsidP="00C51723">
            <w:pPr>
              <w:rPr>
                <w:ins w:id="447" w:author="JÚLIA" w:date="2019-10-19T01:14:00Z"/>
                <w:rFonts w:eastAsia="Times New Roman" w:cstheme="minorHAnsi"/>
                <w:color w:val="000000"/>
                <w:sz w:val="20"/>
                <w:szCs w:val="20"/>
                <w:lang w:val="pt-BR" w:eastAsia="pt-BR"/>
              </w:rPr>
            </w:pPr>
            <w:ins w:id="448" w:author="JÚLIA" w:date="2019-10-19T01:14:00Z">
              <w:r w:rsidRPr="005D2110">
                <w:rPr>
                  <w:rFonts w:eastAsia="Times New Roman" w:cstheme="minorHAnsi"/>
                  <w:color w:val="000000"/>
                  <w:sz w:val="20"/>
                  <w:szCs w:val="20"/>
                  <w:lang w:val="pt-BR" w:eastAsia="pt-BR"/>
                </w:rPr>
                <w:t>E13</w:t>
              </w:r>
            </w:ins>
          </w:p>
        </w:tc>
        <w:tc>
          <w:tcPr>
            <w:tcW w:w="5780" w:type="dxa"/>
            <w:tcBorders>
              <w:top w:val="nil"/>
              <w:left w:val="nil"/>
              <w:bottom w:val="nil"/>
              <w:right w:val="single" w:sz="4" w:space="0" w:color="auto"/>
            </w:tcBorders>
            <w:shd w:val="clear" w:color="auto" w:fill="auto"/>
            <w:vAlign w:val="bottom"/>
            <w:hideMark/>
          </w:tcPr>
          <w:p w14:paraId="1E5CEEFE" w14:textId="77777777" w:rsidR="00C51723" w:rsidRPr="005D2110" w:rsidRDefault="00C51723" w:rsidP="00C51723">
            <w:pPr>
              <w:rPr>
                <w:ins w:id="449" w:author="JÚLIA" w:date="2019-10-19T01:14:00Z"/>
                <w:rFonts w:eastAsia="Times New Roman" w:cstheme="minorHAnsi"/>
                <w:color w:val="000000"/>
                <w:sz w:val="20"/>
                <w:szCs w:val="20"/>
                <w:lang w:val="pt-BR" w:eastAsia="pt-BR"/>
              </w:rPr>
            </w:pPr>
            <w:proofErr w:type="spellStart"/>
            <w:ins w:id="450" w:author="JÚLIA" w:date="2019-10-19T01:14:00Z">
              <w:r w:rsidRPr="005D2110">
                <w:rPr>
                  <w:rFonts w:eastAsia="Times New Roman" w:cstheme="minorHAnsi"/>
                  <w:color w:val="000000"/>
                  <w:sz w:val="20"/>
                  <w:szCs w:val="20"/>
                  <w:lang w:val="pt-BR" w:eastAsia="pt-BR"/>
                </w:rPr>
                <w:t>Other</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specified</w:t>
              </w:r>
              <w:proofErr w:type="spellEnd"/>
              <w:r w:rsidRPr="005D2110">
                <w:rPr>
                  <w:rFonts w:eastAsia="Times New Roman" w:cstheme="minorHAnsi"/>
                  <w:color w:val="000000"/>
                  <w:sz w:val="20"/>
                  <w:szCs w:val="20"/>
                  <w:lang w:val="pt-BR" w:eastAsia="pt-BR"/>
                </w:rPr>
                <w:t xml:space="preserve"> diabetes mellitus</w:t>
              </w:r>
            </w:ins>
          </w:p>
        </w:tc>
      </w:tr>
      <w:tr w:rsidR="00C51723" w:rsidRPr="003C45BB" w14:paraId="7E1C7056" w14:textId="77777777" w:rsidTr="00C51723">
        <w:trPr>
          <w:trHeight w:val="288"/>
          <w:ins w:id="451" w:author="JÚLIA" w:date="2019-10-19T01:14:00Z"/>
        </w:trPr>
        <w:tc>
          <w:tcPr>
            <w:tcW w:w="4440" w:type="dxa"/>
            <w:vMerge/>
            <w:tcBorders>
              <w:top w:val="nil"/>
              <w:left w:val="single" w:sz="4" w:space="0" w:color="auto"/>
              <w:bottom w:val="single" w:sz="4" w:space="0" w:color="000000"/>
              <w:right w:val="nil"/>
            </w:tcBorders>
            <w:vAlign w:val="center"/>
            <w:hideMark/>
          </w:tcPr>
          <w:p w14:paraId="0C52D43E" w14:textId="77777777" w:rsidR="00C51723" w:rsidRPr="005D2110" w:rsidRDefault="00C51723" w:rsidP="00C51723">
            <w:pPr>
              <w:rPr>
                <w:ins w:id="452" w:author="JÚLIA" w:date="2019-10-19T01:14:00Z"/>
                <w:rFonts w:eastAsia="Times New Roman" w:cstheme="minorHAnsi"/>
                <w:color w:val="000000"/>
                <w:sz w:val="20"/>
                <w:szCs w:val="20"/>
                <w:lang w:val="pt-BR" w:eastAsia="pt-BR"/>
              </w:rPr>
            </w:pPr>
          </w:p>
        </w:tc>
        <w:tc>
          <w:tcPr>
            <w:tcW w:w="1013" w:type="dxa"/>
            <w:tcBorders>
              <w:top w:val="nil"/>
              <w:left w:val="nil"/>
              <w:bottom w:val="single" w:sz="4" w:space="0" w:color="auto"/>
              <w:right w:val="nil"/>
            </w:tcBorders>
            <w:shd w:val="clear" w:color="auto" w:fill="auto"/>
            <w:noWrap/>
            <w:vAlign w:val="bottom"/>
            <w:hideMark/>
          </w:tcPr>
          <w:p w14:paraId="60A4FE40" w14:textId="77777777" w:rsidR="00C51723" w:rsidRPr="005D2110" w:rsidRDefault="00C51723" w:rsidP="00C51723">
            <w:pPr>
              <w:rPr>
                <w:ins w:id="453" w:author="JÚLIA" w:date="2019-10-19T01:14:00Z"/>
                <w:rFonts w:eastAsia="Times New Roman" w:cstheme="minorHAnsi"/>
                <w:color w:val="000000"/>
                <w:sz w:val="20"/>
                <w:szCs w:val="20"/>
                <w:lang w:val="pt-BR" w:eastAsia="pt-BR"/>
              </w:rPr>
            </w:pPr>
            <w:ins w:id="454" w:author="JÚLIA" w:date="2019-10-19T01:14:00Z">
              <w:r w:rsidRPr="005D2110">
                <w:rPr>
                  <w:rFonts w:eastAsia="Times New Roman" w:cstheme="minorHAnsi"/>
                  <w:color w:val="000000"/>
                  <w:sz w:val="20"/>
                  <w:szCs w:val="20"/>
                  <w:lang w:val="pt-BR" w:eastAsia="pt-BR"/>
                </w:rPr>
                <w:t>E14</w:t>
              </w:r>
            </w:ins>
          </w:p>
        </w:tc>
        <w:tc>
          <w:tcPr>
            <w:tcW w:w="5780" w:type="dxa"/>
            <w:tcBorders>
              <w:top w:val="nil"/>
              <w:left w:val="nil"/>
              <w:bottom w:val="single" w:sz="4" w:space="0" w:color="auto"/>
              <w:right w:val="single" w:sz="4" w:space="0" w:color="auto"/>
            </w:tcBorders>
            <w:shd w:val="clear" w:color="auto" w:fill="auto"/>
            <w:vAlign w:val="bottom"/>
            <w:hideMark/>
          </w:tcPr>
          <w:p w14:paraId="34BAD224" w14:textId="77777777" w:rsidR="00C51723" w:rsidRPr="005D2110" w:rsidRDefault="00C51723" w:rsidP="00C51723">
            <w:pPr>
              <w:rPr>
                <w:ins w:id="455" w:author="JÚLIA" w:date="2019-10-19T01:14:00Z"/>
                <w:rFonts w:eastAsia="Times New Roman" w:cstheme="minorHAnsi"/>
                <w:color w:val="000000"/>
                <w:sz w:val="20"/>
                <w:szCs w:val="20"/>
                <w:lang w:val="pt-BR" w:eastAsia="pt-BR"/>
              </w:rPr>
            </w:pPr>
            <w:proofErr w:type="spellStart"/>
            <w:ins w:id="456" w:author="JÚLIA" w:date="2019-10-19T01:14:00Z">
              <w:r w:rsidRPr="005D2110">
                <w:rPr>
                  <w:rFonts w:eastAsia="Times New Roman" w:cstheme="minorHAnsi"/>
                  <w:color w:val="000000"/>
                  <w:sz w:val="20"/>
                  <w:szCs w:val="20"/>
                  <w:lang w:val="pt-BR" w:eastAsia="pt-BR"/>
                </w:rPr>
                <w:t>Unspecified</w:t>
              </w:r>
              <w:proofErr w:type="spellEnd"/>
              <w:r w:rsidRPr="005D2110">
                <w:rPr>
                  <w:rFonts w:eastAsia="Times New Roman" w:cstheme="minorHAnsi"/>
                  <w:color w:val="000000"/>
                  <w:sz w:val="20"/>
                  <w:szCs w:val="20"/>
                  <w:lang w:val="pt-BR" w:eastAsia="pt-BR"/>
                </w:rPr>
                <w:t xml:space="preserve"> diabetes mellitus</w:t>
              </w:r>
            </w:ins>
          </w:p>
        </w:tc>
      </w:tr>
      <w:tr w:rsidR="00C51723" w:rsidRPr="003C45BB" w14:paraId="0A0F864F" w14:textId="77777777" w:rsidTr="00C51723">
        <w:trPr>
          <w:trHeight w:val="288"/>
          <w:ins w:id="457" w:author="JÚLIA" w:date="2019-10-19T01:14:00Z"/>
        </w:trPr>
        <w:tc>
          <w:tcPr>
            <w:tcW w:w="4440" w:type="dxa"/>
            <w:vMerge w:val="restart"/>
            <w:tcBorders>
              <w:top w:val="nil"/>
              <w:left w:val="single" w:sz="4" w:space="0" w:color="auto"/>
              <w:bottom w:val="single" w:sz="4" w:space="0" w:color="000000"/>
              <w:right w:val="nil"/>
            </w:tcBorders>
            <w:shd w:val="clear" w:color="auto" w:fill="auto"/>
            <w:vAlign w:val="center"/>
            <w:hideMark/>
          </w:tcPr>
          <w:p w14:paraId="240E9B77" w14:textId="27F32DBA" w:rsidR="00C51723" w:rsidRPr="005D2110" w:rsidRDefault="00C51723" w:rsidP="00C51723">
            <w:pPr>
              <w:rPr>
                <w:ins w:id="458" w:author="JÚLIA" w:date="2019-10-19T01:14:00Z"/>
                <w:rFonts w:eastAsia="Times New Roman" w:cstheme="minorHAnsi"/>
                <w:color w:val="000000"/>
                <w:sz w:val="20"/>
                <w:szCs w:val="20"/>
                <w:lang w:val="pt-BR" w:eastAsia="pt-BR"/>
              </w:rPr>
            </w:pPr>
            <w:ins w:id="459" w:author="JÚLIA" w:date="2019-10-19T01:14:00Z">
              <w:r w:rsidRPr="005D2110">
                <w:rPr>
                  <w:rFonts w:eastAsia="Times New Roman" w:cstheme="minorHAnsi"/>
                  <w:color w:val="000000"/>
                  <w:sz w:val="20"/>
                  <w:szCs w:val="20"/>
                  <w:lang w:val="pt-BR" w:eastAsia="pt-BR"/>
                </w:rPr>
                <w:t xml:space="preserve">Road </w:t>
              </w:r>
              <w:proofErr w:type="spellStart"/>
              <w:r w:rsidRPr="005D2110">
                <w:rPr>
                  <w:rFonts w:eastAsia="Times New Roman" w:cstheme="minorHAnsi"/>
                  <w:color w:val="000000"/>
                  <w:sz w:val="20"/>
                  <w:szCs w:val="20"/>
                  <w:lang w:val="pt-BR" w:eastAsia="pt-BR"/>
                </w:rPr>
                <w:t>traffic</w:t>
              </w:r>
              <w:proofErr w:type="spellEnd"/>
              <w:r w:rsidRPr="005D2110">
                <w:rPr>
                  <w:rFonts w:eastAsia="Times New Roman" w:cstheme="minorHAnsi"/>
                  <w:color w:val="000000"/>
                  <w:sz w:val="20"/>
                  <w:szCs w:val="20"/>
                  <w:lang w:val="pt-BR" w:eastAsia="pt-BR"/>
                </w:rPr>
                <w:t xml:space="preserve"> </w:t>
              </w:r>
            </w:ins>
            <w:ins w:id="460" w:author="JÚLIA" w:date="2019-10-19T01:35:00Z">
              <w:r w:rsidR="00B7516E">
                <w:rPr>
                  <w:rFonts w:eastAsia="Times New Roman" w:cstheme="minorHAnsi"/>
                  <w:color w:val="000000"/>
                  <w:sz w:val="20"/>
                  <w:szCs w:val="20"/>
                  <w:lang w:val="pt-BR" w:eastAsia="pt-BR"/>
                </w:rPr>
                <w:t>acidentes</w:t>
              </w:r>
            </w:ins>
          </w:p>
        </w:tc>
        <w:tc>
          <w:tcPr>
            <w:tcW w:w="1013" w:type="dxa"/>
            <w:tcBorders>
              <w:top w:val="nil"/>
              <w:left w:val="nil"/>
              <w:bottom w:val="nil"/>
              <w:right w:val="nil"/>
            </w:tcBorders>
            <w:shd w:val="clear" w:color="auto" w:fill="auto"/>
            <w:noWrap/>
            <w:vAlign w:val="bottom"/>
            <w:hideMark/>
          </w:tcPr>
          <w:p w14:paraId="5F6EE065" w14:textId="77777777" w:rsidR="00C51723" w:rsidRPr="005D2110" w:rsidRDefault="00C51723" w:rsidP="00C51723">
            <w:pPr>
              <w:rPr>
                <w:ins w:id="461" w:author="JÚLIA" w:date="2019-10-19T01:14:00Z"/>
                <w:rFonts w:eastAsia="Times New Roman" w:cstheme="minorHAnsi"/>
                <w:color w:val="000000"/>
                <w:sz w:val="20"/>
                <w:szCs w:val="20"/>
                <w:lang w:val="pt-BR" w:eastAsia="pt-BR"/>
              </w:rPr>
            </w:pPr>
            <w:ins w:id="462" w:author="JÚLIA" w:date="2019-10-19T01:14:00Z">
              <w:r w:rsidRPr="005D2110">
                <w:rPr>
                  <w:rFonts w:eastAsia="Times New Roman" w:cstheme="minorHAnsi"/>
                  <w:color w:val="000000"/>
                  <w:sz w:val="20"/>
                  <w:szCs w:val="20"/>
                  <w:lang w:val="pt-BR" w:eastAsia="pt-BR"/>
                </w:rPr>
                <w:t>V00-V09</w:t>
              </w:r>
            </w:ins>
          </w:p>
        </w:tc>
        <w:tc>
          <w:tcPr>
            <w:tcW w:w="5780" w:type="dxa"/>
            <w:tcBorders>
              <w:top w:val="nil"/>
              <w:left w:val="nil"/>
              <w:bottom w:val="nil"/>
              <w:right w:val="single" w:sz="4" w:space="0" w:color="auto"/>
            </w:tcBorders>
            <w:shd w:val="clear" w:color="auto" w:fill="auto"/>
            <w:vAlign w:val="bottom"/>
            <w:hideMark/>
          </w:tcPr>
          <w:p w14:paraId="3BA37D6D" w14:textId="77777777" w:rsidR="00C51723" w:rsidRPr="005D2110" w:rsidRDefault="00C51723" w:rsidP="00C51723">
            <w:pPr>
              <w:rPr>
                <w:ins w:id="463" w:author="JÚLIA" w:date="2019-10-19T01:14:00Z"/>
                <w:rFonts w:eastAsia="Times New Roman" w:cstheme="minorHAnsi"/>
                <w:color w:val="000000"/>
                <w:sz w:val="20"/>
                <w:szCs w:val="20"/>
                <w:lang w:eastAsia="pt-BR"/>
              </w:rPr>
            </w:pPr>
            <w:ins w:id="464" w:author="JÚLIA" w:date="2019-10-19T01:14:00Z">
              <w:r w:rsidRPr="005D2110">
                <w:rPr>
                  <w:rFonts w:eastAsia="Times New Roman" w:cstheme="minorHAnsi"/>
                  <w:color w:val="000000"/>
                  <w:sz w:val="20"/>
                  <w:szCs w:val="20"/>
                  <w:lang w:eastAsia="pt-BR"/>
                </w:rPr>
                <w:t>Pedestrian injured in transport accident</w:t>
              </w:r>
            </w:ins>
          </w:p>
        </w:tc>
      </w:tr>
      <w:tr w:rsidR="00C51723" w:rsidRPr="003C45BB" w14:paraId="1F593AFE" w14:textId="77777777" w:rsidTr="00C51723">
        <w:trPr>
          <w:trHeight w:val="288"/>
          <w:ins w:id="465" w:author="JÚLIA" w:date="2019-10-19T01:14:00Z"/>
        </w:trPr>
        <w:tc>
          <w:tcPr>
            <w:tcW w:w="4440" w:type="dxa"/>
            <w:vMerge/>
            <w:tcBorders>
              <w:top w:val="nil"/>
              <w:left w:val="single" w:sz="4" w:space="0" w:color="auto"/>
              <w:bottom w:val="single" w:sz="4" w:space="0" w:color="000000"/>
              <w:right w:val="nil"/>
            </w:tcBorders>
            <w:vAlign w:val="center"/>
            <w:hideMark/>
          </w:tcPr>
          <w:p w14:paraId="10A031A9" w14:textId="77777777" w:rsidR="00C51723" w:rsidRPr="005D2110" w:rsidRDefault="00C51723" w:rsidP="00C51723">
            <w:pPr>
              <w:rPr>
                <w:ins w:id="46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C9DD345" w14:textId="77777777" w:rsidR="00C51723" w:rsidRPr="005D2110" w:rsidRDefault="00C51723" w:rsidP="00C51723">
            <w:pPr>
              <w:rPr>
                <w:ins w:id="467" w:author="JÚLIA" w:date="2019-10-19T01:14:00Z"/>
                <w:rFonts w:eastAsia="Times New Roman" w:cstheme="minorHAnsi"/>
                <w:color w:val="000000"/>
                <w:sz w:val="20"/>
                <w:szCs w:val="20"/>
                <w:lang w:val="pt-BR" w:eastAsia="pt-BR"/>
              </w:rPr>
            </w:pPr>
            <w:ins w:id="468" w:author="JÚLIA" w:date="2019-10-19T01:14:00Z">
              <w:r w:rsidRPr="005D2110">
                <w:rPr>
                  <w:rFonts w:eastAsia="Times New Roman" w:cstheme="minorHAnsi"/>
                  <w:color w:val="000000"/>
                  <w:sz w:val="20"/>
                  <w:szCs w:val="20"/>
                  <w:lang w:val="pt-BR" w:eastAsia="pt-BR"/>
                </w:rPr>
                <w:t>V10-V19</w:t>
              </w:r>
            </w:ins>
          </w:p>
        </w:tc>
        <w:tc>
          <w:tcPr>
            <w:tcW w:w="5780" w:type="dxa"/>
            <w:tcBorders>
              <w:top w:val="nil"/>
              <w:left w:val="nil"/>
              <w:bottom w:val="nil"/>
              <w:right w:val="single" w:sz="4" w:space="0" w:color="auto"/>
            </w:tcBorders>
            <w:shd w:val="clear" w:color="auto" w:fill="auto"/>
            <w:vAlign w:val="bottom"/>
            <w:hideMark/>
          </w:tcPr>
          <w:p w14:paraId="7DBEE4B7" w14:textId="77777777" w:rsidR="00C51723" w:rsidRPr="005D2110" w:rsidRDefault="00C51723" w:rsidP="00C51723">
            <w:pPr>
              <w:rPr>
                <w:ins w:id="469" w:author="JÚLIA" w:date="2019-10-19T01:14:00Z"/>
                <w:rFonts w:eastAsia="Times New Roman" w:cstheme="minorHAnsi"/>
                <w:color w:val="000000"/>
                <w:sz w:val="20"/>
                <w:szCs w:val="20"/>
                <w:lang w:eastAsia="pt-BR"/>
              </w:rPr>
            </w:pPr>
            <w:ins w:id="470" w:author="JÚLIA" w:date="2019-10-19T01:14:00Z">
              <w:r w:rsidRPr="005D2110">
                <w:rPr>
                  <w:rFonts w:eastAsia="Times New Roman" w:cstheme="minorHAnsi"/>
                  <w:color w:val="000000"/>
                  <w:sz w:val="20"/>
                  <w:szCs w:val="20"/>
                  <w:lang w:eastAsia="pt-BR"/>
                </w:rPr>
                <w:t>Pedal cycle rider injured in transport accident</w:t>
              </w:r>
            </w:ins>
          </w:p>
        </w:tc>
      </w:tr>
      <w:tr w:rsidR="00C51723" w:rsidRPr="003C45BB" w14:paraId="0224E6BB" w14:textId="77777777" w:rsidTr="00C51723">
        <w:trPr>
          <w:trHeight w:val="288"/>
          <w:ins w:id="471" w:author="JÚLIA" w:date="2019-10-19T01:14:00Z"/>
        </w:trPr>
        <w:tc>
          <w:tcPr>
            <w:tcW w:w="4440" w:type="dxa"/>
            <w:vMerge/>
            <w:tcBorders>
              <w:top w:val="nil"/>
              <w:left w:val="single" w:sz="4" w:space="0" w:color="auto"/>
              <w:bottom w:val="single" w:sz="4" w:space="0" w:color="000000"/>
              <w:right w:val="nil"/>
            </w:tcBorders>
            <w:vAlign w:val="center"/>
            <w:hideMark/>
          </w:tcPr>
          <w:p w14:paraId="3D38D526" w14:textId="77777777" w:rsidR="00C51723" w:rsidRPr="005D2110" w:rsidRDefault="00C51723" w:rsidP="00C51723">
            <w:pPr>
              <w:rPr>
                <w:ins w:id="47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4855F975" w14:textId="77777777" w:rsidR="00C51723" w:rsidRPr="005D2110" w:rsidRDefault="00C51723" w:rsidP="00C51723">
            <w:pPr>
              <w:rPr>
                <w:ins w:id="473" w:author="JÚLIA" w:date="2019-10-19T01:14:00Z"/>
                <w:rFonts w:eastAsia="Times New Roman" w:cstheme="minorHAnsi"/>
                <w:color w:val="000000"/>
                <w:sz w:val="20"/>
                <w:szCs w:val="20"/>
                <w:lang w:val="pt-BR" w:eastAsia="pt-BR"/>
              </w:rPr>
            </w:pPr>
            <w:ins w:id="474" w:author="JÚLIA" w:date="2019-10-19T01:14:00Z">
              <w:r w:rsidRPr="005D2110">
                <w:rPr>
                  <w:rFonts w:eastAsia="Times New Roman" w:cstheme="minorHAnsi"/>
                  <w:color w:val="000000"/>
                  <w:sz w:val="20"/>
                  <w:szCs w:val="20"/>
                  <w:lang w:val="pt-BR" w:eastAsia="pt-BR"/>
                </w:rPr>
                <w:t>V20-V29</w:t>
              </w:r>
            </w:ins>
          </w:p>
        </w:tc>
        <w:tc>
          <w:tcPr>
            <w:tcW w:w="5780" w:type="dxa"/>
            <w:tcBorders>
              <w:top w:val="nil"/>
              <w:left w:val="nil"/>
              <w:bottom w:val="nil"/>
              <w:right w:val="single" w:sz="4" w:space="0" w:color="auto"/>
            </w:tcBorders>
            <w:shd w:val="clear" w:color="auto" w:fill="auto"/>
            <w:vAlign w:val="bottom"/>
            <w:hideMark/>
          </w:tcPr>
          <w:p w14:paraId="254FD180" w14:textId="77777777" w:rsidR="00C51723" w:rsidRPr="005D2110" w:rsidRDefault="00C51723" w:rsidP="00C51723">
            <w:pPr>
              <w:rPr>
                <w:ins w:id="475" w:author="JÚLIA" w:date="2019-10-19T01:14:00Z"/>
                <w:rFonts w:eastAsia="Times New Roman" w:cstheme="minorHAnsi"/>
                <w:color w:val="000000"/>
                <w:sz w:val="20"/>
                <w:szCs w:val="20"/>
                <w:lang w:eastAsia="pt-BR"/>
              </w:rPr>
            </w:pPr>
            <w:ins w:id="476" w:author="JÚLIA" w:date="2019-10-19T01:14:00Z">
              <w:r w:rsidRPr="005D2110">
                <w:rPr>
                  <w:rFonts w:eastAsia="Times New Roman" w:cstheme="minorHAnsi"/>
                  <w:color w:val="000000"/>
                  <w:sz w:val="20"/>
                  <w:szCs w:val="20"/>
                  <w:lang w:eastAsia="pt-BR"/>
                </w:rPr>
                <w:t>Motorcycle rider injured in transport accident</w:t>
              </w:r>
            </w:ins>
          </w:p>
        </w:tc>
      </w:tr>
      <w:tr w:rsidR="00C51723" w:rsidRPr="003C45BB" w14:paraId="34850712" w14:textId="77777777" w:rsidTr="00C51723">
        <w:trPr>
          <w:trHeight w:val="576"/>
          <w:ins w:id="477" w:author="JÚLIA" w:date="2019-10-19T01:14:00Z"/>
        </w:trPr>
        <w:tc>
          <w:tcPr>
            <w:tcW w:w="4440" w:type="dxa"/>
            <w:vMerge/>
            <w:tcBorders>
              <w:top w:val="nil"/>
              <w:left w:val="single" w:sz="4" w:space="0" w:color="auto"/>
              <w:bottom w:val="single" w:sz="4" w:space="0" w:color="000000"/>
              <w:right w:val="nil"/>
            </w:tcBorders>
            <w:vAlign w:val="center"/>
            <w:hideMark/>
          </w:tcPr>
          <w:p w14:paraId="5CB4557F" w14:textId="77777777" w:rsidR="00C51723" w:rsidRPr="005D2110" w:rsidRDefault="00C51723" w:rsidP="00C51723">
            <w:pPr>
              <w:rPr>
                <w:ins w:id="478"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D40C082" w14:textId="77777777" w:rsidR="00C51723" w:rsidRPr="005D2110" w:rsidRDefault="00C51723" w:rsidP="00C51723">
            <w:pPr>
              <w:rPr>
                <w:ins w:id="479" w:author="JÚLIA" w:date="2019-10-19T01:14:00Z"/>
                <w:rFonts w:eastAsia="Times New Roman" w:cstheme="minorHAnsi"/>
                <w:color w:val="000000"/>
                <w:sz w:val="20"/>
                <w:szCs w:val="20"/>
                <w:lang w:val="pt-BR" w:eastAsia="pt-BR"/>
              </w:rPr>
            </w:pPr>
            <w:ins w:id="480" w:author="JÚLIA" w:date="2019-10-19T01:14:00Z">
              <w:r w:rsidRPr="005D2110">
                <w:rPr>
                  <w:rFonts w:eastAsia="Times New Roman" w:cstheme="minorHAnsi"/>
                  <w:color w:val="000000"/>
                  <w:sz w:val="20"/>
                  <w:szCs w:val="20"/>
                  <w:lang w:val="pt-BR" w:eastAsia="pt-BR"/>
                </w:rPr>
                <w:t>V30-V39</w:t>
              </w:r>
            </w:ins>
          </w:p>
        </w:tc>
        <w:tc>
          <w:tcPr>
            <w:tcW w:w="5780" w:type="dxa"/>
            <w:tcBorders>
              <w:top w:val="nil"/>
              <w:left w:val="nil"/>
              <w:bottom w:val="nil"/>
              <w:right w:val="single" w:sz="4" w:space="0" w:color="auto"/>
            </w:tcBorders>
            <w:shd w:val="clear" w:color="auto" w:fill="auto"/>
            <w:vAlign w:val="bottom"/>
            <w:hideMark/>
          </w:tcPr>
          <w:p w14:paraId="0825FDC4" w14:textId="77777777" w:rsidR="00C51723" w:rsidRPr="005D2110" w:rsidRDefault="00C51723" w:rsidP="00C51723">
            <w:pPr>
              <w:rPr>
                <w:ins w:id="481" w:author="JÚLIA" w:date="2019-10-19T01:14:00Z"/>
                <w:rFonts w:eastAsia="Times New Roman" w:cstheme="minorHAnsi"/>
                <w:color w:val="000000"/>
                <w:sz w:val="20"/>
                <w:szCs w:val="20"/>
                <w:lang w:eastAsia="pt-BR"/>
              </w:rPr>
            </w:pPr>
            <w:ins w:id="482" w:author="JÚLIA" w:date="2019-10-19T01:14:00Z">
              <w:r w:rsidRPr="005D2110">
                <w:rPr>
                  <w:rFonts w:eastAsia="Times New Roman" w:cstheme="minorHAnsi"/>
                  <w:color w:val="000000"/>
                  <w:sz w:val="20"/>
                  <w:szCs w:val="20"/>
                  <w:lang w:eastAsia="pt-BR"/>
                </w:rPr>
                <w:t>Occupant of three-wheeled motor vehicle injured in transport acc</w:t>
              </w:r>
              <w:r w:rsidRPr="005D2110">
                <w:rPr>
                  <w:rFonts w:eastAsia="Times New Roman" w:cstheme="minorHAnsi"/>
                  <w:color w:val="000000"/>
                  <w:sz w:val="20"/>
                  <w:szCs w:val="20"/>
                  <w:lang w:eastAsia="pt-BR"/>
                </w:rPr>
                <w:t>i</w:t>
              </w:r>
              <w:r w:rsidRPr="005D2110">
                <w:rPr>
                  <w:rFonts w:eastAsia="Times New Roman" w:cstheme="minorHAnsi"/>
                  <w:color w:val="000000"/>
                  <w:sz w:val="20"/>
                  <w:szCs w:val="20"/>
                  <w:lang w:eastAsia="pt-BR"/>
                </w:rPr>
                <w:t>dent</w:t>
              </w:r>
            </w:ins>
          </w:p>
        </w:tc>
      </w:tr>
      <w:tr w:rsidR="00C51723" w:rsidRPr="003C45BB" w14:paraId="0E6B89B7" w14:textId="77777777" w:rsidTr="00C51723">
        <w:trPr>
          <w:trHeight w:val="288"/>
          <w:ins w:id="483" w:author="JÚLIA" w:date="2019-10-19T01:14:00Z"/>
        </w:trPr>
        <w:tc>
          <w:tcPr>
            <w:tcW w:w="4440" w:type="dxa"/>
            <w:vMerge/>
            <w:tcBorders>
              <w:top w:val="nil"/>
              <w:left w:val="single" w:sz="4" w:space="0" w:color="auto"/>
              <w:bottom w:val="single" w:sz="4" w:space="0" w:color="000000"/>
              <w:right w:val="nil"/>
            </w:tcBorders>
            <w:vAlign w:val="center"/>
            <w:hideMark/>
          </w:tcPr>
          <w:p w14:paraId="6E6D0039" w14:textId="77777777" w:rsidR="00C51723" w:rsidRPr="005D2110" w:rsidRDefault="00C51723" w:rsidP="00C51723">
            <w:pPr>
              <w:rPr>
                <w:ins w:id="484"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66AE7DDF" w14:textId="77777777" w:rsidR="00C51723" w:rsidRPr="005D2110" w:rsidRDefault="00C51723" w:rsidP="00C51723">
            <w:pPr>
              <w:rPr>
                <w:ins w:id="485" w:author="JÚLIA" w:date="2019-10-19T01:14:00Z"/>
                <w:rFonts w:eastAsia="Times New Roman" w:cstheme="minorHAnsi"/>
                <w:color w:val="000000"/>
                <w:sz w:val="20"/>
                <w:szCs w:val="20"/>
                <w:lang w:val="pt-BR" w:eastAsia="pt-BR"/>
              </w:rPr>
            </w:pPr>
            <w:ins w:id="486" w:author="JÚLIA" w:date="2019-10-19T01:14:00Z">
              <w:r w:rsidRPr="005D2110">
                <w:rPr>
                  <w:rFonts w:eastAsia="Times New Roman" w:cstheme="minorHAnsi"/>
                  <w:color w:val="000000"/>
                  <w:sz w:val="20"/>
                  <w:szCs w:val="20"/>
                  <w:lang w:val="pt-BR" w:eastAsia="pt-BR"/>
                </w:rPr>
                <w:t>V40-V49</w:t>
              </w:r>
            </w:ins>
          </w:p>
        </w:tc>
        <w:tc>
          <w:tcPr>
            <w:tcW w:w="5780" w:type="dxa"/>
            <w:tcBorders>
              <w:top w:val="nil"/>
              <w:left w:val="nil"/>
              <w:bottom w:val="nil"/>
              <w:right w:val="single" w:sz="4" w:space="0" w:color="auto"/>
            </w:tcBorders>
            <w:shd w:val="clear" w:color="auto" w:fill="auto"/>
            <w:vAlign w:val="bottom"/>
            <w:hideMark/>
          </w:tcPr>
          <w:p w14:paraId="4F1FB4E5" w14:textId="77777777" w:rsidR="00C51723" w:rsidRPr="005D2110" w:rsidRDefault="00C51723" w:rsidP="00C51723">
            <w:pPr>
              <w:rPr>
                <w:ins w:id="487" w:author="JÚLIA" w:date="2019-10-19T01:14:00Z"/>
                <w:rFonts w:eastAsia="Times New Roman" w:cstheme="minorHAnsi"/>
                <w:color w:val="000000"/>
                <w:sz w:val="20"/>
                <w:szCs w:val="20"/>
                <w:lang w:eastAsia="pt-BR"/>
              </w:rPr>
            </w:pPr>
            <w:ins w:id="488" w:author="JÚLIA" w:date="2019-10-19T01:14:00Z">
              <w:r w:rsidRPr="005D2110">
                <w:rPr>
                  <w:rFonts w:eastAsia="Times New Roman" w:cstheme="minorHAnsi"/>
                  <w:color w:val="000000"/>
                  <w:sz w:val="20"/>
                  <w:szCs w:val="20"/>
                  <w:lang w:eastAsia="pt-BR"/>
                </w:rPr>
                <w:t>Car occupant injured in transport accident</w:t>
              </w:r>
            </w:ins>
          </w:p>
        </w:tc>
      </w:tr>
      <w:tr w:rsidR="00C51723" w:rsidRPr="003C45BB" w14:paraId="7B149107" w14:textId="77777777" w:rsidTr="00C51723">
        <w:trPr>
          <w:trHeight w:val="288"/>
          <w:ins w:id="489" w:author="JÚLIA" w:date="2019-10-19T01:14:00Z"/>
        </w:trPr>
        <w:tc>
          <w:tcPr>
            <w:tcW w:w="4440" w:type="dxa"/>
            <w:vMerge/>
            <w:tcBorders>
              <w:top w:val="nil"/>
              <w:left w:val="single" w:sz="4" w:space="0" w:color="auto"/>
              <w:bottom w:val="single" w:sz="4" w:space="0" w:color="000000"/>
              <w:right w:val="nil"/>
            </w:tcBorders>
            <w:vAlign w:val="center"/>
            <w:hideMark/>
          </w:tcPr>
          <w:p w14:paraId="4E8EE0C2" w14:textId="77777777" w:rsidR="00C51723" w:rsidRPr="005D2110" w:rsidRDefault="00C51723" w:rsidP="00C51723">
            <w:pPr>
              <w:rPr>
                <w:ins w:id="490"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5A5163EB" w14:textId="77777777" w:rsidR="00C51723" w:rsidRPr="005D2110" w:rsidRDefault="00C51723" w:rsidP="00C51723">
            <w:pPr>
              <w:rPr>
                <w:ins w:id="491" w:author="JÚLIA" w:date="2019-10-19T01:14:00Z"/>
                <w:rFonts w:eastAsia="Times New Roman" w:cstheme="minorHAnsi"/>
                <w:color w:val="000000"/>
                <w:sz w:val="20"/>
                <w:szCs w:val="20"/>
                <w:lang w:val="pt-BR" w:eastAsia="pt-BR"/>
              </w:rPr>
            </w:pPr>
            <w:ins w:id="492" w:author="JÚLIA" w:date="2019-10-19T01:14:00Z">
              <w:r w:rsidRPr="005D2110">
                <w:rPr>
                  <w:rFonts w:eastAsia="Times New Roman" w:cstheme="minorHAnsi"/>
                  <w:color w:val="000000"/>
                  <w:sz w:val="20"/>
                  <w:szCs w:val="20"/>
                  <w:lang w:val="pt-BR" w:eastAsia="pt-BR"/>
                </w:rPr>
                <w:t>V50-V59</w:t>
              </w:r>
            </w:ins>
          </w:p>
        </w:tc>
        <w:tc>
          <w:tcPr>
            <w:tcW w:w="5780" w:type="dxa"/>
            <w:tcBorders>
              <w:top w:val="nil"/>
              <w:left w:val="nil"/>
              <w:bottom w:val="nil"/>
              <w:right w:val="single" w:sz="4" w:space="0" w:color="auto"/>
            </w:tcBorders>
            <w:shd w:val="clear" w:color="auto" w:fill="auto"/>
            <w:vAlign w:val="bottom"/>
            <w:hideMark/>
          </w:tcPr>
          <w:p w14:paraId="7F73085B" w14:textId="77777777" w:rsidR="00C51723" w:rsidRPr="005D2110" w:rsidRDefault="00C51723" w:rsidP="00C51723">
            <w:pPr>
              <w:rPr>
                <w:ins w:id="493" w:author="JÚLIA" w:date="2019-10-19T01:14:00Z"/>
                <w:rFonts w:eastAsia="Times New Roman" w:cstheme="minorHAnsi"/>
                <w:color w:val="000000"/>
                <w:sz w:val="20"/>
                <w:szCs w:val="20"/>
                <w:lang w:eastAsia="pt-BR"/>
              </w:rPr>
            </w:pPr>
            <w:ins w:id="494" w:author="JÚLIA" w:date="2019-10-19T01:14:00Z">
              <w:r w:rsidRPr="005D2110">
                <w:rPr>
                  <w:rFonts w:eastAsia="Times New Roman" w:cstheme="minorHAnsi"/>
                  <w:color w:val="000000"/>
                  <w:sz w:val="20"/>
                  <w:szCs w:val="20"/>
                  <w:lang w:eastAsia="pt-BR"/>
                </w:rPr>
                <w:t>Occupant of pick-up truck or van injured in transport accident</w:t>
              </w:r>
            </w:ins>
          </w:p>
        </w:tc>
      </w:tr>
      <w:tr w:rsidR="00C51723" w:rsidRPr="003C45BB" w14:paraId="1EA926B4" w14:textId="77777777" w:rsidTr="00C51723">
        <w:trPr>
          <w:trHeight w:val="576"/>
          <w:ins w:id="495" w:author="JÚLIA" w:date="2019-10-19T01:14:00Z"/>
        </w:trPr>
        <w:tc>
          <w:tcPr>
            <w:tcW w:w="4440" w:type="dxa"/>
            <w:vMerge/>
            <w:tcBorders>
              <w:top w:val="nil"/>
              <w:left w:val="single" w:sz="4" w:space="0" w:color="auto"/>
              <w:bottom w:val="single" w:sz="4" w:space="0" w:color="000000"/>
              <w:right w:val="nil"/>
            </w:tcBorders>
            <w:vAlign w:val="center"/>
            <w:hideMark/>
          </w:tcPr>
          <w:p w14:paraId="5F0CB10D" w14:textId="77777777" w:rsidR="00C51723" w:rsidRPr="005D2110" w:rsidRDefault="00C51723" w:rsidP="00C51723">
            <w:pPr>
              <w:rPr>
                <w:ins w:id="496"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04F13524" w14:textId="77777777" w:rsidR="00C51723" w:rsidRPr="005D2110" w:rsidRDefault="00C51723" w:rsidP="00C51723">
            <w:pPr>
              <w:rPr>
                <w:ins w:id="497" w:author="JÚLIA" w:date="2019-10-19T01:14:00Z"/>
                <w:rFonts w:eastAsia="Times New Roman" w:cstheme="minorHAnsi"/>
                <w:color w:val="000000"/>
                <w:sz w:val="20"/>
                <w:szCs w:val="20"/>
                <w:lang w:val="pt-BR" w:eastAsia="pt-BR"/>
              </w:rPr>
            </w:pPr>
            <w:ins w:id="498" w:author="JÚLIA" w:date="2019-10-19T01:14:00Z">
              <w:r w:rsidRPr="005D2110">
                <w:rPr>
                  <w:rFonts w:eastAsia="Times New Roman" w:cstheme="minorHAnsi"/>
                  <w:color w:val="000000"/>
                  <w:sz w:val="20"/>
                  <w:szCs w:val="20"/>
                  <w:lang w:val="pt-BR" w:eastAsia="pt-BR"/>
                </w:rPr>
                <w:t>V60-V69</w:t>
              </w:r>
            </w:ins>
          </w:p>
        </w:tc>
        <w:tc>
          <w:tcPr>
            <w:tcW w:w="5780" w:type="dxa"/>
            <w:tcBorders>
              <w:top w:val="nil"/>
              <w:left w:val="nil"/>
              <w:bottom w:val="nil"/>
              <w:right w:val="single" w:sz="4" w:space="0" w:color="auto"/>
            </w:tcBorders>
            <w:shd w:val="clear" w:color="auto" w:fill="auto"/>
            <w:vAlign w:val="bottom"/>
            <w:hideMark/>
          </w:tcPr>
          <w:p w14:paraId="34904B65" w14:textId="77777777" w:rsidR="00C51723" w:rsidRPr="005D2110" w:rsidRDefault="00C51723" w:rsidP="00C51723">
            <w:pPr>
              <w:rPr>
                <w:ins w:id="499" w:author="JÚLIA" w:date="2019-10-19T01:14:00Z"/>
                <w:rFonts w:eastAsia="Times New Roman" w:cstheme="minorHAnsi"/>
                <w:color w:val="000000"/>
                <w:sz w:val="20"/>
                <w:szCs w:val="20"/>
                <w:lang w:eastAsia="pt-BR"/>
              </w:rPr>
            </w:pPr>
            <w:ins w:id="500" w:author="JÚLIA" w:date="2019-10-19T01:14:00Z">
              <w:r w:rsidRPr="005D2110">
                <w:rPr>
                  <w:rFonts w:eastAsia="Times New Roman" w:cstheme="minorHAnsi"/>
                  <w:color w:val="000000"/>
                  <w:sz w:val="20"/>
                  <w:szCs w:val="20"/>
                  <w:lang w:eastAsia="pt-BR"/>
                </w:rPr>
                <w:t>Occupant of heavy transport vehicle injured in transport accident</w:t>
              </w:r>
            </w:ins>
          </w:p>
        </w:tc>
      </w:tr>
      <w:tr w:rsidR="00C51723" w:rsidRPr="003C45BB" w14:paraId="01C7C027" w14:textId="77777777" w:rsidTr="00C51723">
        <w:trPr>
          <w:trHeight w:val="288"/>
          <w:ins w:id="501" w:author="JÚLIA" w:date="2019-10-19T01:14:00Z"/>
        </w:trPr>
        <w:tc>
          <w:tcPr>
            <w:tcW w:w="4440" w:type="dxa"/>
            <w:vMerge/>
            <w:tcBorders>
              <w:top w:val="nil"/>
              <w:left w:val="single" w:sz="4" w:space="0" w:color="auto"/>
              <w:bottom w:val="single" w:sz="4" w:space="0" w:color="000000"/>
              <w:right w:val="nil"/>
            </w:tcBorders>
            <w:vAlign w:val="center"/>
            <w:hideMark/>
          </w:tcPr>
          <w:p w14:paraId="5A3E8608" w14:textId="77777777" w:rsidR="00C51723" w:rsidRPr="005D2110" w:rsidRDefault="00C51723" w:rsidP="00C51723">
            <w:pPr>
              <w:rPr>
                <w:ins w:id="502" w:author="JÚLIA" w:date="2019-10-19T01:14:00Z"/>
                <w:rFonts w:eastAsia="Times New Roman" w:cstheme="minorHAnsi"/>
                <w:color w:val="000000"/>
                <w:sz w:val="20"/>
                <w:szCs w:val="20"/>
                <w:lang w:eastAsia="pt-BR"/>
              </w:rPr>
            </w:pPr>
          </w:p>
        </w:tc>
        <w:tc>
          <w:tcPr>
            <w:tcW w:w="1013" w:type="dxa"/>
            <w:tcBorders>
              <w:top w:val="nil"/>
              <w:left w:val="nil"/>
              <w:bottom w:val="nil"/>
              <w:right w:val="nil"/>
            </w:tcBorders>
            <w:shd w:val="clear" w:color="auto" w:fill="auto"/>
            <w:noWrap/>
            <w:vAlign w:val="bottom"/>
            <w:hideMark/>
          </w:tcPr>
          <w:p w14:paraId="2BA8B50D" w14:textId="77777777" w:rsidR="00C51723" w:rsidRPr="005D2110" w:rsidRDefault="00C51723" w:rsidP="00C51723">
            <w:pPr>
              <w:rPr>
                <w:ins w:id="503" w:author="JÚLIA" w:date="2019-10-19T01:14:00Z"/>
                <w:rFonts w:eastAsia="Times New Roman" w:cstheme="minorHAnsi"/>
                <w:color w:val="000000"/>
                <w:sz w:val="20"/>
                <w:szCs w:val="20"/>
                <w:lang w:val="pt-BR" w:eastAsia="pt-BR"/>
              </w:rPr>
            </w:pPr>
            <w:ins w:id="504" w:author="JÚLIA" w:date="2019-10-19T01:14:00Z">
              <w:r w:rsidRPr="005D2110">
                <w:rPr>
                  <w:rFonts w:eastAsia="Times New Roman" w:cstheme="minorHAnsi"/>
                  <w:color w:val="000000"/>
                  <w:sz w:val="20"/>
                  <w:szCs w:val="20"/>
                  <w:lang w:val="pt-BR" w:eastAsia="pt-BR"/>
                </w:rPr>
                <w:t>V70-V79</w:t>
              </w:r>
            </w:ins>
          </w:p>
        </w:tc>
        <w:tc>
          <w:tcPr>
            <w:tcW w:w="5780" w:type="dxa"/>
            <w:tcBorders>
              <w:top w:val="nil"/>
              <w:left w:val="nil"/>
              <w:bottom w:val="nil"/>
              <w:right w:val="single" w:sz="4" w:space="0" w:color="auto"/>
            </w:tcBorders>
            <w:shd w:val="clear" w:color="auto" w:fill="auto"/>
            <w:vAlign w:val="bottom"/>
            <w:hideMark/>
          </w:tcPr>
          <w:p w14:paraId="02368CE4" w14:textId="77777777" w:rsidR="00C51723" w:rsidRPr="005D2110" w:rsidRDefault="00C51723" w:rsidP="00C51723">
            <w:pPr>
              <w:rPr>
                <w:ins w:id="505" w:author="JÚLIA" w:date="2019-10-19T01:14:00Z"/>
                <w:rFonts w:eastAsia="Times New Roman" w:cstheme="minorHAnsi"/>
                <w:color w:val="000000"/>
                <w:sz w:val="20"/>
                <w:szCs w:val="20"/>
                <w:lang w:eastAsia="pt-BR"/>
              </w:rPr>
            </w:pPr>
            <w:ins w:id="506" w:author="JÚLIA" w:date="2019-10-19T01:14:00Z">
              <w:r w:rsidRPr="005D2110">
                <w:rPr>
                  <w:rFonts w:eastAsia="Times New Roman" w:cstheme="minorHAnsi"/>
                  <w:color w:val="000000"/>
                  <w:sz w:val="20"/>
                  <w:szCs w:val="20"/>
                  <w:lang w:eastAsia="pt-BR"/>
                </w:rPr>
                <w:t>Bus occupant injured in transport accident</w:t>
              </w:r>
            </w:ins>
          </w:p>
        </w:tc>
      </w:tr>
      <w:tr w:rsidR="00C51723" w:rsidRPr="003C45BB" w14:paraId="6DA674FF" w14:textId="77777777" w:rsidTr="00C51723">
        <w:trPr>
          <w:trHeight w:val="288"/>
          <w:ins w:id="507" w:author="JÚLIA" w:date="2019-10-19T01:14:00Z"/>
        </w:trPr>
        <w:tc>
          <w:tcPr>
            <w:tcW w:w="4440" w:type="dxa"/>
            <w:vMerge/>
            <w:tcBorders>
              <w:top w:val="nil"/>
              <w:left w:val="single" w:sz="4" w:space="0" w:color="auto"/>
              <w:bottom w:val="single" w:sz="4" w:space="0" w:color="000000"/>
              <w:right w:val="nil"/>
            </w:tcBorders>
            <w:vAlign w:val="center"/>
            <w:hideMark/>
          </w:tcPr>
          <w:p w14:paraId="672349EC" w14:textId="77777777" w:rsidR="00C51723" w:rsidRPr="005D2110" w:rsidRDefault="00C51723" w:rsidP="00C51723">
            <w:pPr>
              <w:rPr>
                <w:ins w:id="508" w:author="JÚLIA" w:date="2019-10-19T01:14:00Z"/>
                <w:rFonts w:eastAsia="Times New Roman" w:cstheme="minorHAnsi"/>
                <w:color w:val="000000"/>
                <w:sz w:val="20"/>
                <w:szCs w:val="20"/>
                <w:lang w:eastAsia="pt-BR"/>
              </w:rPr>
            </w:pPr>
          </w:p>
        </w:tc>
        <w:tc>
          <w:tcPr>
            <w:tcW w:w="1013" w:type="dxa"/>
            <w:tcBorders>
              <w:top w:val="nil"/>
              <w:left w:val="nil"/>
              <w:bottom w:val="single" w:sz="4" w:space="0" w:color="auto"/>
              <w:right w:val="nil"/>
            </w:tcBorders>
            <w:shd w:val="clear" w:color="auto" w:fill="auto"/>
            <w:noWrap/>
            <w:vAlign w:val="bottom"/>
            <w:hideMark/>
          </w:tcPr>
          <w:p w14:paraId="4FD7C496" w14:textId="77777777" w:rsidR="00C51723" w:rsidRPr="005D2110" w:rsidRDefault="00C51723" w:rsidP="00C51723">
            <w:pPr>
              <w:rPr>
                <w:ins w:id="509" w:author="JÚLIA" w:date="2019-10-19T01:14:00Z"/>
                <w:rFonts w:eastAsia="Times New Roman" w:cstheme="minorHAnsi"/>
                <w:color w:val="000000"/>
                <w:sz w:val="20"/>
                <w:szCs w:val="20"/>
                <w:lang w:val="pt-BR" w:eastAsia="pt-BR"/>
              </w:rPr>
            </w:pPr>
            <w:ins w:id="510" w:author="JÚLIA" w:date="2019-10-19T01:14:00Z">
              <w:r w:rsidRPr="005D2110">
                <w:rPr>
                  <w:rFonts w:eastAsia="Times New Roman" w:cstheme="minorHAnsi"/>
                  <w:color w:val="000000"/>
                  <w:sz w:val="20"/>
                  <w:szCs w:val="20"/>
                  <w:lang w:val="pt-BR" w:eastAsia="pt-BR"/>
                </w:rPr>
                <w:t>V80-V89</w:t>
              </w:r>
            </w:ins>
          </w:p>
        </w:tc>
        <w:tc>
          <w:tcPr>
            <w:tcW w:w="5780" w:type="dxa"/>
            <w:tcBorders>
              <w:top w:val="nil"/>
              <w:left w:val="nil"/>
              <w:bottom w:val="single" w:sz="4" w:space="0" w:color="auto"/>
              <w:right w:val="single" w:sz="4" w:space="0" w:color="auto"/>
            </w:tcBorders>
            <w:shd w:val="clear" w:color="auto" w:fill="auto"/>
            <w:vAlign w:val="bottom"/>
            <w:hideMark/>
          </w:tcPr>
          <w:p w14:paraId="239D893B" w14:textId="77777777" w:rsidR="00C51723" w:rsidRPr="005D2110" w:rsidRDefault="00C51723" w:rsidP="00C51723">
            <w:pPr>
              <w:rPr>
                <w:ins w:id="511" w:author="JÚLIA" w:date="2019-10-19T01:14:00Z"/>
                <w:rFonts w:eastAsia="Times New Roman" w:cstheme="minorHAnsi"/>
                <w:color w:val="000000"/>
                <w:sz w:val="20"/>
                <w:szCs w:val="20"/>
                <w:lang w:val="pt-BR" w:eastAsia="pt-BR"/>
              </w:rPr>
            </w:pPr>
            <w:proofErr w:type="spellStart"/>
            <w:ins w:id="512" w:author="JÚLIA" w:date="2019-10-19T01:14:00Z">
              <w:r w:rsidRPr="005D2110">
                <w:rPr>
                  <w:rFonts w:eastAsia="Times New Roman" w:cstheme="minorHAnsi"/>
                  <w:color w:val="000000"/>
                  <w:sz w:val="20"/>
                  <w:szCs w:val="20"/>
                  <w:lang w:val="pt-BR" w:eastAsia="pt-BR"/>
                </w:rPr>
                <w:t>Other</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land</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transport</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accidents</w:t>
              </w:r>
              <w:proofErr w:type="spellEnd"/>
            </w:ins>
          </w:p>
        </w:tc>
      </w:tr>
      <w:tr w:rsidR="00C51723" w:rsidRPr="003C45BB" w14:paraId="18292477" w14:textId="77777777" w:rsidTr="00C51723">
        <w:trPr>
          <w:trHeight w:val="288"/>
          <w:ins w:id="513" w:author="JÚLIA" w:date="2019-10-19T01:14:00Z"/>
        </w:trPr>
        <w:tc>
          <w:tcPr>
            <w:tcW w:w="4440" w:type="dxa"/>
            <w:tcBorders>
              <w:top w:val="nil"/>
              <w:left w:val="single" w:sz="4" w:space="0" w:color="auto"/>
              <w:bottom w:val="single" w:sz="4" w:space="0" w:color="auto"/>
              <w:right w:val="nil"/>
            </w:tcBorders>
            <w:shd w:val="clear" w:color="auto" w:fill="auto"/>
            <w:noWrap/>
            <w:vAlign w:val="bottom"/>
            <w:hideMark/>
          </w:tcPr>
          <w:p w14:paraId="25E34F4D" w14:textId="77777777" w:rsidR="00C51723" w:rsidRPr="005D2110" w:rsidRDefault="00C51723" w:rsidP="00C51723">
            <w:pPr>
              <w:rPr>
                <w:ins w:id="514" w:author="JÚLIA" w:date="2019-10-19T01:14:00Z"/>
                <w:rFonts w:eastAsia="Times New Roman" w:cstheme="minorHAnsi"/>
                <w:color w:val="000000"/>
                <w:sz w:val="20"/>
                <w:szCs w:val="20"/>
                <w:lang w:val="pt-BR" w:eastAsia="pt-BR"/>
              </w:rPr>
            </w:pPr>
            <w:proofErr w:type="spellStart"/>
            <w:ins w:id="515" w:author="JÚLIA" w:date="2019-10-19T01:14:00Z">
              <w:r w:rsidRPr="005D2110">
                <w:rPr>
                  <w:rFonts w:eastAsia="Times New Roman" w:cstheme="minorHAnsi"/>
                  <w:color w:val="000000"/>
                  <w:sz w:val="20"/>
                  <w:szCs w:val="20"/>
                  <w:lang w:val="pt-BR" w:eastAsia="pt-BR"/>
                </w:rPr>
                <w:t>Alcoholic</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liver</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disease</w:t>
              </w:r>
              <w:proofErr w:type="spellEnd"/>
            </w:ins>
          </w:p>
        </w:tc>
        <w:tc>
          <w:tcPr>
            <w:tcW w:w="1013" w:type="dxa"/>
            <w:tcBorders>
              <w:top w:val="nil"/>
              <w:left w:val="nil"/>
              <w:bottom w:val="single" w:sz="4" w:space="0" w:color="auto"/>
              <w:right w:val="nil"/>
            </w:tcBorders>
            <w:shd w:val="clear" w:color="auto" w:fill="auto"/>
            <w:noWrap/>
            <w:vAlign w:val="bottom"/>
            <w:hideMark/>
          </w:tcPr>
          <w:p w14:paraId="1C660FC5" w14:textId="77777777" w:rsidR="00C51723" w:rsidRPr="005D2110" w:rsidRDefault="00C51723" w:rsidP="00C51723">
            <w:pPr>
              <w:rPr>
                <w:ins w:id="516" w:author="JÚLIA" w:date="2019-10-19T01:14:00Z"/>
                <w:rFonts w:eastAsia="Times New Roman" w:cstheme="minorHAnsi"/>
                <w:color w:val="000000"/>
                <w:sz w:val="20"/>
                <w:szCs w:val="20"/>
                <w:lang w:val="pt-BR" w:eastAsia="pt-BR"/>
              </w:rPr>
            </w:pPr>
            <w:ins w:id="517" w:author="JÚLIA" w:date="2019-10-19T01:14:00Z">
              <w:r w:rsidRPr="005D2110">
                <w:rPr>
                  <w:rFonts w:eastAsia="Times New Roman" w:cstheme="minorHAnsi"/>
                  <w:color w:val="000000"/>
                  <w:sz w:val="20"/>
                  <w:szCs w:val="20"/>
                  <w:lang w:val="pt-BR" w:eastAsia="pt-BR"/>
                </w:rPr>
                <w:t>K70</w:t>
              </w:r>
            </w:ins>
          </w:p>
        </w:tc>
        <w:tc>
          <w:tcPr>
            <w:tcW w:w="5780" w:type="dxa"/>
            <w:tcBorders>
              <w:top w:val="nil"/>
              <w:left w:val="nil"/>
              <w:bottom w:val="single" w:sz="4" w:space="0" w:color="auto"/>
              <w:right w:val="single" w:sz="4" w:space="0" w:color="auto"/>
            </w:tcBorders>
            <w:shd w:val="clear" w:color="auto" w:fill="auto"/>
            <w:vAlign w:val="bottom"/>
            <w:hideMark/>
          </w:tcPr>
          <w:p w14:paraId="1277C765" w14:textId="77777777" w:rsidR="00C51723" w:rsidRPr="005D2110" w:rsidRDefault="00C51723" w:rsidP="00C51723">
            <w:pPr>
              <w:rPr>
                <w:ins w:id="518" w:author="JÚLIA" w:date="2019-10-19T01:14:00Z"/>
                <w:rFonts w:eastAsia="Times New Roman" w:cstheme="minorHAnsi"/>
                <w:color w:val="000000"/>
                <w:sz w:val="20"/>
                <w:szCs w:val="20"/>
                <w:lang w:val="pt-BR" w:eastAsia="pt-BR"/>
              </w:rPr>
            </w:pPr>
            <w:proofErr w:type="spellStart"/>
            <w:ins w:id="519" w:author="JÚLIA" w:date="2019-10-19T01:14:00Z">
              <w:r w:rsidRPr="005D2110">
                <w:rPr>
                  <w:rFonts w:eastAsia="Times New Roman" w:cstheme="minorHAnsi"/>
                  <w:color w:val="000000"/>
                  <w:sz w:val="20"/>
                  <w:szCs w:val="20"/>
                  <w:lang w:val="pt-BR" w:eastAsia="pt-BR"/>
                </w:rPr>
                <w:t>Alcoholic</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liver</w:t>
              </w:r>
              <w:proofErr w:type="spellEnd"/>
              <w:r w:rsidRPr="005D2110">
                <w:rPr>
                  <w:rFonts w:eastAsia="Times New Roman" w:cstheme="minorHAnsi"/>
                  <w:color w:val="000000"/>
                  <w:sz w:val="20"/>
                  <w:szCs w:val="20"/>
                  <w:lang w:val="pt-BR" w:eastAsia="pt-BR"/>
                </w:rPr>
                <w:t xml:space="preserve"> </w:t>
              </w:r>
              <w:proofErr w:type="spellStart"/>
              <w:r w:rsidRPr="005D2110">
                <w:rPr>
                  <w:rFonts w:eastAsia="Times New Roman" w:cstheme="minorHAnsi"/>
                  <w:color w:val="000000"/>
                  <w:sz w:val="20"/>
                  <w:szCs w:val="20"/>
                  <w:lang w:val="pt-BR" w:eastAsia="pt-BR"/>
                </w:rPr>
                <w:t>disease</w:t>
              </w:r>
              <w:proofErr w:type="spellEnd"/>
            </w:ins>
          </w:p>
        </w:tc>
      </w:tr>
      <w:tr w:rsidR="00C51723" w:rsidRPr="003C45BB" w14:paraId="4CC893E9" w14:textId="77777777" w:rsidTr="00C51723">
        <w:trPr>
          <w:trHeight w:val="576"/>
          <w:ins w:id="520" w:author="JÚLIA" w:date="2019-10-19T01:14:00Z"/>
        </w:trPr>
        <w:tc>
          <w:tcPr>
            <w:tcW w:w="4440" w:type="dxa"/>
            <w:tcBorders>
              <w:top w:val="nil"/>
              <w:left w:val="single" w:sz="4" w:space="0" w:color="auto"/>
              <w:bottom w:val="single" w:sz="4" w:space="0" w:color="auto"/>
              <w:right w:val="nil"/>
            </w:tcBorders>
            <w:shd w:val="clear" w:color="auto" w:fill="auto"/>
            <w:vAlign w:val="center"/>
            <w:hideMark/>
          </w:tcPr>
          <w:p w14:paraId="7D68BA99" w14:textId="77777777" w:rsidR="00C51723" w:rsidRPr="005D2110" w:rsidRDefault="00C51723" w:rsidP="00C51723">
            <w:pPr>
              <w:rPr>
                <w:ins w:id="521" w:author="JÚLIA" w:date="2019-10-19T01:14:00Z"/>
                <w:rFonts w:eastAsia="Times New Roman" w:cstheme="minorHAnsi"/>
                <w:color w:val="000000"/>
                <w:sz w:val="20"/>
                <w:szCs w:val="20"/>
                <w:lang w:eastAsia="pt-BR"/>
              </w:rPr>
            </w:pPr>
            <w:ins w:id="522" w:author="JÚLIA" w:date="2019-10-19T01:14:00Z">
              <w:r w:rsidRPr="005D2110">
                <w:rPr>
                  <w:rFonts w:eastAsia="Times New Roman" w:cstheme="minorHAnsi"/>
                  <w:color w:val="000000"/>
                  <w:sz w:val="20"/>
                  <w:szCs w:val="20"/>
                  <w:lang w:eastAsia="pt-BR"/>
                </w:rPr>
                <w:t>Avoidable causes of deaths due to interventions of the Brazilian Health System</w:t>
              </w:r>
            </w:ins>
          </w:p>
        </w:tc>
        <w:tc>
          <w:tcPr>
            <w:tcW w:w="1013" w:type="dxa"/>
            <w:tcBorders>
              <w:top w:val="nil"/>
              <w:left w:val="nil"/>
              <w:bottom w:val="single" w:sz="4" w:space="0" w:color="auto"/>
              <w:right w:val="nil"/>
            </w:tcBorders>
            <w:shd w:val="clear" w:color="auto" w:fill="auto"/>
            <w:noWrap/>
            <w:vAlign w:val="bottom"/>
            <w:hideMark/>
          </w:tcPr>
          <w:p w14:paraId="35CB89D3" w14:textId="77777777" w:rsidR="00C51723" w:rsidRPr="005D2110" w:rsidRDefault="00C51723" w:rsidP="00C51723">
            <w:pPr>
              <w:rPr>
                <w:ins w:id="523" w:author="JÚLIA" w:date="2019-10-19T01:14:00Z"/>
                <w:rFonts w:eastAsia="Times New Roman" w:cstheme="minorHAnsi"/>
                <w:color w:val="000000"/>
                <w:sz w:val="20"/>
                <w:szCs w:val="20"/>
                <w:lang w:eastAsia="pt-BR"/>
              </w:rPr>
            </w:pPr>
            <w:ins w:id="524" w:author="JÚLIA" w:date="2019-10-19T01:14:00Z">
              <w:r w:rsidRPr="005D2110">
                <w:rPr>
                  <w:rFonts w:eastAsia="Times New Roman" w:cstheme="minorHAnsi"/>
                  <w:color w:val="000000"/>
                  <w:sz w:val="20"/>
                  <w:szCs w:val="20"/>
                  <w:lang w:eastAsia="pt-BR"/>
                </w:rPr>
                <w:t> </w:t>
              </w:r>
            </w:ins>
          </w:p>
        </w:tc>
        <w:tc>
          <w:tcPr>
            <w:tcW w:w="5780" w:type="dxa"/>
            <w:tcBorders>
              <w:top w:val="nil"/>
              <w:left w:val="nil"/>
              <w:bottom w:val="single" w:sz="4" w:space="0" w:color="auto"/>
              <w:right w:val="single" w:sz="4" w:space="0" w:color="auto"/>
            </w:tcBorders>
            <w:shd w:val="clear" w:color="auto" w:fill="auto"/>
            <w:vAlign w:val="center"/>
            <w:hideMark/>
          </w:tcPr>
          <w:p w14:paraId="5C73426F" w14:textId="77777777" w:rsidR="00C51723" w:rsidRPr="005D2110" w:rsidRDefault="00C51723" w:rsidP="00C51723">
            <w:pPr>
              <w:rPr>
                <w:ins w:id="525" w:author="JÚLIA" w:date="2019-10-19T01:14:00Z"/>
                <w:rFonts w:eastAsia="Times New Roman" w:cstheme="minorHAnsi"/>
                <w:color w:val="000000"/>
                <w:sz w:val="20"/>
                <w:szCs w:val="20"/>
                <w:lang w:val="pt-BR" w:eastAsia="pt-BR"/>
              </w:rPr>
            </w:pPr>
            <w:ins w:id="526" w:author="JÚLIA" w:date="2019-10-19T01:14:00Z">
              <w:r w:rsidRPr="005D2110">
                <w:rPr>
                  <w:rFonts w:eastAsia="Times New Roman" w:cstheme="minorHAnsi"/>
                  <w:color w:val="000000"/>
                  <w:sz w:val="20"/>
                  <w:szCs w:val="20"/>
                  <w:lang w:eastAsia="pt-BR"/>
                </w:rPr>
                <w:t xml:space="preserve">See Malta et al (2007) and Malta et al. </w:t>
              </w:r>
              <w:r w:rsidRPr="005D2110">
                <w:rPr>
                  <w:rFonts w:eastAsia="Times New Roman" w:cstheme="minorHAnsi"/>
                  <w:color w:val="000000"/>
                  <w:sz w:val="20"/>
                  <w:szCs w:val="20"/>
                  <w:lang w:val="pt-BR" w:eastAsia="pt-BR"/>
                </w:rPr>
                <w:t>(2010)</w:t>
              </w:r>
            </w:ins>
          </w:p>
        </w:tc>
      </w:tr>
    </w:tbl>
    <w:p w14:paraId="45DF2796" w14:textId="77777777" w:rsidR="00C51723" w:rsidRDefault="00C51723" w:rsidP="00C51723">
      <w:pPr>
        <w:spacing w:line="480" w:lineRule="auto"/>
        <w:ind w:firstLine="720"/>
        <w:jc w:val="both"/>
        <w:rPr>
          <w:ins w:id="527" w:author="JÚLIA" w:date="2019-10-19T01:14:00Z"/>
          <w:rFonts w:ascii="Times New Roman" w:hAnsi="Times New Roman" w:cs="Times New Roman"/>
        </w:rPr>
      </w:pPr>
    </w:p>
    <w:bookmarkStart w:id="528" w:name="_GoBack"/>
    <w:bookmarkEnd w:id="528"/>
    <w:p w14:paraId="59799B42" w14:textId="2442A718" w:rsidR="00D92D0E" w:rsidRPr="00154B41" w:rsidRDefault="000E6FA7" w:rsidP="00CB7551">
      <w:pPr>
        <w:ind w:firstLine="720"/>
        <w:jc w:val="both"/>
        <w:rPr>
          <w:rFonts w:ascii="Courier New" w:hAnsi="Courier New" w:cs="Courier New"/>
          <w:sz w:val="24"/>
          <w:szCs w:val="24"/>
        </w:rPr>
      </w:pPr>
      <w:r w:rsidRPr="00154B41">
        <w:rPr>
          <w:rFonts w:ascii="Courier New" w:hAnsi="Courier New" w:cs="Courier New"/>
          <w:sz w:val="24"/>
          <w:szCs w:val="24"/>
        </w:rPr>
        <w:fldChar w:fldCharType="begin"/>
      </w:r>
      <w:r w:rsidRPr="00154B41">
        <w:rPr>
          <w:rFonts w:ascii="Courier New" w:hAnsi="Courier New" w:cs="Courier New"/>
          <w:sz w:val="24"/>
          <w:szCs w:val="24"/>
        </w:rPr>
        <w:instrText xml:space="preserve"> ADDIN </w:instrText>
      </w:r>
      <w:r w:rsidRPr="00154B41">
        <w:rPr>
          <w:rFonts w:ascii="Courier New" w:hAnsi="Courier New" w:cs="Courier New"/>
          <w:sz w:val="24"/>
          <w:szCs w:val="24"/>
        </w:rPr>
        <w:fldChar w:fldCharType="end"/>
      </w:r>
    </w:p>
    <w:sectPr w:rsidR="00D92D0E" w:rsidRPr="00154B41" w:rsidSect="00D91C57">
      <w:headerReference w:type="default"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Bernardo" w:date="2019-10-19T16:12:00Z" w:initials="B">
    <w:p w14:paraId="3B1B2DBF" w14:textId="77777777" w:rsidR="009F4BBB" w:rsidRDefault="009F4BBB">
      <w:pPr>
        <w:pStyle w:val="Textodecomentrio"/>
      </w:pPr>
      <w:r>
        <w:rPr>
          <w:rStyle w:val="Refdecomentrio"/>
        </w:rPr>
        <w:annotationRef/>
      </w:r>
      <w:r>
        <w:t xml:space="preserve">Unified Health System </w:t>
      </w:r>
      <w:proofErr w:type="spellStart"/>
      <w:r>
        <w:t>preceeds</w:t>
      </w:r>
      <w:proofErr w:type="spellEnd"/>
      <w:r>
        <w:t xml:space="preserve"> Family Health Program. PSF is from 1994 and SUS was established and defined in the 1988 Constitution. </w:t>
      </w:r>
    </w:p>
    <w:p w14:paraId="2E01DD5B" w14:textId="77777777" w:rsidR="009F4BBB" w:rsidRDefault="009F4BBB">
      <w:pPr>
        <w:pStyle w:val="Textodecomentrio"/>
      </w:pPr>
    </w:p>
    <w:p w14:paraId="1CD8719E" w14:textId="095F77B9" w:rsidR="009F4BBB" w:rsidRDefault="009F4BBB">
      <w:pPr>
        <w:pStyle w:val="Textodecomentrio"/>
      </w:pPr>
      <w:r w:rsidRPr="009F4BBB">
        <w:rPr>
          <w:rFonts w:ascii="Arial" w:hAnsi="Arial" w:cs="Arial"/>
          <w:color w:val="222222"/>
          <w:sz w:val="20"/>
          <w:szCs w:val="20"/>
          <w:shd w:val="clear" w:color="auto" w:fill="FFFFFF"/>
          <w:lang w:val="pt-BR"/>
        </w:rPr>
        <w:t xml:space="preserve">Paim, J., Travassos, C., Almeida, C., Bahia, L., &amp; </w:t>
      </w:r>
      <w:proofErr w:type="spellStart"/>
      <w:r w:rsidRPr="009F4BBB">
        <w:rPr>
          <w:rFonts w:ascii="Arial" w:hAnsi="Arial" w:cs="Arial"/>
          <w:color w:val="222222"/>
          <w:sz w:val="20"/>
          <w:szCs w:val="20"/>
          <w:shd w:val="clear" w:color="auto" w:fill="FFFFFF"/>
          <w:lang w:val="pt-BR"/>
        </w:rPr>
        <w:t>Macinko</w:t>
      </w:r>
      <w:proofErr w:type="spellEnd"/>
      <w:r w:rsidRPr="009F4BBB">
        <w:rPr>
          <w:rFonts w:ascii="Arial" w:hAnsi="Arial" w:cs="Arial"/>
          <w:color w:val="222222"/>
          <w:sz w:val="20"/>
          <w:szCs w:val="20"/>
          <w:shd w:val="clear" w:color="auto" w:fill="FFFFFF"/>
          <w:lang w:val="pt-BR"/>
        </w:rPr>
        <w:t xml:space="preserve">, J. (2011). </w:t>
      </w:r>
      <w:r>
        <w:rPr>
          <w:rFonts w:ascii="Arial" w:hAnsi="Arial" w:cs="Arial"/>
          <w:color w:val="222222"/>
          <w:sz w:val="20"/>
          <w:szCs w:val="20"/>
          <w:shd w:val="clear" w:color="auto" w:fill="FFFFFF"/>
        </w:rPr>
        <w:t>The Brazilian health system: history, a</w:t>
      </w:r>
      <w:r>
        <w:rPr>
          <w:rFonts w:ascii="Arial" w:hAnsi="Arial" w:cs="Arial"/>
          <w:color w:val="222222"/>
          <w:sz w:val="20"/>
          <w:szCs w:val="20"/>
          <w:shd w:val="clear" w:color="auto" w:fill="FFFFFF"/>
        </w:rPr>
        <w:t>d</w:t>
      </w:r>
      <w:r>
        <w:rPr>
          <w:rFonts w:ascii="Arial" w:hAnsi="Arial" w:cs="Arial"/>
          <w:color w:val="222222"/>
          <w:sz w:val="20"/>
          <w:szCs w:val="20"/>
          <w:shd w:val="clear" w:color="auto" w:fill="FFFFFF"/>
        </w:rPr>
        <w:t>vances, and challenges. </w:t>
      </w:r>
      <w:r>
        <w:rPr>
          <w:rFonts w:ascii="Arial" w:hAnsi="Arial" w:cs="Arial"/>
          <w:i/>
          <w:iCs/>
          <w:color w:val="222222"/>
          <w:sz w:val="20"/>
          <w:szCs w:val="20"/>
          <w:shd w:val="clear" w:color="auto" w:fill="FFFFFF"/>
        </w:rPr>
        <w:t>The La</w:t>
      </w:r>
      <w:r>
        <w:rPr>
          <w:rFonts w:ascii="Arial" w:hAnsi="Arial" w:cs="Arial"/>
          <w:i/>
          <w:iCs/>
          <w:color w:val="222222"/>
          <w:sz w:val="20"/>
          <w:szCs w:val="20"/>
          <w:shd w:val="clear" w:color="auto" w:fill="FFFFFF"/>
        </w:rPr>
        <w:t>n</w:t>
      </w:r>
      <w:r>
        <w:rPr>
          <w:rFonts w:ascii="Arial" w:hAnsi="Arial" w:cs="Arial"/>
          <w:i/>
          <w:iCs/>
          <w:color w:val="222222"/>
          <w:sz w:val="20"/>
          <w:szCs w:val="20"/>
          <w:shd w:val="clear" w:color="auto" w:fill="FFFFFF"/>
        </w:rPr>
        <w:t>cet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377</w:t>
      </w:r>
      <w:r>
        <w:rPr>
          <w:rFonts w:ascii="Arial" w:hAnsi="Arial" w:cs="Arial"/>
          <w:color w:val="222222"/>
          <w:sz w:val="20"/>
          <w:szCs w:val="20"/>
          <w:shd w:val="clear" w:color="auto" w:fill="FFFFFF"/>
        </w:rPr>
        <w:t>(9779), 1778-1797.</w:t>
      </w:r>
    </w:p>
  </w:comment>
  <w:comment w:id="3" w:author="JÚLIA" w:date="2019-10-19T01:42:00Z" w:initials="J">
    <w:p w14:paraId="2B5B0D6F" w14:textId="77777777" w:rsidR="00447EB7" w:rsidRDefault="00447EB7" w:rsidP="00C51723">
      <w:pPr>
        <w:pStyle w:val="Textodecomentrio"/>
      </w:pPr>
      <w:r>
        <w:rPr>
          <w:rStyle w:val="Refdecomentrio"/>
        </w:rPr>
        <w:annotationRef/>
      </w:r>
      <w:r>
        <w:t xml:space="preserve">I missed a paragraph explaining further the determinants of homicide mortality in Brazil. </w:t>
      </w:r>
    </w:p>
    <w:p w14:paraId="5F1F1CF6" w14:textId="77777777" w:rsidR="00447EB7" w:rsidRDefault="00447EB7" w:rsidP="00C51723">
      <w:pPr>
        <w:pStyle w:val="Textodecomentrio"/>
      </w:pPr>
    </w:p>
    <w:p w14:paraId="47A6E7B4" w14:textId="77777777" w:rsidR="00447EB7" w:rsidRDefault="00447EB7" w:rsidP="00C51723">
      <w:pPr>
        <w:pStyle w:val="Textodecomentrio"/>
        <w:rPr>
          <w:rFonts w:ascii="Times New Roman" w:hAnsi="Times New Roman" w:cs="Times New Roman"/>
        </w:rPr>
      </w:pPr>
      <w:r>
        <w:rPr>
          <w:rFonts w:ascii="Times New Roman" w:hAnsi="Times New Roman" w:cs="Times New Roman"/>
        </w:rPr>
        <w:t>Poverty, social inequality, economic inst</w:t>
      </w:r>
      <w:r>
        <w:rPr>
          <w:rFonts w:ascii="Times New Roman" w:hAnsi="Times New Roman" w:cs="Times New Roman"/>
        </w:rPr>
        <w:t>a</w:t>
      </w:r>
      <w:r>
        <w:rPr>
          <w:rFonts w:ascii="Times New Roman" w:hAnsi="Times New Roman" w:cs="Times New Roman"/>
        </w:rPr>
        <w:t>bility, and high capillarity of drug traffic</w:t>
      </w:r>
      <w:r>
        <w:rPr>
          <w:rFonts w:ascii="Times New Roman" w:hAnsi="Times New Roman" w:cs="Times New Roman"/>
        </w:rPr>
        <w:t>k</w:t>
      </w:r>
      <w:r>
        <w:rPr>
          <w:rFonts w:ascii="Times New Roman" w:hAnsi="Times New Roman" w:cs="Times New Roman"/>
        </w:rPr>
        <w:t>ing are important elements that sustain high levels of violent mortality (</w:t>
      </w:r>
      <w:proofErr w:type="spellStart"/>
      <w:r>
        <w:rPr>
          <w:rFonts w:ascii="Times New Roman" w:hAnsi="Times New Roman" w:cs="Times New Roman"/>
        </w:rPr>
        <w:t>Schraiber</w:t>
      </w:r>
      <w:proofErr w:type="spellEnd"/>
      <w:r>
        <w:rPr>
          <w:rFonts w:ascii="Times New Roman" w:hAnsi="Times New Roman" w:cs="Times New Roman"/>
        </w:rPr>
        <w:t xml:space="preserve"> et al, 2006; </w:t>
      </w:r>
      <w:proofErr w:type="spellStart"/>
      <w:r>
        <w:rPr>
          <w:rFonts w:ascii="Times New Roman" w:hAnsi="Times New Roman" w:cs="Times New Roman"/>
        </w:rPr>
        <w:t>Canudas-Romo</w:t>
      </w:r>
      <w:proofErr w:type="spellEnd"/>
      <w:r>
        <w:rPr>
          <w:rFonts w:ascii="Times New Roman" w:hAnsi="Times New Roman" w:cs="Times New Roman"/>
        </w:rPr>
        <w:t xml:space="preserve"> and </w:t>
      </w:r>
      <w:proofErr w:type="spellStart"/>
      <w:r>
        <w:rPr>
          <w:rFonts w:ascii="Times New Roman" w:hAnsi="Times New Roman" w:cs="Times New Roman"/>
        </w:rPr>
        <w:t>Aburto</w:t>
      </w:r>
      <w:proofErr w:type="spellEnd"/>
      <w:r>
        <w:rPr>
          <w:rFonts w:ascii="Times New Roman" w:hAnsi="Times New Roman" w:cs="Times New Roman"/>
        </w:rPr>
        <w:t xml:space="preserve">, 2019; </w:t>
      </w:r>
      <w:proofErr w:type="spellStart"/>
      <w:r>
        <w:rPr>
          <w:rFonts w:ascii="Times New Roman" w:hAnsi="Times New Roman" w:cs="Times New Roman"/>
        </w:rPr>
        <w:t>Frenk</w:t>
      </w:r>
      <w:proofErr w:type="spellEnd"/>
      <w:r>
        <w:rPr>
          <w:rFonts w:ascii="Times New Roman" w:hAnsi="Times New Roman" w:cs="Times New Roman"/>
        </w:rPr>
        <w:t xml:space="preserve"> et al, 2014).</w:t>
      </w:r>
    </w:p>
    <w:p w14:paraId="6913B22A" w14:textId="77777777" w:rsidR="00447EB7" w:rsidRDefault="00447EB7" w:rsidP="00C51723">
      <w:pPr>
        <w:pStyle w:val="Textodecomentrio"/>
      </w:pPr>
    </w:p>
    <w:p w14:paraId="33A6E3EE" w14:textId="77777777" w:rsidR="00447EB7" w:rsidRDefault="00447EB7" w:rsidP="00C51723">
      <w:pPr>
        <w:pStyle w:val="Textodecomentrio"/>
        <w:rPr>
          <w:rFonts w:ascii="Times New Roman" w:hAnsi="Times New Roman" w:cs="Times New Roman"/>
        </w:rPr>
      </w:pPr>
      <w:proofErr w:type="spellStart"/>
      <w:r>
        <w:t>Frenk</w:t>
      </w:r>
      <w:proofErr w:type="spellEnd"/>
      <w:r>
        <w:t xml:space="preserve"> et. al (2014)</w:t>
      </w:r>
      <w:r>
        <w:rPr>
          <w:rFonts w:ascii="Times New Roman" w:hAnsi="Times New Roman" w:cs="Times New Roman"/>
        </w:rPr>
        <w:t xml:space="preserve"> argue that the mortality from external causes in Latin American countries is independent of the epidemi</w:t>
      </w:r>
      <w:r>
        <w:rPr>
          <w:rFonts w:ascii="Times New Roman" w:hAnsi="Times New Roman" w:cs="Times New Roman"/>
        </w:rPr>
        <w:t>o</w:t>
      </w:r>
      <w:r>
        <w:rPr>
          <w:rFonts w:ascii="Times New Roman" w:hAnsi="Times New Roman" w:cs="Times New Roman"/>
        </w:rPr>
        <w:t>logical transition, since they are strongly associated with political instability, ec</w:t>
      </w:r>
      <w:r>
        <w:rPr>
          <w:rFonts w:ascii="Times New Roman" w:hAnsi="Times New Roman" w:cs="Times New Roman"/>
        </w:rPr>
        <w:t>o</w:t>
      </w:r>
      <w:r>
        <w:rPr>
          <w:rFonts w:ascii="Times New Roman" w:hAnsi="Times New Roman" w:cs="Times New Roman"/>
        </w:rPr>
        <w:t xml:space="preserve">nomic inequality, social segregation, and drug trafficking. </w:t>
      </w:r>
    </w:p>
    <w:p w14:paraId="2482DFCE" w14:textId="77777777" w:rsidR="00447EB7" w:rsidRDefault="00447EB7" w:rsidP="00C51723">
      <w:pPr>
        <w:pStyle w:val="Textodecomentrio"/>
        <w:rPr>
          <w:rFonts w:ascii="Times New Roman" w:hAnsi="Times New Roman" w:cs="Times New Roman"/>
        </w:rPr>
      </w:pPr>
    </w:p>
    <w:p w14:paraId="4BD09A1B" w14:textId="77777777" w:rsidR="00447EB7" w:rsidRDefault="00447EB7" w:rsidP="00C51723">
      <w:pPr>
        <w:pStyle w:val="Textodecomentrio"/>
        <w:rPr>
          <w:rFonts w:ascii="Times New Roman" w:hAnsi="Times New Roman" w:cs="Times New Roman"/>
        </w:rPr>
      </w:pPr>
      <w:r>
        <w:rPr>
          <w:rFonts w:ascii="Times New Roman" w:hAnsi="Times New Roman" w:cs="Times New Roman"/>
        </w:rPr>
        <w:t>Thus, I am very critical of the scope of public health policies in Brazil for reducing homicides.</w:t>
      </w:r>
    </w:p>
    <w:p w14:paraId="1CB4E776" w14:textId="77777777" w:rsidR="00447EB7" w:rsidRDefault="00447EB7" w:rsidP="00C51723">
      <w:pPr>
        <w:pStyle w:val="Textodecomentrio"/>
        <w:rPr>
          <w:rFonts w:ascii="Times New Roman" w:hAnsi="Times New Roman" w:cs="Times New Roman"/>
        </w:rPr>
      </w:pPr>
    </w:p>
    <w:p w14:paraId="632051B0" w14:textId="21B73D20" w:rsidR="00447EB7" w:rsidRDefault="00447EB7" w:rsidP="00C51723">
      <w:pPr>
        <w:pStyle w:val="Textodecomentrio"/>
        <w:rPr>
          <w:rFonts w:ascii="Times New Roman" w:hAnsi="Times New Roman" w:cs="Times New Roman"/>
        </w:rPr>
      </w:pPr>
      <w:r>
        <w:rPr>
          <w:rFonts w:ascii="Times New Roman" w:hAnsi="Times New Roman" w:cs="Times New Roman"/>
        </w:rPr>
        <w:t xml:space="preserve">On the other hand, some studies pointed that conditioned income transfer policies such as </w:t>
      </w:r>
      <w:proofErr w:type="spellStart"/>
      <w:r>
        <w:rPr>
          <w:rFonts w:ascii="Times New Roman" w:hAnsi="Times New Roman" w:cs="Times New Roman"/>
          <w:i/>
        </w:rPr>
        <w:t>Bolsa</w:t>
      </w:r>
      <w:proofErr w:type="spellEnd"/>
      <w:r>
        <w:rPr>
          <w:rFonts w:ascii="Times New Roman" w:hAnsi="Times New Roman" w:cs="Times New Roman"/>
          <w:i/>
        </w:rPr>
        <w:t xml:space="preserve"> </w:t>
      </w:r>
      <w:proofErr w:type="spellStart"/>
      <w:r>
        <w:rPr>
          <w:rFonts w:ascii="Times New Roman" w:hAnsi="Times New Roman" w:cs="Times New Roman"/>
          <w:i/>
        </w:rPr>
        <w:t>Família</w:t>
      </w:r>
      <w:proofErr w:type="spellEnd"/>
      <w:r>
        <w:rPr>
          <w:rFonts w:ascii="Times New Roman" w:hAnsi="Times New Roman" w:cs="Times New Roman"/>
        </w:rPr>
        <w:t xml:space="preserve"> in Brazil, educational policies and the strengthening of national labor market have shown favorable results in reducing poverty and alleviating social inequalities. </w:t>
      </w:r>
    </w:p>
    <w:p w14:paraId="69EAB323" w14:textId="77777777" w:rsidR="00447EB7" w:rsidRDefault="00447EB7" w:rsidP="00C51723">
      <w:pPr>
        <w:pStyle w:val="Textodecomentrio"/>
        <w:rPr>
          <w:rFonts w:ascii="Times New Roman" w:hAnsi="Times New Roman" w:cs="Times New Roman"/>
        </w:rPr>
      </w:pPr>
    </w:p>
    <w:p w14:paraId="6EF96ACE" w14:textId="1AF65768" w:rsidR="00447EB7" w:rsidRDefault="00447EB7" w:rsidP="00C51723">
      <w:pPr>
        <w:pStyle w:val="Textodecomentrio"/>
        <w:rPr>
          <w:rFonts w:ascii="Times New Roman" w:hAnsi="Times New Roman" w:cs="Times New Roman"/>
        </w:rPr>
      </w:pPr>
      <w:r>
        <w:rPr>
          <w:rFonts w:ascii="Times New Roman" w:hAnsi="Times New Roman" w:cs="Times New Roman"/>
        </w:rPr>
        <w:t>These improvements can act by reducing mortality from violent causes.</w:t>
      </w:r>
    </w:p>
    <w:p w14:paraId="7783F650" w14:textId="1C8D4A7C" w:rsidR="00611AC1" w:rsidRDefault="00611AC1" w:rsidP="00C51723">
      <w:pPr>
        <w:pStyle w:val="Textodecomentrio"/>
        <w:rPr>
          <w:rFonts w:ascii="Times New Roman" w:hAnsi="Times New Roman" w:cs="Times New Roman"/>
        </w:rPr>
      </w:pPr>
    </w:p>
    <w:p w14:paraId="736F2E6B" w14:textId="2CB99EEB" w:rsidR="00611AC1" w:rsidRDefault="00611AC1" w:rsidP="00C51723">
      <w:pPr>
        <w:pStyle w:val="Textodecomentrio"/>
        <w:rPr>
          <w:rFonts w:ascii="Times New Roman" w:hAnsi="Times New Roman" w:cs="Times New Roman"/>
        </w:rPr>
      </w:pPr>
      <w:r>
        <w:rPr>
          <w:rFonts w:ascii="Times New Roman" w:hAnsi="Times New Roman" w:cs="Times New Roman"/>
        </w:rPr>
        <w:t xml:space="preserve">This paper by </w:t>
      </w:r>
      <w:proofErr w:type="spellStart"/>
      <w:r>
        <w:rPr>
          <w:rFonts w:ascii="Times New Roman" w:hAnsi="Times New Roman" w:cs="Times New Roman"/>
        </w:rPr>
        <w:t>Wanzinack</w:t>
      </w:r>
      <w:proofErr w:type="spellEnd"/>
      <w:r>
        <w:rPr>
          <w:rFonts w:ascii="Times New Roman" w:hAnsi="Times New Roman" w:cs="Times New Roman"/>
        </w:rPr>
        <w:t xml:space="preserve"> and colleagues provides a good overview of social and economic determinants of homicides. They review a series of papers on the topic and show points raised by Julia before. </w:t>
      </w:r>
      <w:proofErr w:type="spellStart"/>
      <w:r>
        <w:rPr>
          <w:rFonts w:ascii="Times New Roman" w:hAnsi="Times New Roman" w:cs="Times New Roman"/>
        </w:rPr>
        <w:t>Waiselfisz</w:t>
      </w:r>
      <w:proofErr w:type="spellEnd"/>
      <w:r>
        <w:rPr>
          <w:rFonts w:ascii="Times New Roman" w:hAnsi="Times New Roman" w:cs="Times New Roman"/>
        </w:rPr>
        <w:t xml:space="preserve"> is a report on violence across regions. Showing the spread of violence over time and space.  </w:t>
      </w:r>
    </w:p>
    <w:p w14:paraId="567F61C7" w14:textId="77777777" w:rsidR="00732C3C" w:rsidRDefault="00732C3C" w:rsidP="00C51723">
      <w:pPr>
        <w:pStyle w:val="Textodecomentrio"/>
        <w:rPr>
          <w:rFonts w:ascii="Times New Roman" w:hAnsi="Times New Roman" w:cs="Times New Roman"/>
        </w:rPr>
      </w:pPr>
    </w:p>
    <w:p w14:paraId="4A46CB96" w14:textId="77777777" w:rsidR="00732C3C" w:rsidRDefault="00732C3C" w:rsidP="00C51723">
      <w:pPr>
        <w:pStyle w:val="Textodecomentrio"/>
        <w:rPr>
          <w:rFonts w:ascii="Arial" w:hAnsi="Arial" w:cs="Arial"/>
          <w:color w:val="FFFFFF"/>
          <w:sz w:val="20"/>
          <w:szCs w:val="20"/>
          <w:shd w:val="clear" w:color="auto" w:fill="6789D3"/>
        </w:rPr>
      </w:pPr>
      <w:r w:rsidRPr="00732C3C">
        <w:rPr>
          <w:rFonts w:ascii="Arial" w:hAnsi="Arial" w:cs="Arial"/>
          <w:color w:val="FFFFFF"/>
          <w:sz w:val="20"/>
          <w:szCs w:val="20"/>
          <w:shd w:val="clear" w:color="auto" w:fill="6789D3"/>
          <w:lang w:val="pt-BR"/>
        </w:rPr>
        <w:t xml:space="preserve">Souza GS, Magalhães FB, Gama IS, Lima MVN, Almeida RLF, Vieira LJES, et al. Determinantes sociais e sua interferência nas taxas de homicídio em uma metrópole do Nordeste brasileiro. </w:t>
      </w:r>
      <w:r>
        <w:rPr>
          <w:rFonts w:ascii="Arial" w:hAnsi="Arial" w:cs="Arial"/>
          <w:color w:val="FFFFFF"/>
          <w:sz w:val="20"/>
          <w:szCs w:val="20"/>
          <w:shd w:val="clear" w:color="auto" w:fill="6789D3"/>
        </w:rPr>
        <w:t>Rev Bras Epidemiol Suppl D.S.S 2014; 194-203.</w:t>
      </w:r>
    </w:p>
    <w:p w14:paraId="3FD5B5CF" w14:textId="04ACA7D6" w:rsidR="00732C3C" w:rsidRDefault="00732C3C" w:rsidP="00C51723">
      <w:pPr>
        <w:pStyle w:val="Textodecomentrio"/>
        <w:rPr>
          <w:rFonts w:ascii="Arial" w:hAnsi="Arial" w:cs="Arial"/>
          <w:color w:val="FFFFFF"/>
          <w:sz w:val="20"/>
          <w:szCs w:val="20"/>
          <w:shd w:val="clear" w:color="auto" w:fill="6789D3"/>
        </w:rPr>
      </w:pPr>
    </w:p>
    <w:p w14:paraId="6EAF63DA" w14:textId="3DEA03C7" w:rsidR="00732C3C" w:rsidRPr="008C48A1" w:rsidRDefault="00732C3C" w:rsidP="00C51723">
      <w:pPr>
        <w:pStyle w:val="Textodecomentrio"/>
        <w:rPr>
          <w:rFonts w:ascii="Arial" w:hAnsi="Arial" w:cs="Arial"/>
          <w:color w:val="FFFFFF"/>
          <w:sz w:val="20"/>
          <w:szCs w:val="20"/>
          <w:shd w:val="clear" w:color="auto" w:fill="6789D3"/>
          <w:lang w:val="pt-BR"/>
        </w:rPr>
      </w:pPr>
      <w:proofErr w:type="spellStart"/>
      <w:r>
        <w:rPr>
          <w:rFonts w:ascii="Arial" w:hAnsi="Arial" w:cs="Arial"/>
          <w:color w:val="222222"/>
          <w:sz w:val="20"/>
          <w:szCs w:val="20"/>
          <w:shd w:val="clear" w:color="auto" w:fill="FFFFFF"/>
        </w:rPr>
        <w:t>Wanzinack</w:t>
      </w:r>
      <w:proofErr w:type="spellEnd"/>
      <w:r>
        <w:rPr>
          <w:rFonts w:ascii="Arial" w:hAnsi="Arial" w:cs="Arial"/>
          <w:color w:val="222222"/>
          <w:sz w:val="20"/>
          <w:szCs w:val="20"/>
          <w:shd w:val="clear" w:color="auto" w:fill="FFFFFF"/>
        </w:rPr>
        <w:t>, C., Signorelli, M. C., &amp; Reis, C. (2018). Homicides and socio-environmental determinants of health in Brazil: a systematic literature r</w:t>
      </w:r>
      <w:r>
        <w:rPr>
          <w:rFonts w:ascii="Arial" w:hAnsi="Arial" w:cs="Arial"/>
          <w:color w:val="222222"/>
          <w:sz w:val="20"/>
          <w:szCs w:val="20"/>
          <w:shd w:val="clear" w:color="auto" w:fill="FFFFFF"/>
        </w:rPr>
        <w:t>e</w:t>
      </w:r>
      <w:r>
        <w:rPr>
          <w:rFonts w:ascii="Arial" w:hAnsi="Arial" w:cs="Arial"/>
          <w:color w:val="222222"/>
          <w:sz w:val="20"/>
          <w:szCs w:val="20"/>
          <w:shd w:val="clear" w:color="auto" w:fill="FFFFFF"/>
        </w:rPr>
        <w:t>view. </w:t>
      </w:r>
      <w:r w:rsidRPr="008C48A1">
        <w:rPr>
          <w:rFonts w:ascii="Arial" w:hAnsi="Arial" w:cs="Arial"/>
          <w:i/>
          <w:iCs/>
          <w:color w:val="222222"/>
          <w:sz w:val="20"/>
          <w:szCs w:val="20"/>
          <w:shd w:val="clear" w:color="auto" w:fill="FFFFFF"/>
          <w:lang w:val="pt-BR"/>
        </w:rPr>
        <w:t>Cadernos de saude publica</w:t>
      </w:r>
      <w:r w:rsidRPr="008C48A1">
        <w:rPr>
          <w:rFonts w:ascii="Arial" w:hAnsi="Arial" w:cs="Arial"/>
          <w:color w:val="222222"/>
          <w:sz w:val="20"/>
          <w:szCs w:val="20"/>
          <w:shd w:val="clear" w:color="auto" w:fill="FFFFFF"/>
          <w:lang w:val="pt-BR"/>
        </w:rPr>
        <w:t>, </w:t>
      </w:r>
      <w:r w:rsidRPr="008C48A1">
        <w:rPr>
          <w:rFonts w:ascii="Arial" w:hAnsi="Arial" w:cs="Arial"/>
          <w:i/>
          <w:iCs/>
          <w:color w:val="222222"/>
          <w:sz w:val="20"/>
          <w:szCs w:val="20"/>
          <w:shd w:val="clear" w:color="auto" w:fill="FFFFFF"/>
          <w:lang w:val="pt-BR"/>
        </w:rPr>
        <w:t>34</w:t>
      </w:r>
      <w:r w:rsidRPr="008C48A1">
        <w:rPr>
          <w:rFonts w:ascii="Arial" w:hAnsi="Arial" w:cs="Arial"/>
          <w:color w:val="222222"/>
          <w:sz w:val="20"/>
          <w:szCs w:val="20"/>
          <w:shd w:val="clear" w:color="auto" w:fill="FFFFFF"/>
          <w:lang w:val="pt-BR"/>
        </w:rPr>
        <w:t>, e00012818.</w:t>
      </w:r>
    </w:p>
    <w:p w14:paraId="49AE1AEE" w14:textId="77777777" w:rsidR="00732C3C" w:rsidRPr="008C48A1" w:rsidRDefault="00732C3C" w:rsidP="00C51723">
      <w:pPr>
        <w:pStyle w:val="Textodecomentrio"/>
        <w:rPr>
          <w:lang w:val="pt-BR"/>
        </w:rPr>
      </w:pPr>
    </w:p>
    <w:p w14:paraId="0308DD93" w14:textId="01D3EADA" w:rsidR="0069087B" w:rsidRDefault="0069087B" w:rsidP="00C51723">
      <w:pPr>
        <w:pStyle w:val="Textodecomentrio"/>
      </w:pPr>
      <w:proofErr w:type="spellStart"/>
      <w:r w:rsidRPr="0069087B">
        <w:rPr>
          <w:rFonts w:ascii="Arial" w:hAnsi="Arial" w:cs="Arial"/>
          <w:color w:val="222222"/>
          <w:sz w:val="20"/>
          <w:szCs w:val="20"/>
          <w:shd w:val="clear" w:color="auto" w:fill="FFFFFF"/>
          <w:lang w:val="pt-BR"/>
        </w:rPr>
        <w:t>Waiselfisz</w:t>
      </w:r>
      <w:proofErr w:type="spellEnd"/>
      <w:r w:rsidRPr="0069087B">
        <w:rPr>
          <w:rFonts w:ascii="Arial" w:hAnsi="Arial" w:cs="Arial"/>
          <w:color w:val="222222"/>
          <w:sz w:val="20"/>
          <w:szCs w:val="20"/>
          <w:shd w:val="clear" w:color="auto" w:fill="FFFFFF"/>
          <w:lang w:val="pt-BR"/>
        </w:rPr>
        <w:t>, J. J. (2016). HOMICÍDIOS POR ARMAS DE FOGO NO BR</w:t>
      </w:r>
      <w:r w:rsidRPr="0069087B">
        <w:rPr>
          <w:rFonts w:ascii="Arial" w:hAnsi="Arial" w:cs="Arial"/>
          <w:color w:val="222222"/>
          <w:sz w:val="20"/>
          <w:szCs w:val="20"/>
          <w:shd w:val="clear" w:color="auto" w:fill="FFFFFF"/>
          <w:lang w:val="pt-BR"/>
        </w:rPr>
        <w:t>A</w:t>
      </w:r>
      <w:r w:rsidRPr="0069087B">
        <w:rPr>
          <w:rFonts w:ascii="Arial" w:hAnsi="Arial" w:cs="Arial"/>
          <w:color w:val="222222"/>
          <w:sz w:val="20"/>
          <w:szCs w:val="20"/>
          <w:shd w:val="clear" w:color="auto" w:fill="FFFFFF"/>
          <w:lang w:val="pt-BR"/>
        </w:rPr>
        <w:t>SIL. </w:t>
      </w:r>
      <w:proofErr w:type="spellStart"/>
      <w:r>
        <w:rPr>
          <w:rFonts w:ascii="Arial" w:hAnsi="Arial" w:cs="Arial"/>
          <w:i/>
          <w:iCs/>
          <w:color w:val="222222"/>
          <w:sz w:val="20"/>
          <w:szCs w:val="20"/>
          <w:shd w:val="clear" w:color="auto" w:fill="FFFFFF"/>
        </w:rPr>
        <w:t>Mapa</w:t>
      </w:r>
      <w:proofErr w:type="spellEnd"/>
      <w:r>
        <w:rPr>
          <w:rFonts w:ascii="Arial" w:hAnsi="Arial" w:cs="Arial"/>
          <w:i/>
          <w:iCs/>
          <w:color w:val="222222"/>
          <w:sz w:val="20"/>
          <w:szCs w:val="20"/>
          <w:shd w:val="clear" w:color="auto" w:fill="FFFFFF"/>
        </w:rPr>
        <w:t xml:space="preserve"> da </w:t>
      </w:r>
      <w:proofErr w:type="spellStart"/>
      <w:r>
        <w:rPr>
          <w:rFonts w:ascii="Arial" w:hAnsi="Arial" w:cs="Arial"/>
          <w:i/>
          <w:iCs/>
          <w:color w:val="222222"/>
          <w:sz w:val="20"/>
          <w:szCs w:val="20"/>
          <w:shd w:val="clear" w:color="auto" w:fill="FFFFFF"/>
        </w:rPr>
        <w:t>Violência</w:t>
      </w:r>
      <w:proofErr w:type="spellEnd"/>
      <w:r>
        <w:rPr>
          <w:rFonts w:ascii="Arial" w:hAnsi="Arial" w:cs="Arial"/>
          <w:color w:val="222222"/>
          <w:sz w:val="20"/>
          <w:szCs w:val="20"/>
          <w:shd w:val="clear" w:color="auto" w:fill="FFFFFF"/>
        </w:rPr>
        <w:t>.</w:t>
      </w:r>
    </w:p>
  </w:comment>
  <w:comment w:id="7" w:author="Bernardo" w:date="2019-10-19T21:39:00Z" w:initials="B">
    <w:p w14:paraId="483C63B6" w14:textId="3F31E229" w:rsidR="00DC720E" w:rsidRDefault="00DC720E">
      <w:pPr>
        <w:pStyle w:val="Textodecomentrio"/>
      </w:pPr>
      <w:r>
        <w:rPr>
          <w:rStyle w:val="Refdecomentrio"/>
        </w:rPr>
        <w:annotationRef/>
      </w:r>
      <w:r>
        <w:t xml:space="preserve">Should we add additional information on quality of vital registration? How it has improved over recent years? For the country above 90% from 2000 on. And improved a lot for states for more recent years – despite some regional differences.  </w:t>
      </w:r>
    </w:p>
  </w:comment>
  <w:comment w:id="14" w:author="Bernardo" w:date="2019-10-19T21:23:00Z" w:initials="B">
    <w:p w14:paraId="78320278" w14:textId="2C36D3DE" w:rsidR="00AF1D45" w:rsidRDefault="00AF1D45">
      <w:pPr>
        <w:pStyle w:val="Textodecomentrio"/>
      </w:pPr>
      <w:r>
        <w:rPr>
          <w:rStyle w:val="Refdecomentrio"/>
        </w:rPr>
        <w:annotationRef/>
      </w:r>
      <w:r>
        <w:t xml:space="preserve">In this version, we followed the method used – DDM – by Agostinho (2009), Agostinho and Queiroz (2010) and Queiroz (2012). The first two produce estimates for 1980-91 and 1991-2000. Queiroz (2012) follow the same method and produced estimates for 2000-2010 and replicate the previous ones. We assume the intercensal estimates to cover the first 10 years and then used a simple extrapolation by state to get to 2015. </w:t>
      </w:r>
    </w:p>
  </w:comment>
  <w:comment w:id="20" w:author="JÚLIA" w:date="2019-10-19T01:17:00Z" w:initials="J">
    <w:p w14:paraId="632580B9" w14:textId="77777777" w:rsidR="00447EB7" w:rsidRDefault="00447EB7">
      <w:pPr>
        <w:pStyle w:val="Textodecomentrio"/>
      </w:pPr>
      <w:r>
        <w:rPr>
          <w:rStyle w:val="Refdecomentrio"/>
        </w:rPr>
        <w:annotationRef/>
      </w:r>
      <w:r>
        <w:t>I do not agree that there was a stabilization in</w:t>
      </w:r>
      <w:r w:rsidRPr="00A73965">
        <w:t xml:space="preserve"> firearms</w:t>
      </w:r>
      <w:r>
        <w:t xml:space="preserve"> since 2004. O</w:t>
      </w:r>
      <w:r w:rsidRPr="00A73965">
        <w:t>ver the last years, we have o</w:t>
      </w:r>
      <w:r w:rsidRPr="00A73965">
        <w:t>b</w:t>
      </w:r>
      <w:r w:rsidRPr="00A73965">
        <w:t>served a spread of crime, violence and drug trafficking throughout Brazilian territory, especially in small and medium-sized municipalities</w:t>
      </w:r>
      <w:r>
        <w:t>.</w:t>
      </w:r>
      <w:r w:rsidR="00D35D82">
        <w:t xml:space="preserve"> </w:t>
      </w:r>
    </w:p>
    <w:p w14:paraId="06F70061" w14:textId="77777777" w:rsidR="00D35D82" w:rsidRDefault="00D35D82">
      <w:pPr>
        <w:pStyle w:val="Textodecomentrio"/>
      </w:pPr>
    </w:p>
    <w:p w14:paraId="6C5EBAEB" w14:textId="0DEF8196" w:rsidR="00D35D82" w:rsidRDefault="00D35D82">
      <w:pPr>
        <w:pStyle w:val="Textodecomentrio"/>
      </w:pPr>
      <w:r>
        <w:t>I agree with Julia, using this period we are capturing the spread of violence from the Southeast to the Northeastern parts of the country. 2004 is the year of the Statute of Disarmament in Brazil following a voting. The idea was to control firearm – it had an impact on legal ones, but it does not co</w:t>
      </w:r>
      <w:r>
        <w:t>n</w:t>
      </w:r>
      <w:r>
        <w:t xml:space="preserve">trol for illegal selling.  </w:t>
      </w:r>
    </w:p>
  </w:comment>
  <w:comment w:id="22" w:author="JÚLIA" w:date="2019-10-19T01:19:00Z" w:initials="J">
    <w:p w14:paraId="0033916E" w14:textId="2BB34B10" w:rsidR="00447EB7" w:rsidRDefault="00447EB7" w:rsidP="00C51723">
      <w:pPr>
        <w:pStyle w:val="Textodecomentrio"/>
      </w:pPr>
      <w:r>
        <w:rPr>
          <w:rStyle w:val="Refdecomentrio"/>
        </w:rPr>
        <w:annotationRef/>
      </w:r>
      <w:r>
        <w:t>Other important limitation: T</w:t>
      </w:r>
      <w:r w:rsidRPr="00A62A1D">
        <w:t>he record of morta</w:t>
      </w:r>
      <w:r>
        <w:t>lity by</w:t>
      </w:r>
      <w:r w:rsidRPr="00A62A1D">
        <w:t xml:space="preserve"> homicide is generally better than the record of mortality from other causes</w:t>
      </w:r>
      <w:r>
        <w:t>, because homicide request a police record</w:t>
      </w:r>
      <w:r w:rsidRPr="00A62A1D">
        <w:t>. Thus, by applying the overall cover</w:t>
      </w:r>
      <w:r>
        <w:t xml:space="preserve">age </w:t>
      </w:r>
      <w:r w:rsidRPr="00A62A1D">
        <w:t>to homicides, we would be over estimating homicide mortality rates.</w:t>
      </w:r>
    </w:p>
    <w:p w14:paraId="4E80A251" w14:textId="047B1078" w:rsidR="00447EB7" w:rsidRDefault="00447EB7">
      <w:pPr>
        <w:pStyle w:val="Textodecomentrio"/>
      </w:pPr>
    </w:p>
  </w:comment>
  <w:comment w:id="25" w:author="Bernardo" w:date="2019-10-19T21:46:00Z" w:initials="B">
    <w:p w14:paraId="6FDF4A2B" w14:textId="4BF272AC" w:rsidR="004D2C34" w:rsidRDefault="004D2C34">
      <w:pPr>
        <w:pStyle w:val="Textodecomentrio"/>
      </w:pPr>
      <w:r>
        <w:rPr>
          <w:rStyle w:val="Refdecomentrio"/>
        </w:rPr>
        <w:annotationRef/>
      </w:r>
      <w:r>
        <w:t xml:space="preserve">We do not correct for migration. We obtain death counts by place of residence. We apply DDM using age ranges that do not have very large migration flows that might affect the estimates. And we use 5-year age groups to reduce the possible impacts of age misstatement. </w:t>
      </w:r>
    </w:p>
  </w:comment>
  <w:comment w:id="28" w:author="JÚLIA" w:date="2019-10-19T01:23:00Z" w:initials="J">
    <w:p w14:paraId="1D6FADC8" w14:textId="39ADA53B" w:rsidR="00447EB7" w:rsidRDefault="00447EB7">
      <w:pPr>
        <w:pStyle w:val="Textodecomentrio"/>
      </w:pPr>
      <w:r>
        <w:rPr>
          <w:rStyle w:val="Refdecomentrio"/>
        </w:rPr>
        <w:annotationRef/>
      </w:r>
      <w:r>
        <w:t xml:space="preserve">Sergipe for males </w:t>
      </w:r>
    </w:p>
  </w:comment>
  <w:comment w:id="29" w:author="JÚLIA" w:date="2019-10-19T01:47:00Z" w:initials="J">
    <w:p w14:paraId="35A5338E" w14:textId="4261D29C" w:rsidR="00447EB7" w:rsidRDefault="00447EB7">
      <w:pPr>
        <w:pStyle w:val="Textodecomentrio"/>
      </w:pPr>
      <w:r>
        <w:rPr>
          <w:rStyle w:val="Refdecomentrio"/>
        </w:rPr>
        <w:annotationRef/>
      </w:r>
      <w:r w:rsidRPr="00447EB7">
        <w:t>The least developed regions of the country</w:t>
      </w:r>
      <w:r>
        <w:t xml:space="preserve">. </w:t>
      </w:r>
      <w:r w:rsidRPr="00447EB7">
        <w:t>All states in the southeastern region (most developed region) showed an improvement.</w:t>
      </w:r>
      <w:r>
        <w:t xml:space="preserve"> </w:t>
      </w:r>
    </w:p>
  </w:comment>
  <w:comment w:id="30" w:author="JÚLIA" w:date="2019-10-19T01:34:00Z" w:initials="J">
    <w:p w14:paraId="589982BD" w14:textId="37F62467" w:rsidR="00447EB7" w:rsidRDefault="00447EB7">
      <w:pPr>
        <w:pStyle w:val="Textodecomentrio"/>
      </w:pPr>
      <w:r>
        <w:rPr>
          <w:rStyle w:val="Refdecomentrio"/>
        </w:rPr>
        <w:annotationRef/>
      </w:r>
      <w:r w:rsidRPr="00B7516E">
        <w:t>This may be assoc</w:t>
      </w:r>
      <w:r w:rsidRPr="00B7516E">
        <w:t>i</w:t>
      </w:r>
      <w:r w:rsidRPr="00B7516E">
        <w:t>ated with the spatial spread of violence that I mentioned earlier.</w:t>
      </w:r>
    </w:p>
  </w:comment>
  <w:comment w:id="33" w:author="Bernardo" w:date="2019-10-19T21:50:00Z" w:initials="B">
    <w:p w14:paraId="261654D5" w14:textId="588B5AAB" w:rsidR="003345D2" w:rsidRDefault="003345D2">
      <w:pPr>
        <w:pStyle w:val="Textodecomentrio"/>
      </w:pPr>
      <w:r>
        <w:rPr>
          <w:rStyle w:val="Refdecomentrio"/>
        </w:rPr>
        <w:annotationRef/>
      </w:r>
      <w:r>
        <w:t xml:space="preserve">This is very close related to public health care system. The results highlight the relevance of public health care directed to prevention and control of complications from diseases. These are two goals of Family Health Program. </w:t>
      </w:r>
    </w:p>
    <w:p w14:paraId="2A0F7579" w14:textId="77777777" w:rsidR="003345D2" w:rsidRDefault="003345D2">
      <w:pPr>
        <w:pStyle w:val="Textodecomentrio"/>
      </w:pPr>
    </w:p>
    <w:p w14:paraId="53C9C20E" w14:textId="26EFEC31" w:rsidR="003345D2" w:rsidRDefault="003345D2">
      <w:pPr>
        <w:pStyle w:val="Textodecomentrio"/>
      </w:pPr>
    </w:p>
  </w:comment>
  <w:comment w:id="34" w:author="Bernardo" w:date="2019-10-19T21:56:00Z" w:initials="B">
    <w:p w14:paraId="3308C7A0" w14:textId="7D46B21B" w:rsidR="001B569C" w:rsidRDefault="001B569C">
      <w:pPr>
        <w:pStyle w:val="Textodecomentrio"/>
      </w:pPr>
      <w:r>
        <w:rPr>
          <w:rStyle w:val="Refdecomentrio"/>
        </w:rPr>
        <w:annotationRef/>
      </w:r>
      <w:r>
        <w:t>Some references that focus on Brazil</w:t>
      </w:r>
    </w:p>
    <w:p w14:paraId="1C2BB8DC" w14:textId="545F9DEC" w:rsidR="001B569C" w:rsidRDefault="001B569C">
      <w:pPr>
        <w:pStyle w:val="Textodecomentrio"/>
      </w:pPr>
    </w:p>
    <w:p w14:paraId="733A43F1" w14:textId="537EDB34" w:rsidR="001B569C" w:rsidRDefault="001B569C">
      <w:pPr>
        <w:pStyle w:val="Textodecomentrio"/>
        <w:rPr>
          <w:rFonts w:ascii="Georgia" w:hAnsi="Georgia"/>
          <w:color w:val="333333"/>
          <w:sz w:val="27"/>
          <w:szCs w:val="27"/>
          <w:shd w:val="clear" w:color="auto" w:fill="FFFFFF"/>
          <w:lang w:val="pt-BR"/>
        </w:rPr>
      </w:pPr>
      <w:r w:rsidRPr="001B569C">
        <w:rPr>
          <w:rFonts w:ascii="Georgia" w:hAnsi="Georgia"/>
          <w:color w:val="333333"/>
          <w:sz w:val="27"/>
          <w:szCs w:val="27"/>
          <w:shd w:val="clear" w:color="auto" w:fill="FFFFFF"/>
          <w:lang w:val="pt-BR"/>
        </w:rPr>
        <w:t xml:space="preserve">Beato Filho CC, Marinho FC. Padrões regionais de homicídios no Brasil. In: Cruz MUG, </w:t>
      </w:r>
      <w:proofErr w:type="spellStart"/>
      <w:r w:rsidRPr="001B569C">
        <w:rPr>
          <w:rFonts w:ascii="Georgia" w:hAnsi="Georgia"/>
          <w:color w:val="333333"/>
          <w:sz w:val="27"/>
          <w:szCs w:val="27"/>
          <w:shd w:val="clear" w:color="auto" w:fill="FFFFFF"/>
          <w:lang w:val="pt-BR"/>
        </w:rPr>
        <w:t>Batitucci</w:t>
      </w:r>
      <w:proofErr w:type="spellEnd"/>
      <w:r w:rsidRPr="001B569C">
        <w:rPr>
          <w:rFonts w:ascii="Georgia" w:hAnsi="Georgia"/>
          <w:color w:val="333333"/>
          <w:sz w:val="27"/>
          <w:szCs w:val="27"/>
          <w:shd w:val="clear" w:color="auto" w:fill="FFFFFF"/>
          <w:lang w:val="pt-BR"/>
        </w:rPr>
        <w:t xml:space="preserve"> ECO, eds. Hom</w:t>
      </w:r>
      <w:r w:rsidRPr="001B569C">
        <w:rPr>
          <w:rFonts w:ascii="Georgia" w:hAnsi="Georgia"/>
          <w:color w:val="333333"/>
          <w:sz w:val="27"/>
          <w:szCs w:val="27"/>
          <w:shd w:val="clear" w:color="auto" w:fill="FFFFFF"/>
          <w:lang w:val="pt-BR"/>
        </w:rPr>
        <w:t>i</w:t>
      </w:r>
      <w:r w:rsidRPr="001B569C">
        <w:rPr>
          <w:rFonts w:ascii="Georgia" w:hAnsi="Georgia"/>
          <w:color w:val="333333"/>
          <w:sz w:val="27"/>
          <w:szCs w:val="27"/>
          <w:shd w:val="clear" w:color="auto" w:fill="FFFFFF"/>
          <w:lang w:val="pt-BR"/>
        </w:rPr>
        <w:t>cídios no Brasil. Rio de Janeiro: FGV, 2007: 177–190</w:t>
      </w:r>
    </w:p>
    <w:p w14:paraId="44AC3959" w14:textId="1E20F4E9" w:rsidR="001B569C" w:rsidRDefault="001B569C">
      <w:pPr>
        <w:pStyle w:val="Textodecomentrio"/>
        <w:rPr>
          <w:rFonts w:ascii="Georgia" w:hAnsi="Georgia"/>
          <w:color w:val="333333"/>
          <w:sz w:val="27"/>
          <w:szCs w:val="27"/>
          <w:shd w:val="clear" w:color="auto" w:fill="FFFFFF"/>
          <w:lang w:val="pt-BR"/>
        </w:rPr>
      </w:pPr>
    </w:p>
    <w:p w14:paraId="71603F7F" w14:textId="77777777" w:rsidR="001B569C" w:rsidRPr="001B569C" w:rsidRDefault="001B569C">
      <w:pPr>
        <w:pStyle w:val="Textodecomentrio"/>
        <w:rPr>
          <w:lang w:val="pt-BR"/>
        </w:rPr>
      </w:pPr>
    </w:p>
    <w:p w14:paraId="729FF353" w14:textId="77777777" w:rsidR="001B569C" w:rsidRPr="001B569C" w:rsidRDefault="001B569C">
      <w:pPr>
        <w:pStyle w:val="Textodecomentrio"/>
        <w:rPr>
          <w:lang w:val="pt-BR"/>
        </w:rPr>
      </w:pPr>
    </w:p>
    <w:p w14:paraId="7268F58B" w14:textId="72DF1119" w:rsidR="001B569C" w:rsidRPr="001B569C" w:rsidRDefault="001B569C">
      <w:pPr>
        <w:pStyle w:val="Textodecomentrio"/>
        <w:rPr>
          <w:lang w:val="pt-BR"/>
        </w:rPr>
      </w:pPr>
    </w:p>
  </w:comment>
  <w:comment w:id="35" w:author="JÚLIA" w:date="2019-10-19T01:59:00Z" w:initials="J">
    <w:p w14:paraId="7514D365" w14:textId="3954B86C" w:rsidR="00447EB7" w:rsidRDefault="00447EB7">
      <w:pPr>
        <w:pStyle w:val="Textodecomentrio"/>
      </w:pPr>
      <w:r>
        <w:rPr>
          <w:rStyle w:val="Refdecomentrio"/>
        </w:rPr>
        <w:annotationRef/>
      </w:r>
      <w:r w:rsidR="00B2714D">
        <w:t xml:space="preserve">The point is that </w:t>
      </w:r>
      <w:r w:rsidR="00B2714D" w:rsidRPr="00B2714D">
        <w:t>violence is not yet seen as a public health problem</w:t>
      </w:r>
      <w:r w:rsidR="00B2714D">
        <w:t xml:space="preserve"> in </w:t>
      </w:r>
      <w:r w:rsidR="00F31D29">
        <w:t>Brazil</w:t>
      </w:r>
      <w:r w:rsidR="00B2714D" w:rsidRPr="00B2714D">
        <w:t>.</w:t>
      </w:r>
      <w:r w:rsidR="00F31D29">
        <w:t xml:space="preserve"> During the health trans</w:t>
      </w:r>
      <w:r w:rsidR="00F31D29">
        <w:t>i</w:t>
      </w:r>
      <w:r w:rsidR="00F31D29">
        <w:t>tion, the health care moved on</w:t>
      </w:r>
      <w:r w:rsidR="00B2714D" w:rsidRPr="00B2714D">
        <w:t xml:space="preserve"> from acute care to chronic care without incorporating violence as a dimensi</w:t>
      </w:r>
      <w:r w:rsidR="00F31D29">
        <w:t xml:space="preserve">on of health care.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8719E" w15:done="0"/>
  <w15:commentEx w15:paraId="0308DD93" w15:done="0"/>
  <w15:commentEx w15:paraId="483C63B6" w15:done="0"/>
  <w15:commentEx w15:paraId="78320278" w15:done="0"/>
  <w15:commentEx w15:paraId="6C5EBAEB" w15:done="0"/>
  <w15:commentEx w15:paraId="4E80A251" w15:done="0"/>
  <w15:commentEx w15:paraId="6FDF4A2B" w15:done="0"/>
  <w15:commentEx w15:paraId="1D6FADC8" w15:done="0"/>
  <w15:commentEx w15:paraId="35A5338E" w15:done="0"/>
  <w15:commentEx w15:paraId="589982BD" w15:done="0"/>
  <w15:commentEx w15:paraId="5AB7FE8A" w15:done="0"/>
  <w15:commentEx w15:paraId="53C9C20E" w15:done="0"/>
  <w15:commentEx w15:paraId="7268F58B" w15:done="0"/>
  <w15:commentEx w15:paraId="7514D3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8719E" w16cid:durableId="2155B456"/>
  <w16cid:commentId w16cid:paraId="0308DD93" w16cid:durableId="2155ACF8"/>
  <w16cid:commentId w16cid:paraId="483C63B6" w16cid:durableId="2156012B"/>
  <w16cid:commentId w16cid:paraId="78320278" w16cid:durableId="2155FD4E"/>
  <w16cid:commentId w16cid:paraId="6C5EBAEB" w16cid:durableId="2155ACF9"/>
  <w16cid:commentId w16cid:paraId="4E80A251" w16cid:durableId="2155ACFA"/>
  <w16cid:commentId w16cid:paraId="6FDF4A2B" w16cid:durableId="215602CB"/>
  <w16cid:commentId w16cid:paraId="1D6FADC8" w16cid:durableId="2155ACFB"/>
  <w16cid:commentId w16cid:paraId="35A5338E" w16cid:durableId="2155ACFC"/>
  <w16cid:commentId w16cid:paraId="589982BD" w16cid:durableId="2155ACFD"/>
  <w16cid:commentId w16cid:paraId="5AB7FE8A" w16cid:durableId="2155ACFE"/>
  <w16cid:commentId w16cid:paraId="53C9C20E" w16cid:durableId="215603B1"/>
  <w16cid:commentId w16cid:paraId="7268F58B" w16cid:durableId="2156051E"/>
  <w16cid:commentId w16cid:paraId="7514D365" w16cid:durableId="2155AC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67AA16" w14:textId="77777777" w:rsidR="001606C4" w:rsidRDefault="001606C4" w:rsidP="008626B5">
      <w:r>
        <w:separator/>
      </w:r>
    </w:p>
  </w:endnote>
  <w:endnote w:type="continuationSeparator" w:id="0">
    <w:p w14:paraId="10FE6FF9" w14:textId="77777777" w:rsidR="001606C4" w:rsidRDefault="001606C4"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695895"/>
      <w:docPartObj>
        <w:docPartGallery w:val="Page Numbers (Bottom of Page)"/>
        <w:docPartUnique/>
      </w:docPartObj>
    </w:sdtPr>
    <w:sdtEndPr>
      <w:rPr>
        <w:noProof/>
      </w:rPr>
    </w:sdtEndPr>
    <w:sdtContent>
      <w:p w14:paraId="3D58F2A6" w14:textId="27BD68E9" w:rsidR="00447EB7" w:rsidRDefault="00447EB7">
        <w:pPr>
          <w:pStyle w:val="Rodap"/>
          <w:jc w:val="right"/>
        </w:pPr>
        <w:r>
          <w:fldChar w:fldCharType="begin"/>
        </w:r>
        <w:r>
          <w:instrText xml:space="preserve"> PAGE   \* MERGEFORMAT </w:instrText>
        </w:r>
        <w:r>
          <w:fldChar w:fldCharType="separate"/>
        </w:r>
        <w:r w:rsidR="008C48A1">
          <w:rPr>
            <w:noProof/>
          </w:rPr>
          <w:t>17</w:t>
        </w:r>
        <w:r>
          <w:rPr>
            <w:noProof/>
          </w:rPr>
          <w:fldChar w:fldCharType="end"/>
        </w:r>
      </w:p>
    </w:sdtContent>
  </w:sdt>
  <w:p w14:paraId="1861A259" w14:textId="77777777" w:rsidR="00447EB7" w:rsidRDefault="00447EB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B4941" w14:textId="77777777" w:rsidR="001606C4" w:rsidRDefault="001606C4" w:rsidP="008626B5">
      <w:r>
        <w:separator/>
      </w:r>
    </w:p>
  </w:footnote>
  <w:footnote w:type="continuationSeparator" w:id="0">
    <w:p w14:paraId="52AADE34" w14:textId="77777777" w:rsidR="001606C4" w:rsidRDefault="001606C4" w:rsidP="008626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413550"/>
      <w:docPartObj>
        <w:docPartGallery w:val="Page Numbers (Top of Page)"/>
        <w:docPartUnique/>
      </w:docPartObj>
    </w:sdtPr>
    <w:sdtEndPr>
      <w:rPr>
        <w:noProof/>
      </w:rPr>
    </w:sdtEndPr>
    <w:sdtContent>
      <w:p w14:paraId="0ED1B4C4" w14:textId="29A1A6CD" w:rsidR="00447EB7" w:rsidRPr="002E5219" w:rsidRDefault="00447EB7" w:rsidP="008626B5">
        <w:pPr>
          <w:pStyle w:val="Cabealho"/>
        </w:pPr>
        <w:r>
          <w:t>Aburto et al, Homicides and life expectancy in Brazil</w:t>
        </w:r>
      </w:p>
    </w:sdtContent>
  </w:sdt>
  <w:p w14:paraId="1E1078A1" w14:textId="77777777" w:rsidR="00447EB7" w:rsidRPr="002E5219" w:rsidRDefault="00447EB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D13C02"/>
    <w:multiLevelType w:val="hybridMultilevel"/>
    <w:tmpl w:val="62885F1A"/>
    <w:lvl w:ilvl="0" w:tplc="47A86C9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A010DD"/>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47152E"/>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0D9695F"/>
    <w:multiLevelType w:val="hybridMultilevel"/>
    <w:tmpl w:val="643A6676"/>
    <w:lvl w:ilvl="0" w:tplc="16D65C0A">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CB42ACE"/>
    <w:multiLevelType w:val="hybridMultilevel"/>
    <w:tmpl w:val="495842BA"/>
    <w:lvl w:ilvl="0" w:tplc="CAB074A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0"/>
  </w:num>
  <w:num w:numId="5">
    <w:abstractNumId w:val="2"/>
  </w:num>
  <w:num w:numId="6">
    <w:abstractNumId w:val="4"/>
  </w:num>
  <w:num w:numId="7">
    <w:abstractNumId w:val="1"/>
  </w:num>
  <w:num w:numId="8">
    <w:abstractNumId w:val="7"/>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rdo">
    <w15:presenceInfo w15:providerId="None" w15:userId="Bern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lt;record-ids&gt;&lt;item&gt;3&lt;/item&gt;&lt;item&gt;4&lt;/item&gt;&lt;item&gt;5&lt;/item&gt;&lt;item&gt;6&lt;/item&gt;&lt;item&gt;13&lt;/item&gt;&lt;item&gt;20&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4&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72&lt;/item&gt;&lt;/record-ids&gt;&lt;/item&gt;&lt;/Libraries&gt;"/>
  </w:docVars>
  <w:rsids>
    <w:rsidRoot w:val="00897FA5"/>
    <w:rsid w:val="0000056F"/>
    <w:rsid w:val="000011F5"/>
    <w:rsid w:val="000056A9"/>
    <w:rsid w:val="0000591D"/>
    <w:rsid w:val="0000744F"/>
    <w:rsid w:val="000133A2"/>
    <w:rsid w:val="000140A4"/>
    <w:rsid w:val="000158AD"/>
    <w:rsid w:val="00023218"/>
    <w:rsid w:val="00023253"/>
    <w:rsid w:val="00024C0A"/>
    <w:rsid w:val="000274B8"/>
    <w:rsid w:val="00034D1D"/>
    <w:rsid w:val="00035F7D"/>
    <w:rsid w:val="000401DA"/>
    <w:rsid w:val="000443B0"/>
    <w:rsid w:val="00045025"/>
    <w:rsid w:val="000510ED"/>
    <w:rsid w:val="00053A64"/>
    <w:rsid w:val="00053E52"/>
    <w:rsid w:val="0005488D"/>
    <w:rsid w:val="00057052"/>
    <w:rsid w:val="000610F5"/>
    <w:rsid w:val="000623C6"/>
    <w:rsid w:val="000652F3"/>
    <w:rsid w:val="00065382"/>
    <w:rsid w:val="00070618"/>
    <w:rsid w:val="0007098C"/>
    <w:rsid w:val="00070F33"/>
    <w:rsid w:val="0007160B"/>
    <w:rsid w:val="000751FF"/>
    <w:rsid w:val="000778AA"/>
    <w:rsid w:val="00077E4C"/>
    <w:rsid w:val="0009174C"/>
    <w:rsid w:val="00093F2C"/>
    <w:rsid w:val="00096021"/>
    <w:rsid w:val="00096625"/>
    <w:rsid w:val="0009676B"/>
    <w:rsid w:val="000976B1"/>
    <w:rsid w:val="000A06F0"/>
    <w:rsid w:val="000A2B79"/>
    <w:rsid w:val="000A328A"/>
    <w:rsid w:val="000A379B"/>
    <w:rsid w:val="000A3AF0"/>
    <w:rsid w:val="000A3D18"/>
    <w:rsid w:val="000A4E0C"/>
    <w:rsid w:val="000A7C70"/>
    <w:rsid w:val="000B1F3F"/>
    <w:rsid w:val="000B29F0"/>
    <w:rsid w:val="000B4A4A"/>
    <w:rsid w:val="000B5931"/>
    <w:rsid w:val="000C0D2B"/>
    <w:rsid w:val="000C17BB"/>
    <w:rsid w:val="000C30CA"/>
    <w:rsid w:val="000C4693"/>
    <w:rsid w:val="000C5EA6"/>
    <w:rsid w:val="000C7752"/>
    <w:rsid w:val="000D1C6F"/>
    <w:rsid w:val="000D4103"/>
    <w:rsid w:val="000D6142"/>
    <w:rsid w:val="000D6E25"/>
    <w:rsid w:val="000E09A3"/>
    <w:rsid w:val="000E1409"/>
    <w:rsid w:val="000E2AFB"/>
    <w:rsid w:val="000E348B"/>
    <w:rsid w:val="000E3B4F"/>
    <w:rsid w:val="000E498E"/>
    <w:rsid w:val="000E6FA7"/>
    <w:rsid w:val="000E70CE"/>
    <w:rsid w:val="000E7BE6"/>
    <w:rsid w:val="000F10F1"/>
    <w:rsid w:val="000F3403"/>
    <w:rsid w:val="000F4727"/>
    <w:rsid w:val="000F4B15"/>
    <w:rsid w:val="000F6024"/>
    <w:rsid w:val="000F659B"/>
    <w:rsid w:val="000F6E84"/>
    <w:rsid w:val="00102234"/>
    <w:rsid w:val="00102266"/>
    <w:rsid w:val="001028C2"/>
    <w:rsid w:val="00103644"/>
    <w:rsid w:val="00114117"/>
    <w:rsid w:val="001154AB"/>
    <w:rsid w:val="00115CC5"/>
    <w:rsid w:val="00121776"/>
    <w:rsid w:val="001237B0"/>
    <w:rsid w:val="0013165F"/>
    <w:rsid w:val="0013394E"/>
    <w:rsid w:val="00133BA8"/>
    <w:rsid w:val="00133EFE"/>
    <w:rsid w:val="0013634E"/>
    <w:rsid w:val="00142693"/>
    <w:rsid w:val="001427B0"/>
    <w:rsid w:val="001438E2"/>
    <w:rsid w:val="00143AA0"/>
    <w:rsid w:val="00144583"/>
    <w:rsid w:val="00147564"/>
    <w:rsid w:val="00147C2A"/>
    <w:rsid w:val="00151B70"/>
    <w:rsid w:val="001520C4"/>
    <w:rsid w:val="0015223E"/>
    <w:rsid w:val="00154265"/>
    <w:rsid w:val="00154B41"/>
    <w:rsid w:val="001606C4"/>
    <w:rsid w:val="00166E6F"/>
    <w:rsid w:val="001727D8"/>
    <w:rsid w:val="001740BF"/>
    <w:rsid w:val="00174FCB"/>
    <w:rsid w:val="0017529C"/>
    <w:rsid w:val="001815A2"/>
    <w:rsid w:val="00183773"/>
    <w:rsid w:val="00184A14"/>
    <w:rsid w:val="00185A04"/>
    <w:rsid w:val="00185EDC"/>
    <w:rsid w:val="00186759"/>
    <w:rsid w:val="00186C59"/>
    <w:rsid w:val="00190B5F"/>
    <w:rsid w:val="0019263E"/>
    <w:rsid w:val="00194F20"/>
    <w:rsid w:val="00195368"/>
    <w:rsid w:val="00196DF0"/>
    <w:rsid w:val="001A0F1F"/>
    <w:rsid w:val="001A1137"/>
    <w:rsid w:val="001B4A59"/>
    <w:rsid w:val="001B569C"/>
    <w:rsid w:val="001B5964"/>
    <w:rsid w:val="001B5AE5"/>
    <w:rsid w:val="001C18C8"/>
    <w:rsid w:val="001C5C3B"/>
    <w:rsid w:val="001D05A8"/>
    <w:rsid w:val="001D5A95"/>
    <w:rsid w:val="001E1AEB"/>
    <w:rsid w:val="001E1FC5"/>
    <w:rsid w:val="001E3927"/>
    <w:rsid w:val="001E562B"/>
    <w:rsid w:val="001E58D9"/>
    <w:rsid w:val="001F6484"/>
    <w:rsid w:val="001F70B1"/>
    <w:rsid w:val="0020305D"/>
    <w:rsid w:val="00203EDC"/>
    <w:rsid w:val="00204875"/>
    <w:rsid w:val="00211E35"/>
    <w:rsid w:val="00212E6B"/>
    <w:rsid w:val="00214128"/>
    <w:rsid w:val="0021479E"/>
    <w:rsid w:val="0021742B"/>
    <w:rsid w:val="00217BD5"/>
    <w:rsid w:val="0022329A"/>
    <w:rsid w:val="00223ECE"/>
    <w:rsid w:val="00225D6E"/>
    <w:rsid w:val="00225F5B"/>
    <w:rsid w:val="00226677"/>
    <w:rsid w:val="0022784D"/>
    <w:rsid w:val="00230647"/>
    <w:rsid w:val="00234F0D"/>
    <w:rsid w:val="0023597C"/>
    <w:rsid w:val="00237F54"/>
    <w:rsid w:val="00241894"/>
    <w:rsid w:val="002427D2"/>
    <w:rsid w:val="00245DEB"/>
    <w:rsid w:val="002463B3"/>
    <w:rsid w:val="00256CCC"/>
    <w:rsid w:val="00267B7B"/>
    <w:rsid w:val="002710BD"/>
    <w:rsid w:val="002724BD"/>
    <w:rsid w:val="00276B54"/>
    <w:rsid w:val="00282F01"/>
    <w:rsid w:val="0028674F"/>
    <w:rsid w:val="00287473"/>
    <w:rsid w:val="00292D6F"/>
    <w:rsid w:val="00292DD8"/>
    <w:rsid w:val="00292FB1"/>
    <w:rsid w:val="00293569"/>
    <w:rsid w:val="00293E5A"/>
    <w:rsid w:val="00294234"/>
    <w:rsid w:val="00296F8E"/>
    <w:rsid w:val="00297BED"/>
    <w:rsid w:val="002A1432"/>
    <w:rsid w:val="002A3461"/>
    <w:rsid w:val="002A3D19"/>
    <w:rsid w:val="002B35A2"/>
    <w:rsid w:val="002B3A7F"/>
    <w:rsid w:val="002B5CC4"/>
    <w:rsid w:val="002B5E56"/>
    <w:rsid w:val="002B6154"/>
    <w:rsid w:val="002C2018"/>
    <w:rsid w:val="002C5B6D"/>
    <w:rsid w:val="002D1920"/>
    <w:rsid w:val="002E059C"/>
    <w:rsid w:val="002E0927"/>
    <w:rsid w:val="002E12AE"/>
    <w:rsid w:val="002E30E7"/>
    <w:rsid w:val="002E3E60"/>
    <w:rsid w:val="002E5219"/>
    <w:rsid w:val="002E5917"/>
    <w:rsid w:val="002E61E9"/>
    <w:rsid w:val="002E68F7"/>
    <w:rsid w:val="002F3ACA"/>
    <w:rsid w:val="002F5300"/>
    <w:rsid w:val="00300786"/>
    <w:rsid w:val="00301966"/>
    <w:rsid w:val="003019EA"/>
    <w:rsid w:val="003032B4"/>
    <w:rsid w:val="0030447E"/>
    <w:rsid w:val="00306181"/>
    <w:rsid w:val="00307A1F"/>
    <w:rsid w:val="00312221"/>
    <w:rsid w:val="00312C8E"/>
    <w:rsid w:val="003145A2"/>
    <w:rsid w:val="00315CD1"/>
    <w:rsid w:val="003215EB"/>
    <w:rsid w:val="0032240D"/>
    <w:rsid w:val="00322AB3"/>
    <w:rsid w:val="00325241"/>
    <w:rsid w:val="00325440"/>
    <w:rsid w:val="003269C6"/>
    <w:rsid w:val="00327149"/>
    <w:rsid w:val="00327D20"/>
    <w:rsid w:val="0033151D"/>
    <w:rsid w:val="00331EC7"/>
    <w:rsid w:val="0033386C"/>
    <w:rsid w:val="003345D2"/>
    <w:rsid w:val="003347A2"/>
    <w:rsid w:val="003347D9"/>
    <w:rsid w:val="003373D7"/>
    <w:rsid w:val="00340C1C"/>
    <w:rsid w:val="00340C80"/>
    <w:rsid w:val="00344ABF"/>
    <w:rsid w:val="0034584C"/>
    <w:rsid w:val="003467D2"/>
    <w:rsid w:val="00346F99"/>
    <w:rsid w:val="003501D4"/>
    <w:rsid w:val="003507DA"/>
    <w:rsid w:val="003539B4"/>
    <w:rsid w:val="0035474E"/>
    <w:rsid w:val="00355B63"/>
    <w:rsid w:val="0035669C"/>
    <w:rsid w:val="003576E6"/>
    <w:rsid w:val="00357D2E"/>
    <w:rsid w:val="0036116F"/>
    <w:rsid w:val="00361AF1"/>
    <w:rsid w:val="0036394E"/>
    <w:rsid w:val="00372E45"/>
    <w:rsid w:val="00374DAD"/>
    <w:rsid w:val="00375441"/>
    <w:rsid w:val="00381F01"/>
    <w:rsid w:val="0038240D"/>
    <w:rsid w:val="00382863"/>
    <w:rsid w:val="00382A4A"/>
    <w:rsid w:val="00385EAB"/>
    <w:rsid w:val="003879A1"/>
    <w:rsid w:val="00387E6D"/>
    <w:rsid w:val="00391B02"/>
    <w:rsid w:val="00393D2F"/>
    <w:rsid w:val="00395379"/>
    <w:rsid w:val="003A0237"/>
    <w:rsid w:val="003A0827"/>
    <w:rsid w:val="003A160D"/>
    <w:rsid w:val="003A24CA"/>
    <w:rsid w:val="003A7066"/>
    <w:rsid w:val="003A70CD"/>
    <w:rsid w:val="003B0A16"/>
    <w:rsid w:val="003B0AF3"/>
    <w:rsid w:val="003B265C"/>
    <w:rsid w:val="003B2D6E"/>
    <w:rsid w:val="003B54D7"/>
    <w:rsid w:val="003B591E"/>
    <w:rsid w:val="003C207E"/>
    <w:rsid w:val="003C45B8"/>
    <w:rsid w:val="003C5029"/>
    <w:rsid w:val="003D32CF"/>
    <w:rsid w:val="003D3BFF"/>
    <w:rsid w:val="003E0F2D"/>
    <w:rsid w:val="003E1A3A"/>
    <w:rsid w:val="003E3B4F"/>
    <w:rsid w:val="003E6F9C"/>
    <w:rsid w:val="003F41E2"/>
    <w:rsid w:val="004004FE"/>
    <w:rsid w:val="00403FD3"/>
    <w:rsid w:val="00405E0B"/>
    <w:rsid w:val="004101B9"/>
    <w:rsid w:val="00410FFF"/>
    <w:rsid w:val="00413168"/>
    <w:rsid w:val="0041317F"/>
    <w:rsid w:val="00413517"/>
    <w:rsid w:val="00414CF4"/>
    <w:rsid w:val="00414E48"/>
    <w:rsid w:val="0041591B"/>
    <w:rsid w:val="00421100"/>
    <w:rsid w:val="004218ED"/>
    <w:rsid w:val="00422417"/>
    <w:rsid w:val="00430B3C"/>
    <w:rsid w:val="00431151"/>
    <w:rsid w:val="00432140"/>
    <w:rsid w:val="00432525"/>
    <w:rsid w:val="00434D31"/>
    <w:rsid w:val="00440325"/>
    <w:rsid w:val="004404A1"/>
    <w:rsid w:val="00442962"/>
    <w:rsid w:val="00442C84"/>
    <w:rsid w:val="0044355A"/>
    <w:rsid w:val="00444515"/>
    <w:rsid w:val="00444CE0"/>
    <w:rsid w:val="004472C8"/>
    <w:rsid w:val="00447EB7"/>
    <w:rsid w:val="004617D6"/>
    <w:rsid w:val="0046185B"/>
    <w:rsid w:val="004622FC"/>
    <w:rsid w:val="00465D97"/>
    <w:rsid w:val="0046667E"/>
    <w:rsid w:val="004718D8"/>
    <w:rsid w:val="004745D0"/>
    <w:rsid w:val="004754A8"/>
    <w:rsid w:val="0047614E"/>
    <w:rsid w:val="00483D85"/>
    <w:rsid w:val="00486385"/>
    <w:rsid w:val="00486FE4"/>
    <w:rsid w:val="004939C9"/>
    <w:rsid w:val="00495E2F"/>
    <w:rsid w:val="00497F1D"/>
    <w:rsid w:val="004A4B6E"/>
    <w:rsid w:val="004A4D36"/>
    <w:rsid w:val="004A58B0"/>
    <w:rsid w:val="004A664C"/>
    <w:rsid w:val="004A6E85"/>
    <w:rsid w:val="004A763C"/>
    <w:rsid w:val="004B341D"/>
    <w:rsid w:val="004B569F"/>
    <w:rsid w:val="004B5FDD"/>
    <w:rsid w:val="004B71C2"/>
    <w:rsid w:val="004C093E"/>
    <w:rsid w:val="004C0E7A"/>
    <w:rsid w:val="004C1DC0"/>
    <w:rsid w:val="004C245D"/>
    <w:rsid w:val="004C34BA"/>
    <w:rsid w:val="004C4EA6"/>
    <w:rsid w:val="004D1134"/>
    <w:rsid w:val="004D2C34"/>
    <w:rsid w:val="004D2DF3"/>
    <w:rsid w:val="004D3C1C"/>
    <w:rsid w:val="004D7456"/>
    <w:rsid w:val="004D7A20"/>
    <w:rsid w:val="004E2A3E"/>
    <w:rsid w:val="004E568D"/>
    <w:rsid w:val="004F13CE"/>
    <w:rsid w:val="004F1EC7"/>
    <w:rsid w:val="004F3A00"/>
    <w:rsid w:val="004F43B3"/>
    <w:rsid w:val="004F4AAD"/>
    <w:rsid w:val="004F4E17"/>
    <w:rsid w:val="00501B74"/>
    <w:rsid w:val="00505200"/>
    <w:rsid w:val="00506554"/>
    <w:rsid w:val="00506D6A"/>
    <w:rsid w:val="0051024E"/>
    <w:rsid w:val="005127DC"/>
    <w:rsid w:val="00515843"/>
    <w:rsid w:val="00520E01"/>
    <w:rsid w:val="00521967"/>
    <w:rsid w:val="00524AC0"/>
    <w:rsid w:val="00525247"/>
    <w:rsid w:val="0053124D"/>
    <w:rsid w:val="0053188E"/>
    <w:rsid w:val="00534541"/>
    <w:rsid w:val="0053551C"/>
    <w:rsid w:val="005358D0"/>
    <w:rsid w:val="00535967"/>
    <w:rsid w:val="005365FF"/>
    <w:rsid w:val="0053670C"/>
    <w:rsid w:val="00537F9B"/>
    <w:rsid w:val="00540C98"/>
    <w:rsid w:val="00541E1F"/>
    <w:rsid w:val="005445D9"/>
    <w:rsid w:val="00547C30"/>
    <w:rsid w:val="00561463"/>
    <w:rsid w:val="00561F87"/>
    <w:rsid w:val="0056326E"/>
    <w:rsid w:val="00566AA7"/>
    <w:rsid w:val="00571B9F"/>
    <w:rsid w:val="00574CAF"/>
    <w:rsid w:val="00575DF2"/>
    <w:rsid w:val="005765E9"/>
    <w:rsid w:val="00576B85"/>
    <w:rsid w:val="0057716F"/>
    <w:rsid w:val="0057782B"/>
    <w:rsid w:val="00577DFB"/>
    <w:rsid w:val="00577EFB"/>
    <w:rsid w:val="005821D4"/>
    <w:rsid w:val="00582AFA"/>
    <w:rsid w:val="00583207"/>
    <w:rsid w:val="005841C5"/>
    <w:rsid w:val="005841C8"/>
    <w:rsid w:val="00586670"/>
    <w:rsid w:val="00590148"/>
    <w:rsid w:val="005908BC"/>
    <w:rsid w:val="00592485"/>
    <w:rsid w:val="00596B06"/>
    <w:rsid w:val="0059737B"/>
    <w:rsid w:val="005B02EC"/>
    <w:rsid w:val="005B0662"/>
    <w:rsid w:val="005B18E0"/>
    <w:rsid w:val="005B25D2"/>
    <w:rsid w:val="005B3F32"/>
    <w:rsid w:val="005B45D9"/>
    <w:rsid w:val="005B5B35"/>
    <w:rsid w:val="005C2F6A"/>
    <w:rsid w:val="005C775B"/>
    <w:rsid w:val="005C78C1"/>
    <w:rsid w:val="005C7E5B"/>
    <w:rsid w:val="005D1509"/>
    <w:rsid w:val="005D18E2"/>
    <w:rsid w:val="005D3D25"/>
    <w:rsid w:val="005D68A9"/>
    <w:rsid w:val="005D7C52"/>
    <w:rsid w:val="005D7D9B"/>
    <w:rsid w:val="005E0526"/>
    <w:rsid w:val="005E392D"/>
    <w:rsid w:val="005E4AC8"/>
    <w:rsid w:val="005F2A5A"/>
    <w:rsid w:val="005F4FDF"/>
    <w:rsid w:val="005F67D3"/>
    <w:rsid w:val="005F7F34"/>
    <w:rsid w:val="00603418"/>
    <w:rsid w:val="00603B99"/>
    <w:rsid w:val="006063E3"/>
    <w:rsid w:val="006066D8"/>
    <w:rsid w:val="00611AC1"/>
    <w:rsid w:val="006158DC"/>
    <w:rsid w:val="006218DF"/>
    <w:rsid w:val="00621A23"/>
    <w:rsid w:val="00621E2E"/>
    <w:rsid w:val="00623083"/>
    <w:rsid w:val="00624AC6"/>
    <w:rsid w:val="0062512F"/>
    <w:rsid w:val="0062705E"/>
    <w:rsid w:val="00627B45"/>
    <w:rsid w:val="006303F5"/>
    <w:rsid w:val="006324D9"/>
    <w:rsid w:val="006343C1"/>
    <w:rsid w:val="00634966"/>
    <w:rsid w:val="00635E06"/>
    <w:rsid w:val="00637015"/>
    <w:rsid w:val="00637267"/>
    <w:rsid w:val="00637765"/>
    <w:rsid w:val="006377FF"/>
    <w:rsid w:val="00637863"/>
    <w:rsid w:val="0065150E"/>
    <w:rsid w:val="00651FF8"/>
    <w:rsid w:val="0065334F"/>
    <w:rsid w:val="006556AD"/>
    <w:rsid w:val="00657D87"/>
    <w:rsid w:val="00660553"/>
    <w:rsid w:val="00664278"/>
    <w:rsid w:val="00673358"/>
    <w:rsid w:val="00674F8E"/>
    <w:rsid w:val="006763A3"/>
    <w:rsid w:val="00676611"/>
    <w:rsid w:val="00680D32"/>
    <w:rsid w:val="006825DF"/>
    <w:rsid w:val="00684228"/>
    <w:rsid w:val="0069087B"/>
    <w:rsid w:val="0069185B"/>
    <w:rsid w:val="00694D73"/>
    <w:rsid w:val="00695911"/>
    <w:rsid w:val="006A0065"/>
    <w:rsid w:val="006A1571"/>
    <w:rsid w:val="006A1950"/>
    <w:rsid w:val="006A1BDD"/>
    <w:rsid w:val="006A307B"/>
    <w:rsid w:val="006A34D7"/>
    <w:rsid w:val="006A549E"/>
    <w:rsid w:val="006A67ED"/>
    <w:rsid w:val="006B17D9"/>
    <w:rsid w:val="006B34CC"/>
    <w:rsid w:val="006B3821"/>
    <w:rsid w:val="006B5AD0"/>
    <w:rsid w:val="006B646A"/>
    <w:rsid w:val="006B6A6C"/>
    <w:rsid w:val="006C002F"/>
    <w:rsid w:val="006C0220"/>
    <w:rsid w:val="006C0332"/>
    <w:rsid w:val="006C0C3F"/>
    <w:rsid w:val="006C3B3E"/>
    <w:rsid w:val="006D27D1"/>
    <w:rsid w:val="006D2D24"/>
    <w:rsid w:val="006D3ED7"/>
    <w:rsid w:val="006D4C44"/>
    <w:rsid w:val="006D63B1"/>
    <w:rsid w:val="006D7692"/>
    <w:rsid w:val="006E018F"/>
    <w:rsid w:val="006E03DF"/>
    <w:rsid w:val="006E34BB"/>
    <w:rsid w:val="006E5308"/>
    <w:rsid w:val="006E5EC9"/>
    <w:rsid w:val="006E5EED"/>
    <w:rsid w:val="006E7E57"/>
    <w:rsid w:val="006F2AAD"/>
    <w:rsid w:val="006F2D06"/>
    <w:rsid w:val="006F31FB"/>
    <w:rsid w:val="006F75DC"/>
    <w:rsid w:val="0070141A"/>
    <w:rsid w:val="00701C71"/>
    <w:rsid w:val="007021A3"/>
    <w:rsid w:val="007029C5"/>
    <w:rsid w:val="007039A4"/>
    <w:rsid w:val="00703EDC"/>
    <w:rsid w:val="00705321"/>
    <w:rsid w:val="00706116"/>
    <w:rsid w:val="0070631A"/>
    <w:rsid w:val="00707470"/>
    <w:rsid w:val="00711638"/>
    <w:rsid w:val="007116DF"/>
    <w:rsid w:val="00713ADA"/>
    <w:rsid w:val="007142DA"/>
    <w:rsid w:val="00714651"/>
    <w:rsid w:val="00714A81"/>
    <w:rsid w:val="00717490"/>
    <w:rsid w:val="00721BA4"/>
    <w:rsid w:val="00724004"/>
    <w:rsid w:val="007307BC"/>
    <w:rsid w:val="00731836"/>
    <w:rsid w:val="00732C3C"/>
    <w:rsid w:val="00733791"/>
    <w:rsid w:val="007362CE"/>
    <w:rsid w:val="00736F9C"/>
    <w:rsid w:val="00737769"/>
    <w:rsid w:val="00743FBF"/>
    <w:rsid w:val="007451A0"/>
    <w:rsid w:val="00745769"/>
    <w:rsid w:val="00745B0B"/>
    <w:rsid w:val="007470E0"/>
    <w:rsid w:val="0075108C"/>
    <w:rsid w:val="007539AB"/>
    <w:rsid w:val="00753F17"/>
    <w:rsid w:val="00756D74"/>
    <w:rsid w:val="00757370"/>
    <w:rsid w:val="00757FAD"/>
    <w:rsid w:val="00760823"/>
    <w:rsid w:val="007619AD"/>
    <w:rsid w:val="0076399E"/>
    <w:rsid w:val="007640CF"/>
    <w:rsid w:val="007650FB"/>
    <w:rsid w:val="00765374"/>
    <w:rsid w:val="00766C92"/>
    <w:rsid w:val="007700F9"/>
    <w:rsid w:val="0077105C"/>
    <w:rsid w:val="00771542"/>
    <w:rsid w:val="007733B6"/>
    <w:rsid w:val="00774C06"/>
    <w:rsid w:val="00774E35"/>
    <w:rsid w:val="00776629"/>
    <w:rsid w:val="007768E6"/>
    <w:rsid w:val="00776E1F"/>
    <w:rsid w:val="00776E54"/>
    <w:rsid w:val="007773CB"/>
    <w:rsid w:val="0077758E"/>
    <w:rsid w:val="00781363"/>
    <w:rsid w:val="00781EA2"/>
    <w:rsid w:val="0079067C"/>
    <w:rsid w:val="00797EDD"/>
    <w:rsid w:val="007A35CE"/>
    <w:rsid w:val="007A6233"/>
    <w:rsid w:val="007A65DA"/>
    <w:rsid w:val="007B18DA"/>
    <w:rsid w:val="007B1A04"/>
    <w:rsid w:val="007B39CC"/>
    <w:rsid w:val="007B40D4"/>
    <w:rsid w:val="007B5189"/>
    <w:rsid w:val="007B7683"/>
    <w:rsid w:val="007C0507"/>
    <w:rsid w:val="007C17E2"/>
    <w:rsid w:val="007C3378"/>
    <w:rsid w:val="007C35E9"/>
    <w:rsid w:val="007C4A1C"/>
    <w:rsid w:val="007C54A1"/>
    <w:rsid w:val="007D1DA6"/>
    <w:rsid w:val="007D2237"/>
    <w:rsid w:val="007D37D3"/>
    <w:rsid w:val="007D4970"/>
    <w:rsid w:val="007D6824"/>
    <w:rsid w:val="007E214F"/>
    <w:rsid w:val="007E2FAE"/>
    <w:rsid w:val="007E353E"/>
    <w:rsid w:val="007E7562"/>
    <w:rsid w:val="007E7C97"/>
    <w:rsid w:val="007F36D4"/>
    <w:rsid w:val="007F3B75"/>
    <w:rsid w:val="007F3CD3"/>
    <w:rsid w:val="007F4762"/>
    <w:rsid w:val="007F4E3F"/>
    <w:rsid w:val="007F51CD"/>
    <w:rsid w:val="00800EDF"/>
    <w:rsid w:val="00802F99"/>
    <w:rsid w:val="00803F8C"/>
    <w:rsid w:val="008042C1"/>
    <w:rsid w:val="00804357"/>
    <w:rsid w:val="00810DC4"/>
    <w:rsid w:val="00813155"/>
    <w:rsid w:val="008143C4"/>
    <w:rsid w:val="00814E48"/>
    <w:rsid w:val="0081698F"/>
    <w:rsid w:val="0082005B"/>
    <w:rsid w:val="00821A6A"/>
    <w:rsid w:val="00823A5D"/>
    <w:rsid w:val="00825E78"/>
    <w:rsid w:val="00831DA6"/>
    <w:rsid w:val="00837878"/>
    <w:rsid w:val="00841CDF"/>
    <w:rsid w:val="00842F0B"/>
    <w:rsid w:val="00844EE8"/>
    <w:rsid w:val="00847390"/>
    <w:rsid w:val="0084753A"/>
    <w:rsid w:val="008505EE"/>
    <w:rsid w:val="00852084"/>
    <w:rsid w:val="00852D81"/>
    <w:rsid w:val="00855DAF"/>
    <w:rsid w:val="0085740F"/>
    <w:rsid w:val="00857D7E"/>
    <w:rsid w:val="0086129C"/>
    <w:rsid w:val="008626B5"/>
    <w:rsid w:val="00862D44"/>
    <w:rsid w:val="008650AF"/>
    <w:rsid w:val="00866B33"/>
    <w:rsid w:val="008818A6"/>
    <w:rsid w:val="008818CF"/>
    <w:rsid w:val="008832B3"/>
    <w:rsid w:val="0088336A"/>
    <w:rsid w:val="00885957"/>
    <w:rsid w:val="00885DB7"/>
    <w:rsid w:val="0089131C"/>
    <w:rsid w:val="00891AF9"/>
    <w:rsid w:val="00892E4D"/>
    <w:rsid w:val="008937BE"/>
    <w:rsid w:val="00896AB6"/>
    <w:rsid w:val="00897595"/>
    <w:rsid w:val="00897FA5"/>
    <w:rsid w:val="008A0DA5"/>
    <w:rsid w:val="008A1093"/>
    <w:rsid w:val="008A175B"/>
    <w:rsid w:val="008A34A9"/>
    <w:rsid w:val="008A35B4"/>
    <w:rsid w:val="008A443A"/>
    <w:rsid w:val="008A49CF"/>
    <w:rsid w:val="008A538E"/>
    <w:rsid w:val="008A6589"/>
    <w:rsid w:val="008B1ED9"/>
    <w:rsid w:val="008B2F40"/>
    <w:rsid w:val="008B35B9"/>
    <w:rsid w:val="008B43D2"/>
    <w:rsid w:val="008B543C"/>
    <w:rsid w:val="008B5B0F"/>
    <w:rsid w:val="008C17E8"/>
    <w:rsid w:val="008C2CFB"/>
    <w:rsid w:val="008C308E"/>
    <w:rsid w:val="008C378D"/>
    <w:rsid w:val="008C48A1"/>
    <w:rsid w:val="008C5F7F"/>
    <w:rsid w:val="008C659C"/>
    <w:rsid w:val="008C7E5A"/>
    <w:rsid w:val="008D6171"/>
    <w:rsid w:val="008D6987"/>
    <w:rsid w:val="008D790D"/>
    <w:rsid w:val="008D7C06"/>
    <w:rsid w:val="008E1F58"/>
    <w:rsid w:val="008E345E"/>
    <w:rsid w:val="008E4345"/>
    <w:rsid w:val="008E5FAB"/>
    <w:rsid w:val="008E6DD5"/>
    <w:rsid w:val="008E7FF0"/>
    <w:rsid w:val="008F4E46"/>
    <w:rsid w:val="008F6019"/>
    <w:rsid w:val="008F6120"/>
    <w:rsid w:val="008F6744"/>
    <w:rsid w:val="008F67A1"/>
    <w:rsid w:val="008F7818"/>
    <w:rsid w:val="00900AEB"/>
    <w:rsid w:val="00901147"/>
    <w:rsid w:val="00903A26"/>
    <w:rsid w:val="00911DE4"/>
    <w:rsid w:val="00911E2B"/>
    <w:rsid w:val="00914E84"/>
    <w:rsid w:val="00920B4E"/>
    <w:rsid w:val="0092616C"/>
    <w:rsid w:val="009262CB"/>
    <w:rsid w:val="00926C45"/>
    <w:rsid w:val="00927ECF"/>
    <w:rsid w:val="00930804"/>
    <w:rsid w:val="00933345"/>
    <w:rsid w:val="00937B11"/>
    <w:rsid w:val="00941996"/>
    <w:rsid w:val="009438D2"/>
    <w:rsid w:val="00943D24"/>
    <w:rsid w:val="00946318"/>
    <w:rsid w:val="00946ACE"/>
    <w:rsid w:val="00946EA4"/>
    <w:rsid w:val="00947BB1"/>
    <w:rsid w:val="00954471"/>
    <w:rsid w:val="00955360"/>
    <w:rsid w:val="00955939"/>
    <w:rsid w:val="00955FBC"/>
    <w:rsid w:val="009618AA"/>
    <w:rsid w:val="00967947"/>
    <w:rsid w:val="0097028E"/>
    <w:rsid w:val="00970888"/>
    <w:rsid w:val="0097100B"/>
    <w:rsid w:val="009744E1"/>
    <w:rsid w:val="00974ACD"/>
    <w:rsid w:val="00976EDA"/>
    <w:rsid w:val="009773C9"/>
    <w:rsid w:val="0098075F"/>
    <w:rsid w:val="00981027"/>
    <w:rsid w:val="00983394"/>
    <w:rsid w:val="0098561F"/>
    <w:rsid w:val="00987F65"/>
    <w:rsid w:val="009902C7"/>
    <w:rsid w:val="009908D5"/>
    <w:rsid w:val="00990BFC"/>
    <w:rsid w:val="00991CA3"/>
    <w:rsid w:val="0099251E"/>
    <w:rsid w:val="00994E5F"/>
    <w:rsid w:val="009967BC"/>
    <w:rsid w:val="009971ED"/>
    <w:rsid w:val="00997BB2"/>
    <w:rsid w:val="00997FE3"/>
    <w:rsid w:val="009A1B26"/>
    <w:rsid w:val="009A35CA"/>
    <w:rsid w:val="009A3B26"/>
    <w:rsid w:val="009A7DE1"/>
    <w:rsid w:val="009B402C"/>
    <w:rsid w:val="009B40EF"/>
    <w:rsid w:val="009B72AE"/>
    <w:rsid w:val="009C1FFC"/>
    <w:rsid w:val="009C2518"/>
    <w:rsid w:val="009C52D0"/>
    <w:rsid w:val="009C655E"/>
    <w:rsid w:val="009D4EE9"/>
    <w:rsid w:val="009D5CF0"/>
    <w:rsid w:val="009E4F13"/>
    <w:rsid w:val="009E6414"/>
    <w:rsid w:val="009E6528"/>
    <w:rsid w:val="009E678E"/>
    <w:rsid w:val="009E72AC"/>
    <w:rsid w:val="009E7386"/>
    <w:rsid w:val="009E791B"/>
    <w:rsid w:val="009E7A1F"/>
    <w:rsid w:val="009F3A8B"/>
    <w:rsid w:val="009F4BBB"/>
    <w:rsid w:val="00A00DB8"/>
    <w:rsid w:val="00A00FBA"/>
    <w:rsid w:val="00A038F5"/>
    <w:rsid w:val="00A03AD5"/>
    <w:rsid w:val="00A122F8"/>
    <w:rsid w:val="00A147F0"/>
    <w:rsid w:val="00A1576D"/>
    <w:rsid w:val="00A16BDF"/>
    <w:rsid w:val="00A17799"/>
    <w:rsid w:val="00A2257A"/>
    <w:rsid w:val="00A25A89"/>
    <w:rsid w:val="00A25E77"/>
    <w:rsid w:val="00A26664"/>
    <w:rsid w:val="00A309BD"/>
    <w:rsid w:val="00A3336F"/>
    <w:rsid w:val="00A34284"/>
    <w:rsid w:val="00A427BE"/>
    <w:rsid w:val="00A4414C"/>
    <w:rsid w:val="00A44283"/>
    <w:rsid w:val="00A44BC9"/>
    <w:rsid w:val="00A47488"/>
    <w:rsid w:val="00A47AC7"/>
    <w:rsid w:val="00A47C1C"/>
    <w:rsid w:val="00A47DA0"/>
    <w:rsid w:val="00A51624"/>
    <w:rsid w:val="00A519CD"/>
    <w:rsid w:val="00A60E9F"/>
    <w:rsid w:val="00A61D04"/>
    <w:rsid w:val="00A67AA2"/>
    <w:rsid w:val="00A711AD"/>
    <w:rsid w:val="00A7176F"/>
    <w:rsid w:val="00A72E0F"/>
    <w:rsid w:val="00A76246"/>
    <w:rsid w:val="00A82186"/>
    <w:rsid w:val="00A830E0"/>
    <w:rsid w:val="00A840F1"/>
    <w:rsid w:val="00A857E5"/>
    <w:rsid w:val="00A85929"/>
    <w:rsid w:val="00A86A02"/>
    <w:rsid w:val="00A91859"/>
    <w:rsid w:val="00A93DF5"/>
    <w:rsid w:val="00AA207C"/>
    <w:rsid w:val="00AA63FC"/>
    <w:rsid w:val="00AB2101"/>
    <w:rsid w:val="00AB333A"/>
    <w:rsid w:val="00AC08BE"/>
    <w:rsid w:val="00AC3941"/>
    <w:rsid w:val="00AC45C1"/>
    <w:rsid w:val="00AD66A7"/>
    <w:rsid w:val="00AD6EB1"/>
    <w:rsid w:val="00AD79ED"/>
    <w:rsid w:val="00AE19FF"/>
    <w:rsid w:val="00AF1D45"/>
    <w:rsid w:val="00AF21DF"/>
    <w:rsid w:val="00AF5790"/>
    <w:rsid w:val="00AF7B1D"/>
    <w:rsid w:val="00B01111"/>
    <w:rsid w:val="00B0193D"/>
    <w:rsid w:val="00B03219"/>
    <w:rsid w:val="00B03A30"/>
    <w:rsid w:val="00B03D12"/>
    <w:rsid w:val="00B041F0"/>
    <w:rsid w:val="00B04450"/>
    <w:rsid w:val="00B0457F"/>
    <w:rsid w:val="00B0490E"/>
    <w:rsid w:val="00B0596F"/>
    <w:rsid w:val="00B12350"/>
    <w:rsid w:val="00B16222"/>
    <w:rsid w:val="00B21905"/>
    <w:rsid w:val="00B22E95"/>
    <w:rsid w:val="00B2488A"/>
    <w:rsid w:val="00B25ECB"/>
    <w:rsid w:val="00B26220"/>
    <w:rsid w:val="00B2714D"/>
    <w:rsid w:val="00B2783C"/>
    <w:rsid w:val="00B347B2"/>
    <w:rsid w:val="00B36B96"/>
    <w:rsid w:val="00B37551"/>
    <w:rsid w:val="00B37A21"/>
    <w:rsid w:val="00B37C3E"/>
    <w:rsid w:val="00B40531"/>
    <w:rsid w:val="00B4142C"/>
    <w:rsid w:val="00B421AB"/>
    <w:rsid w:val="00B44767"/>
    <w:rsid w:val="00B45D02"/>
    <w:rsid w:val="00B50407"/>
    <w:rsid w:val="00B516BA"/>
    <w:rsid w:val="00B55311"/>
    <w:rsid w:val="00B61FD1"/>
    <w:rsid w:val="00B62339"/>
    <w:rsid w:val="00B62851"/>
    <w:rsid w:val="00B64FA5"/>
    <w:rsid w:val="00B6532B"/>
    <w:rsid w:val="00B657CC"/>
    <w:rsid w:val="00B70301"/>
    <w:rsid w:val="00B7065F"/>
    <w:rsid w:val="00B70BED"/>
    <w:rsid w:val="00B7213C"/>
    <w:rsid w:val="00B727B3"/>
    <w:rsid w:val="00B73C4D"/>
    <w:rsid w:val="00B741C6"/>
    <w:rsid w:val="00B7516E"/>
    <w:rsid w:val="00B7663B"/>
    <w:rsid w:val="00B80811"/>
    <w:rsid w:val="00B810F8"/>
    <w:rsid w:val="00B85FDC"/>
    <w:rsid w:val="00B87A2F"/>
    <w:rsid w:val="00B9218A"/>
    <w:rsid w:val="00B94BE0"/>
    <w:rsid w:val="00B97962"/>
    <w:rsid w:val="00B97C33"/>
    <w:rsid w:val="00BA1202"/>
    <w:rsid w:val="00BA1A73"/>
    <w:rsid w:val="00BA6EE3"/>
    <w:rsid w:val="00BB099E"/>
    <w:rsid w:val="00BB1AB0"/>
    <w:rsid w:val="00BB3279"/>
    <w:rsid w:val="00BB44CE"/>
    <w:rsid w:val="00BB58A7"/>
    <w:rsid w:val="00BB58FA"/>
    <w:rsid w:val="00BC188E"/>
    <w:rsid w:val="00BC2AAA"/>
    <w:rsid w:val="00BC4386"/>
    <w:rsid w:val="00BC55B5"/>
    <w:rsid w:val="00BD0F15"/>
    <w:rsid w:val="00BD19E7"/>
    <w:rsid w:val="00BD25AB"/>
    <w:rsid w:val="00BD3A3C"/>
    <w:rsid w:val="00BD4286"/>
    <w:rsid w:val="00BD4760"/>
    <w:rsid w:val="00BE1569"/>
    <w:rsid w:val="00BE15C0"/>
    <w:rsid w:val="00BE2458"/>
    <w:rsid w:val="00BE3082"/>
    <w:rsid w:val="00BE3099"/>
    <w:rsid w:val="00BE5707"/>
    <w:rsid w:val="00BE5969"/>
    <w:rsid w:val="00BE6467"/>
    <w:rsid w:val="00BF01E9"/>
    <w:rsid w:val="00BF0DD1"/>
    <w:rsid w:val="00BF45A8"/>
    <w:rsid w:val="00BF4D51"/>
    <w:rsid w:val="00BF5F73"/>
    <w:rsid w:val="00C00D25"/>
    <w:rsid w:val="00C05B04"/>
    <w:rsid w:val="00C108E9"/>
    <w:rsid w:val="00C12F47"/>
    <w:rsid w:val="00C140D9"/>
    <w:rsid w:val="00C14DC8"/>
    <w:rsid w:val="00C14FBD"/>
    <w:rsid w:val="00C15EEE"/>
    <w:rsid w:val="00C175CE"/>
    <w:rsid w:val="00C17D6A"/>
    <w:rsid w:val="00C2227C"/>
    <w:rsid w:val="00C24065"/>
    <w:rsid w:val="00C25767"/>
    <w:rsid w:val="00C30B29"/>
    <w:rsid w:val="00C33095"/>
    <w:rsid w:val="00C35658"/>
    <w:rsid w:val="00C3613E"/>
    <w:rsid w:val="00C36397"/>
    <w:rsid w:val="00C3799B"/>
    <w:rsid w:val="00C41563"/>
    <w:rsid w:val="00C44080"/>
    <w:rsid w:val="00C4569E"/>
    <w:rsid w:val="00C458A5"/>
    <w:rsid w:val="00C4799D"/>
    <w:rsid w:val="00C47EA8"/>
    <w:rsid w:val="00C51723"/>
    <w:rsid w:val="00C5322D"/>
    <w:rsid w:val="00C535AE"/>
    <w:rsid w:val="00C5680A"/>
    <w:rsid w:val="00C60172"/>
    <w:rsid w:val="00C627AE"/>
    <w:rsid w:val="00C645EA"/>
    <w:rsid w:val="00C6597E"/>
    <w:rsid w:val="00C65B59"/>
    <w:rsid w:val="00C66D21"/>
    <w:rsid w:val="00C70F80"/>
    <w:rsid w:val="00C722C6"/>
    <w:rsid w:val="00C7277A"/>
    <w:rsid w:val="00C77F42"/>
    <w:rsid w:val="00C85599"/>
    <w:rsid w:val="00C8577B"/>
    <w:rsid w:val="00C8691D"/>
    <w:rsid w:val="00C90311"/>
    <w:rsid w:val="00C934E8"/>
    <w:rsid w:val="00C9522D"/>
    <w:rsid w:val="00C97BD8"/>
    <w:rsid w:val="00C97F41"/>
    <w:rsid w:val="00CA198F"/>
    <w:rsid w:val="00CA1BC0"/>
    <w:rsid w:val="00CA32CF"/>
    <w:rsid w:val="00CA7710"/>
    <w:rsid w:val="00CB04CC"/>
    <w:rsid w:val="00CB0F8B"/>
    <w:rsid w:val="00CB2F9A"/>
    <w:rsid w:val="00CB3B37"/>
    <w:rsid w:val="00CB596C"/>
    <w:rsid w:val="00CB5F83"/>
    <w:rsid w:val="00CB7551"/>
    <w:rsid w:val="00CC0A4A"/>
    <w:rsid w:val="00CC31CF"/>
    <w:rsid w:val="00CC43E7"/>
    <w:rsid w:val="00CC5927"/>
    <w:rsid w:val="00CC59F4"/>
    <w:rsid w:val="00CC6CB5"/>
    <w:rsid w:val="00CC7215"/>
    <w:rsid w:val="00CD1E0C"/>
    <w:rsid w:val="00CE14DA"/>
    <w:rsid w:val="00CE1553"/>
    <w:rsid w:val="00CE2949"/>
    <w:rsid w:val="00CE3597"/>
    <w:rsid w:val="00CE41BF"/>
    <w:rsid w:val="00CE6001"/>
    <w:rsid w:val="00CE7213"/>
    <w:rsid w:val="00CE7FCB"/>
    <w:rsid w:val="00CE7FF5"/>
    <w:rsid w:val="00CF1697"/>
    <w:rsid w:val="00CF24C5"/>
    <w:rsid w:val="00CF2A81"/>
    <w:rsid w:val="00CF4C73"/>
    <w:rsid w:val="00D013FD"/>
    <w:rsid w:val="00D02A5C"/>
    <w:rsid w:val="00D02C52"/>
    <w:rsid w:val="00D0478C"/>
    <w:rsid w:val="00D04958"/>
    <w:rsid w:val="00D05647"/>
    <w:rsid w:val="00D11110"/>
    <w:rsid w:val="00D11EC2"/>
    <w:rsid w:val="00D1436F"/>
    <w:rsid w:val="00D14AE6"/>
    <w:rsid w:val="00D17C5F"/>
    <w:rsid w:val="00D2173D"/>
    <w:rsid w:val="00D27BE8"/>
    <w:rsid w:val="00D3096E"/>
    <w:rsid w:val="00D34ACD"/>
    <w:rsid w:val="00D35097"/>
    <w:rsid w:val="00D35CCF"/>
    <w:rsid w:val="00D35D82"/>
    <w:rsid w:val="00D36996"/>
    <w:rsid w:val="00D36E7E"/>
    <w:rsid w:val="00D3712D"/>
    <w:rsid w:val="00D37CEC"/>
    <w:rsid w:val="00D4032F"/>
    <w:rsid w:val="00D4210D"/>
    <w:rsid w:val="00D43270"/>
    <w:rsid w:val="00D4447B"/>
    <w:rsid w:val="00D461FC"/>
    <w:rsid w:val="00D53785"/>
    <w:rsid w:val="00D53A0F"/>
    <w:rsid w:val="00D55053"/>
    <w:rsid w:val="00D557AA"/>
    <w:rsid w:val="00D557F4"/>
    <w:rsid w:val="00D56CE9"/>
    <w:rsid w:val="00D57231"/>
    <w:rsid w:val="00D637C5"/>
    <w:rsid w:val="00D63AF0"/>
    <w:rsid w:val="00D6429C"/>
    <w:rsid w:val="00D733CE"/>
    <w:rsid w:val="00D73619"/>
    <w:rsid w:val="00D738D8"/>
    <w:rsid w:val="00D739EB"/>
    <w:rsid w:val="00D76997"/>
    <w:rsid w:val="00D8114F"/>
    <w:rsid w:val="00D8183C"/>
    <w:rsid w:val="00D823B0"/>
    <w:rsid w:val="00D8276B"/>
    <w:rsid w:val="00D84AE2"/>
    <w:rsid w:val="00D90ECA"/>
    <w:rsid w:val="00D917FF"/>
    <w:rsid w:val="00D91C57"/>
    <w:rsid w:val="00D92D0E"/>
    <w:rsid w:val="00D93283"/>
    <w:rsid w:val="00D96550"/>
    <w:rsid w:val="00D972C8"/>
    <w:rsid w:val="00D9766D"/>
    <w:rsid w:val="00DA09EC"/>
    <w:rsid w:val="00DA20B7"/>
    <w:rsid w:val="00DB1E25"/>
    <w:rsid w:val="00DB1E2E"/>
    <w:rsid w:val="00DB38C9"/>
    <w:rsid w:val="00DB3C58"/>
    <w:rsid w:val="00DB5614"/>
    <w:rsid w:val="00DC1F34"/>
    <w:rsid w:val="00DC3C5B"/>
    <w:rsid w:val="00DC3ED4"/>
    <w:rsid w:val="00DC4AB2"/>
    <w:rsid w:val="00DC6E30"/>
    <w:rsid w:val="00DC720E"/>
    <w:rsid w:val="00DE1726"/>
    <w:rsid w:val="00DE2041"/>
    <w:rsid w:val="00DF2326"/>
    <w:rsid w:val="00DF258C"/>
    <w:rsid w:val="00DF3CA7"/>
    <w:rsid w:val="00DF62C2"/>
    <w:rsid w:val="00E10F2E"/>
    <w:rsid w:val="00E11BB9"/>
    <w:rsid w:val="00E22012"/>
    <w:rsid w:val="00E26920"/>
    <w:rsid w:val="00E278B8"/>
    <w:rsid w:val="00E326F7"/>
    <w:rsid w:val="00E32FC8"/>
    <w:rsid w:val="00E3461A"/>
    <w:rsid w:val="00E34DC0"/>
    <w:rsid w:val="00E360C2"/>
    <w:rsid w:val="00E3719C"/>
    <w:rsid w:val="00E4747F"/>
    <w:rsid w:val="00E52D82"/>
    <w:rsid w:val="00E54FCA"/>
    <w:rsid w:val="00E606DE"/>
    <w:rsid w:val="00E62E1F"/>
    <w:rsid w:val="00E634C3"/>
    <w:rsid w:val="00E64363"/>
    <w:rsid w:val="00E6649D"/>
    <w:rsid w:val="00E67EAE"/>
    <w:rsid w:val="00E70C29"/>
    <w:rsid w:val="00E70CB2"/>
    <w:rsid w:val="00E77D66"/>
    <w:rsid w:val="00E816C3"/>
    <w:rsid w:val="00E83AB5"/>
    <w:rsid w:val="00E83D54"/>
    <w:rsid w:val="00E855E0"/>
    <w:rsid w:val="00E85FEE"/>
    <w:rsid w:val="00E91351"/>
    <w:rsid w:val="00E92AFB"/>
    <w:rsid w:val="00E943AC"/>
    <w:rsid w:val="00E96183"/>
    <w:rsid w:val="00E97C32"/>
    <w:rsid w:val="00EA1A0F"/>
    <w:rsid w:val="00EA4EB0"/>
    <w:rsid w:val="00EA65B4"/>
    <w:rsid w:val="00EA673E"/>
    <w:rsid w:val="00EB0090"/>
    <w:rsid w:val="00EB1435"/>
    <w:rsid w:val="00EB2466"/>
    <w:rsid w:val="00EB25AE"/>
    <w:rsid w:val="00EB3A9C"/>
    <w:rsid w:val="00EB4901"/>
    <w:rsid w:val="00EB5AAE"/>
    <w:rsid w:val="00EC0BA1"/>
    <w:rsid w:val="00EC2274"/>
    <w:rsid w:val="00EC48FF"/>
    <w:rsid w:val="00ED0F6A"/>
    <w:rsid w:val="00ED10EE"/>
    <w:rsid w:val="00ED464F"/>
    <w:rsid w:val="00ED4DE8"/>
    <w:rsid w:val="00ED5363"/>
    <w:rsid w:val="00ED6F62"/>
    <w:rsid w:val="00EE0AF6"/>
    <w:rsid w:val="00EE13A8"/>
    <w:rsid w:val="00EE60B6"/>
    <w:rsid w:val="00EF3E82"/>
    <w:rsid w:val="00EF6D66"/>
    <w:rsid w:val="00EF6E0B"/>
    <w:rsid w:val="00F01698"/>
    <w:rsid w:val="00F03ADE"/>
    <w:rsid w:val="00F04F11"/>
    <w:rsid w:val="00F102F1"/>
    <w:rsid w:val="00F10FC9"/>
    <w:rsid w:val="00F129F8"/>
    <w:rsid w:val="00F12BE1"/>
    <w:rsid w:val="00F13F57"/>
    <w:rsid w:val="00F14D16"/>
    <w:rsid w:val="00F170B0"/>
    <w:rsid w:val="00F17DF1"/>
    <w:rsid w:val="00F206C1"/>
    <w:rsid w:val="00F2459F"/>
    <w:rsid w:val="00F25F63"/>
    <w:rsid w:val="00F26C7F"/>
    <w:rsid w:val="00F31D29"/>
    <w:rsid w:val="00F31FE7"/>
    <w:rsid w:val="00F34C1D"/>
    <w:rsid w:val="00F37151"/>
    <w:rsid w:val="00F40207"/>
    <w:rsid w:val="00F444E0"/>
    <w:rsid w:val="00F45338"/>
    <w:rsid w:val="00F51F22"/>
    <w:rsid w:val="00F57059"/>
    <w:rsid w:val="00F626E3"/>
    <w:rsid w:val="00F646F9"/>
    <w:rsid w:val="00F64CA6"/>
    <w:rsid w:val="00F64CC0"/>
    <w:rsid w:val="00F66652"/>
    <w:rsid w:val="00F66D1A"/>
    <w:rsid w:val="00F71D52"/>
    <w:rsid w:val="00F72DF8"/>
    <w:rsid w:val="00F7503A"/>
    <w:rsid w:val="00F77B3E"/>
    <w:rsid w:val="00F80187"/>
    <w:rsid w:val="00F80A6F"/>
    <w:rsid w:val="00F827F9"/>
    <w:rsid w:val="00F847B3"/>
    <w:rsid w:val="00F84842"/>
    <w:rsid w:val="00F84D44"/>
    <w:rsid w:val="00F8569E"/>
    <w:rsid w:val="00F87347"/>
    <w:rsid w:val="00F934E3"/>
    <w:rsid w:val="00F93E3B"/>
    <w:rsid w:val="00F94D44"/>
    <w:rsid w:val="00F97CB1"/>
    <w:rsid w:val="00FA2BAD"/>
    <w:rsid w:val="00FA6F3A"/>
    <w:rsid w:val="00FA77CF"/>
    <w:rsid w:val="00FB260F"/>
    <w:rsid w:val="00FB3EBC"/>
    <w:rsid w:val="00FB44D9"/>
    <w:rsid w:val="00FB4A65"/>
    <w:rsid w:val="00FB5829"/>
    <w:rsid w:val="00FB705E"/>
    <w:rsid w:val="00FB7DB3"/>
    <w:rsid w:val="00FC0955"/>
    <w:rsid w:val="00FC3CB9"/>
    <w:rsid w:val="00FC6AAC"/>
    <w:rsid w:val="00FC6D85"/>
    <w:rsid w:val="00FC74C6"/>
    <w:rsid w:val="00FD0062"/>
    <w:rsid w:val="00FD0196"/>
    <w:rsid w:val="00FD5865"/>
    <w:rsid w:val="00FE120C"/>
    <w:rsid w:val="00FE468B"/>
    <w:rsid w:val="00FE5108"/>
    <w:rsid w:val="00FE6BB4"/>
    <w:rsid w:val="00FF0ED6"/>
    <w:rsid w:val="00FF1BEB"/>
    <w:rsid w:val="00FF1D56"/>
    <w:rsid w:val="00FF5552"/>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annotation text" w:uiPriority="99"/>
    <w:lsdException w:name="header" w:uiPriority="99"/>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HTML Preformatted" w:uiPriority="99"/>
    <w:lsdException w:name="Table Grid" w:semiHidden="0" w:unhideWhenUsed="0"/>
    <w:lsdException w:name="Placeholder Text" w:uiPriority="99"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897FA5"/>
  </w:style>
  <w:style w:type="character" w:styleId="nfase">
    <w:name w:val="Emphasis"/>
    <w:basedOn w:val="Fontepargpadro"/>
    <w:uiPriority w:val="20"/>
    <w:qFormat/>
    <w:rsid w:val="00897FA5"/>
    <w:rPr>
      <w:i/>
      <w:iCs/>
    </w:rPr>
  </w:style>
  <w:style w:type="paragraph" w:styleId="Textodenotadefim">
    <w:name w:val="endnote text"/>
    <w:basedOn w:val="Normal"/>
    <w:link w:val="TextodenotadefimChar"/>
    <w:uiPriority w:val="99"/>
    <w:semiHidden/>
    <w:unhideWhenUsed/>
    <w:rsid w:val="008626B5"/>
    <w:rPr>
      <w:sz w:val="20"/>
      <w:szCs w:val="20"/>
    </w:rPr>
  </w:style>
  <w:style w:type="character" w:customStyle="1" w:styleId="TextodenotadefimChar">
    <w:name w:val="Texto de nota de fim Char"/>
    <w:basedOn w:val="Fontepargpadro"/>
    <w:link w:val="Textodenotadefim"/>
    <w:uiPriority w:val="99"/>
    <w:semiHidden/>
    <w:rsid w:val="008626B5"/>
    <w:rPr>
      <w:sz w:val="20"/>
      <w:szCs w:val="20"/>
    </w:rPr>
  </w:style>
  <w:style w:type="character" w:styleId="Refdenotadefim">
    <w:name w:val="endnote reference"/>
    <w:basedOn w:val="Fontepargpadro"/>
    <w:uiPriority w:val="99"/>
    <w:semiHidden/>
    <w:unhideWhenUsed/>
    <w:rsid w:val="008626B5"/>
    <w:rPr>
      <w:vertAlign w:val="superscript"/>
    </w:rPr>
  </w:style>
  <w:style w:type="paragraph" w:styleId="Cabealho">
    <w:name w:val="header"/>
    <w:basedOn w:val="Normal"/>
    <w:link w:val="CabealhoChar"/>
    <w:uiPriority w:val="99"/>
    <w:unhideWhenUsed/>
    <w:rsid w:val="008626B5"/>
    <w:pPr>
      <w:tabs>
        <w:tab w:val="center" w:pos="4680"/>
        <w:tab w:val="right" w:pos="9360"/>
      </w:tabs>
    </w:pPr>
  </w:style>
  <w:style w:type="character" w:customStyle="1" w:styleId="CabealhoChar">
    <w:name w:val="Cabeçalho Char"/>
    <w:basedOn w:val="Fontepargpadro"/>
    <w:link w:val="Cabealho"/>
    <w:uiPriority w:val="99"/>
    <w:rsid w:val="008626B5"/>
  </w:style>
  <w:style w:type="paragraph" w:styleId="Rodap">
    <w:name w:val="footer"/>
    <w:basedOn w:val="Normal"/>
    <w:link w:val="RodapChar"/>
    <w:uiPriority w:val="99"/>
    <w:unhideWhenUsed/>
    <w:rsid w:val="008626B5"/>
    <w:pPr>
      <w:tabs>
        <w:tab w:val="center" w:pos="4680"/>
        <w:tab w:val="right" w:pos="9360"/>
      </w:tabs>
    </w:pPr>
  </w:style>
  <w:style w:type="character" w:customStyle="1" w:styleId="RodapChar">
    <w:name w:val="Rodapé Char"/>
    <w:basedOn w:val="Fontepargpadro"/>
    <w:link w:val="Rodap"/>
    <w:uiPriority w:val="99"/>
    <w:rsid w:val="008626B5"/>
  </w:style>
  <w:style w:type="paragraph" w:styleId="Textodebalo">
    <w:name w:val="Balloon Text"/>
    <w:basedOn w:val="Normal"/>
    <w:link w:val="TextodebaloChar"/>
    <w:uiPriority w:val="99"/>
    <w:semiHidden/>
    <w:unhideWhenUsed/>
    <w:rsid w:val="008626B5"/>
    <w:rPr>
      <w:rFonts w:ascii="Tahoma" w:hAnsi="Tahoma" w:cs="Tahoma"/>
      <w:sz w:val="16"/>
      <w:szCs w:val="16"/>
    </w:rPr>
  </w:style>
  <w:style w:type="character" w:customStyle="1" w:styleId="TextodebaloChar">
    <w:name w:val="Texto de balão Char"/>
    <w:basedOn w:val="Fontepargpadro"/>
    <w:link w:val="Textodebalo"/>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Fontepargpadro"/>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Fontepargpadro"/>
    <w:link w:val="EndNoteBibliography"/>
    <w:rsid w:val="007C17E2"/>
    <w:rPr>
      <w:rFonts w:ascii="Calibri" w:hAnsi="Calibri" w:cs="Calibri"/>
      <w:noProof/>
    </w:rPr>
  </w:style>
  <w:style w:type="paragraph" w:styleId="Subttulo">
    <w:name w:val="Subtitle"/>
    <w:basedOn w:val="Normal"/>
    <w:next w:val="Normal"/>
    <w:link w:val="Subttulo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54FCA"/>
    <w:rPr>
      <w:rFonts w:asciiTheme="majorHAnsi" w:eastAsiaTheme="majorEastAsia" w:hAnsiTheme="majorHAnsi" w:cstheme="majorBidi"/>
      <w:i/>
      <w:iCs/>
      <w:color w:val="4F81BD" w:themeColor="accent1"/>
      <w:spacing w:val="15"/>
      <w:sz w:val="24"/>
      <w:szCs w:val="24"/>
    </w:rPr>
  </w:style>
  <w:style w:type="character" w:styleId="TextodoEspaoReservado">
    <w:name w:val="Placeholder Text"/>
    <w:basedOn w:val="Fontepargpadro"/>
    <w:uiPriority w:val="99"/>
    <w:semiHidden/>
    <w:rsid w:val="00BF0DD1"/>
    <w:rPr>
      <w:color w:val="808080"/>
    </w:rPr>
  </w:style>
  <w:style w:type="paragraph" w:styleId="Legenda">
    <w:name w:val="caption"/>
    <w:basedOn w:val="Normal"/>
    <w:next w:val="Normal"/>
    <w:uiPriority w:val="35"/>
    <w:unhideWhenUsed/>
    <w:qFormat/>
    <w:rsid w:val="00267B7B"/>
    <w:pPr>
      <w:spacing w:after="200"/>
    </w:pPr>
    <w:rPr>
      <w:b/>
      <w:bCs/>
      <w:color w:val="4F81BD" w:themeColor="accent1"/>
      <w:sz w:val="18"/>
      <w:szCs w:val="18"/>
    </w:rPr>
  </w:style>
  <w:style w:type="paragraph" w:styleId="Pr-formataoHTML">
    <w:name w:val="HTML Preformatted"/>
    <w:basedOn w:val="Normal"/>
    <w:link w:val="Pr-formataoHTML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PargrafodaLista">
    <w:name w:val="List Paragraph"/>
    <w:basedOn w:val="Normal"/>
    <w:uiPriority w:val="34"/>
    <w:qFormat/>
    <w:rsid w:val="00DB1E25"/>
    <w:pPr>
      <w:ind w:left="720"/>
      <w:contextualSpacing/>
    </w:pPr>
  </w:style>
  <w:style w:type="character" w:styleId="Refdecomentrio">
    <w:name w:val="annotation reference"/>
    <w:basedOn w:val="Fontepargpadro"/>
    <w:uiPriority w:val="99"/>
    <w:semiHidden/>
    <w:unhideWhenUsed/>
    <w:rsid w:val="002E5917"/>
    <w:rPr>
      <w:sz w:val="18"/>
      <w:szCs w:val="18"/>
    </w:rPr>
  </w:style>
  <w:style w:type="paragraph" w:styleId="Textodecomentrio">
    <w:name w:val="annotation text"/>
    <w:basedOn w:val="Normal"/>
    <w:link w:val="TextodecomentrioChar"/>
    <w:uiPriority w:val="99"/>
    <w:semiHidden/>
    <w:unhideWhenUsed/>
    <w:rsid w:val="002E5917"/>
    <w:rPr>
      <w:sz w:val="24"/>
      <w:szCs w:val="24"/>
    </w:rPr>
  </w:style>
  <w:style w:type="character" w:customStyle="1" w:styleId="TextodecomentrioChar">
    <w:name w:val="Texto de comentário Char"/>
    <w:basedOn w:val="Fontepargpadro"/>
    <w:link w:val="Textodecomentrio"/>
    <w:uiPriority w:val="99"/>
    <w:semiHidden/>
    <w:rsid w:val="002E5917"/>
    <w:rPr>
      <w:sz w:val="24"/>
      <w:szCs w:val="24"/>
    </w:rPr>
  </w:style>
  <w:style w:type="paragraph" w:styleId="Assuntodocomentrio">
    <w:name w:val="annotation subject"/>
    <w:basedOn w:val="Textodecomentrio"/>
    <w:next w:val="Textodecomentrio"/>
    <w:link w:val="AssuntodocomentrioChar"/>
    <w:uiPriority w:val="99"/>
    <w:semiHidden/>
    <w:unhideWhenUsed/>
    <w:rsid w:val="002E5917"/>
    <w:rPr>
      <w:b/>
      <w:bCs/>
      <w:sz w:val="20"/>
      <w:szCs w:val="20"/>
    </w:rPr>
  </w:style>
  <w:style w:type="character" w:customStyle="1" w:styleId="AssuntodocomentrioChar">
    <w:name w:val="Assunto do comentário Char"/>
    <w:basedOn w:val="TextodecomentrioChar"/>
    <w:link w:val="Assuntodocomentrio"/>
    <w:uiPriority w:val="99"/>
    <w:semiHidden/>
    <w:rsid w:val="002E5917"/>
    <w:rPr>
      <w:b/>
      <w:bCs/>
      <w:sz w:val="20"/>
      <w:szCs w:val="20"/>
    </w:rPr>
  </w:style>
  <w:style w:type="character" w:customStyle="1" w:styleId="example">
    <w:name w:val="example"/>
    <w:basedOn w:val="Fontepargpadro"/>
    <w:rsid w:val="001520C4"/>
  </w:style>
  <w:style w:type="character" w:styleId="Hyperlink">
    <w:name w:val="Hyperlink"/>
    <w:basedOn w:val="Fontepargpadro"/>
    <w:rsid w:val="00991CA3"/>
    <w:rPr>
      <w:color w:val="0000FF" w:themeColor="hyperlink"/>
      <w:u w:val="single"/>
    </w:rPr>
  </w:style>
  <w:style w:type="character" w:customStyle="1" w:styleId="Mention1">
    <w:name w:val="Mention1"/>
    <w:basedOn w:val="Fontepargpadro"/>
    <w:uiPriority w:val="99"/>
    <w:semiHidden/>
    <w:unhideWhenUsed/>
    <w:rsid w:val="00CC0A4A"/>
    <w:rPr>
      <w:color w:val="2B579A"/>
      <w:shd w:val="clear" w:color="auto" w:fill="E6E6E6"/>
    </w:rPr>
  </w:style>
  <w:style w:type="character" w:customStyle="1" w:styleId="Mention2">
    <w:name w:val="Mention2"/>
    <w:basedOn w:val="Fontepargpadro"/>
    <w:uiPriority w:val="99"/>
    <w:semiHidden/>
    <w:unhideWhenUsed/>
    <w:rsid w:val="00955360"/>
    <w:rPr>
      <w:color w:val="2B579A"/>
      <w:shd w:val="clear" w:color="auto" w:fill="E6E6E6"/>
    </w:rPr>
  </w:style>
  <w:style w:type="paragraph" w:styleId="Textodenotaderodap">
    <w:name w:val="footnote text"/>
    <w:basedOn w:val="Normal"/>
    <w:link w:val="TextodenotaderodapChar"/>
    <w:semiHidden/>
    <w:unhideWhenUsed/>
    <w:rsid w:val="009E7A1F"/>
    <w:rPr>
      <w:sz w:val="20"/>
      <w:szCs w:val="20"/>
    </w:rPr>
  </w:style>
  <w:style w:type="character" w:customStyle="1" w:styleId="TextodenotaderodapChar">
    <w:name w:val="Texto de nota de rodapé Char"/>
    <w:basedOn w:val="Fontepargpadro"/>
    <w:link w:val="Textodenotaderodap"/>
    <w:semiHidden/>
    <w:rsid w:val="009E7A1F"/>
    <w:rPr>
      <w:sz w:val="20"/>
      <w:szCs w:val="20"/>
    </w:rPr>
  </w:style>
  <w:style w:type="character" w:styleId="Refdenotaderodap">
    <w:name w:val="footnote reference"/>
    <w:basedOn w:val="Fontepargpadro"/>
    <w:semiHidden/>
    <w:unhideWhenUsed/>
    <w:rsid w:val="009E7A1F"/>
    <w:rPr>
      <w:vertAlign w:val="superscript"/>
    </w:rPr>
  </w:style>
  <w:style w:type="character" w:customStyle="1" w:styleId="Mention3">
    <w:name w:val="Mention3"/>
    <w:basedOn w:val="Fontepargpadro"/>
    <w:uiPriority w:val="99"/>
    <w:semiHidden/>
    <w:unhideWhenUsed/>
    <w:rsid w:val="00737769"/>
    <w:rPr>
      <w:color w:val="2B579A"/>
      <w:shd w:val="clear" w:color="auto" w:fill="E6E6E6"/>
    </w:rPr>
  </w:style>
  <w:style w:type="character" w:styleId="HiperlinkVisitado">
    <w:name w:val="FollowedHyperlink"/>
    <w:basedOn w:val="Fontepargpadro"/>
    <w:semiHidden/>
    <w:unhideWhenUsed/>
    <w:rsid w:val="00852084"/>
    <w:rPr>
      <w:color w:val="800080" w:themeColor="followedHyperlink"/>
      <w:u w:val="single"/>
    </w:rPr>
  </w:style>
  <w:style w:type="character" w:customStyle="1" w:styleId="UnresolvedMention1">
    <w:name w:val="Unresolved Mention1"/>
    <w:basedOn w:val="Fontepargpadro"/>
    <w:uiPriority w:val="99"/>
    <w:semiHidden/>
    <w:unhideWhenUsed/>
    <w:rsid w:val="00C90311"/>
    <w:rPr>
      <w:color w:val="808080"/>
      <w:shd w:val="clear" w:color="auto" w:fill="E6E6E6"/>
    </w:rPr>
  </w:style>
  <w:style w:type="character" w:customStyle="1" w:styleId="Mention4">
    <w:name w:val="Mention4"/>
    <w:basedOn w:val="Fontepargpadro"/>
    <w:uiPriority w:val="99"/>
    <w:semiHidden/>
    <w:unhideWhenUsed/>
    <w:rsid w:val="003A24CA"/>
    <w:rPr>
      <w:color w:val="2B579A"/>
      <w:shd w:val="clear" w:color="auto" w:fill="E6E6E6"/>
    </w:rPr>
  </w:style>
  <w:style w:type="paragraph" w:customStyle="1" w:styleId="Body">
    <w:name w:val="Body"/>
    <w:rsid w:val="009A1B26"/>
    <w:pPr>
      <w:pBdr>
        <w:top w:val="nil"/>
        <w:left w:val="nil"/>
        <w:bottom w:val="nil"/>
        <w:right w:val="nil"/>
        <w:between w:val="nil"/>
        <w:bar w:val="nil"/>
      </w:pBdr>
    </w:pPr>
    <w:rPr>
      <w:rFonts w:ascii="Calibri" w:eastAsia="Arial Unicode MS" w:hAnsi="Arial Unicode MS" w:cs="Arial Unicode MS"/>
      <w:color w:val="000000"/>
      <w:u w:color="000000"/>
      <w:bdr w:val="nil"/>
    </w:rPr>
  </w:style>
  <w:style w:type="paragraph" w:customStyle="1" w:styleId="Default">
    <w:name w:val="Default"/>
    <w:rsid w:val="009A1B26"/>
    <w:pPr>
      <w:pBdr>
        <w:top w:val="nil"/>
        <w:left w:val="nil"/>
        <w:bottom w:val="nil"/>
        <w:right w:val="nil"/>
        <w:between w:val="nil"/>
        <w:bar w:val="nil"/>
      </w:pBdr>
    </w:pPr>
    <w:rPr>
      <w:rFonts w:ascii="Helvetica" w:eastAsia="Helvetica" w:hAnsi="Helvetica" w:cs="Helvetica"/>
      <w:color w:val="000000"/>
      <w:bdr w:val="nil"/>
    </w:rPr>
  </w:style>
  <w:style w:type="character" w:customStyle="1" w:styleId="MenoPendente1">
    <w:name w:val="Menção Pendente1"/>
    <w:basedOn w:val="Fontepargpadro"/>
    <w:uiPriority w:val="99"/>
    <w:semiHidden/>
    <w:unhideWhenUsed/>
    <w:rsid w:val="00D5378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annotation text" w:uiPriority="99"/>
    <w:lsdException w:name="header" w:uiPriority="99"/>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HTML Preformatted" w:uiPriority="99"/>
    <w:lsdException w:name="Table Grid" w:semiHidden="0" w:unhideWhenUsed="0"/>
    <w:lsdException w:name="Placeholder Text" w:uiPriority="99"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897FA5"/>
  </w:style>
  <w:style w:type="character" w:styleId="nfase">
    <w:name w:val="Emphasis"/>
    <w:basedOn w:val="Fontepargpadro"/>
    <w:uiPriority w:val="20"/>
    <w:qFormat/>
    <w:rsid w:val="00897FA5"/>
    <w:rPr>
      <w:i/>
      <w:iCs/>
    </w:rPr>
  </w:style>
  <w:style w:type="paragraph" w:styleId="Textodenotadefim">
    <w:name w:val="endnote text"/>
    <w:basedOn w:val="Normal"/>
    <w:link w:val="TextodenotadefimChar"/>
    <w:uiPriority w:val="99"/>
    <w:semiHidden/>
    <w:unhideWhenUsed/>
    <w:rsid w:val="008626B5"/>
    <w:rPr>
      <w:sz w:val="20"/>
      <w:szCs w:val="20"/>
    </w:rPr>
  </w:style>
  <w:style w:type="character" w:customStyle="1" w:styleId="TextodenotadefimChar">
    <w:name w:val="Texto de nota de fim Char"/>
    <w:basedOn w:val="Fontepargpadro"/>
    <w:link w:val="Textodenotadefim"/>
    <w:uiPriority w:val="99"/>
    <w:semiHidden/>
    <w:rsid w:val="008626B5"/>
    <w:rPr>
      <w:sz w:val="20"/>
      <w:szCs w:val="20"/>
    </w:rPr>
  </w:style>
  <w:style w:type="character" w:styleId="Refdenotadefim">
    <w:name w:val="endnote reference"/>
    <w:basedOn w:val="Fontepargpadro"/>
    <w:uiPriority w:val="99"/>
    <w:semiHidden/>
    <w:unhideWhenUsed/>
    <w:rsid w:val="008626B5"/>
    <w:rPr>
      <w:vertAlign w:val="superscript"/>
    </w:rPr>
  </w:style>
  <w:style w:type="paragraph" w:styleId="Cabealho">
    <w:name w:val="header"/>
    <w:basedOn w:val="Normal"/>
    <w:link w:val="CabealhoChar"/>
    <w:uiPriority w:val="99"/>
    <w:unhideWhenUsed/>
    <w:rsid w:val="008626B5"/>
    <w:pPr>
      <w:tabs>
        <w:tab w:val="center" w:pos="4680"/>
        <w:tab w:val="right" w:pos="9360"/>
      </w:tabs>
    </w:pPr>
  </w:style>
  <w:style w:type="character" w:customStyle="1" w:styleId="CabealhoChar">
    <w:name w:val="Cabeçalho Char"/>
    <w:basedOn w:val="Fontepargpadro"/>
    <w:link w:val="Cabealho"/>
    <w:uiPriority w:val="99"/>
    <w:rsid w:val="008626B5"/>
  </w:style>
  <w:style w:type="paragraph" w:styleId="Rodap">
    <w:name w:val="footer"/>
    <w:basedOn w:val="Normal"/>
    <w:link w:val="RodapChar"/>
    <w:uiPriority w:val="99"/>
    <w:unhideWhenUsed/>
    <w:rsid w:val="008626B5"/>
    <w:pPr>
      <w:tabs>
        <w:tab w:val="center" w:pos="4680"/>
        <w:tab w:val="right" w:pos="9360"/>
      </w:tabs>
    </w:pPr>
  </w:style>
  <w:style w:type="character" w:customStyle="1" w:styleId="RodapChar">
    <w:name w:val="Rodapé Char"/>
    <w:basedOn w:val="Fontepargpadro"/>
    <w:link w:val="Rodap"/>
    <w:uiPriority w:val="99"/>
    <w:rsid w:val="008626B5"/>
  </w:style>
  <w:style w:type="paragraph" w:styleId="Textodebalo">
    <w:name w:val="Balloon Text"/>
    <w:basedOn w:val="Normal"/>
    <w:link w:val="TextodebaloChar"/>
    <w:uiPriority w:val="99"/>
    <w:semiHidden/>
    <w:unhideWhenUsed/>
    <w:rsid w:val="008626B5"/>
    <w:rPr>
      <w:rFonts w:ascii="Tahoma" w:hAnsi="Tahoma" w:cs="Tahoma"/>
      <w:sz w:val="16"/>
      <w:szCs w:val="16"/>
    </w:rPr>
  </w:style>
  <w:style w:type="character" w:customStyle="1" w:styleId="TextodebaloChar">
    <w:name w:val="Texto de balão Char"/>
    <w:basedOn w:val="Fontepargpadro"/>
    <w:link w:val="Textodebalo"/>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Fontepargpadro"/>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Fontepargpadro"/>
    <w:link w:val="EndNoteBibliography"/>
    <w:rsid w:val="007C17E2"/>
    <w:rPr>
      <w:rFonts w:ascii="Calibri" w:hAnsi="Calibri" w:cs="Calibri"/>
      <w:noProof/>
    </w:rPr>
  </w:style>
  <w:style w:type="paragraph" w:styleId="Subttulo">
    <w:name w:val="Subtitle"/>
    <w:basedOn w:val="Normal"/>
    <w:next w:val="Normal"/>
    <w:link w:val="Subttulo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54FCA"/>
    <w:rPr>
      <w:rFonts w:asciiTheme="majorHAnsi" w:eastAsiaTheme="majorEastAsia" w:hAnsiTheme="majorHAnsi" w:cstheme="majorBidi"/>
      <w:i/>
      <w:iCs/>
      <w:color w:val="4F81BD" w:themeColor="accent1"/>
      <w:spacing w:val="15"/>
      <w:sz w:val="24"/>
      <w:szCs w:val="24"/>
    </w:rPr>
  </w:style>
  <w:style w:type="character" w:styleId="TextodoEspaoReservado">
    <w:name w:val="Placeholder Text"/>
    <w:basedOn w:val="Fontepargpadro"/>
    <w:uiPriority w:val="99"/>
    <w:semiHidden/>
    <w:rsid w:val="00BF0DD1"/>
    <w:rPr>
      <w:color w:val="808080"/>
    </w:rPr>
  </w:style>
  <w:style w:type="paragraph" w:styleId="Legenda">
    <w:name w:val="caption"/>
    <w:basedOn w:val="Normal"/>
    <w:next w:val="Normal"/>
    <w:uiPriority w:val="35"/>
    <w:unhideWhenUsed/>
    <w:qFormat/>
    <w:rsid w:val="00267B7B"/>
    <w:pPr>
      <w:spacing w:after="200"/>
    </w:pPr>
    <w:rPr>
      <w:b/>
      <w:bCs/>
      <w:color w:val="4F81BD" w:themeColor="accent1"/>
      <w:sz w:val="18"/>
      <w:szCs w:val="18"/>
    </w:rPr>
  </w:style>
  <w:style w:type="paragraph" w:styleId="Pr-formataoHTML">
    <w:name w:val="HTML Preformatted"/>
    <w:basedOn w:val="Normal"/>
    <w:link w:val="Pr-formataoHTML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PargrafodaLista">
    <w:name w:val="List Paragraph"/>
    <w:basedOn w:val="Normal"/>
    <w:uiPriority w:val="34"/>
    <w:qFormat/>
    <w:rsid w:val="00DB1E25"/>
    <w:pPr>
      <w:ind w:left="720"/>
      <w:contextualSpacing/>
    </w:pPr>
  </w:style>
  <w:style w:type="character" w:styleId="Refdecomentrio">
    <w:name w:val="annotation reference"/>
    <w:basedOn w:val="Fontepargpadro"/>
    <w:uiPriority w:val="99"/>
    <w:semiHidden/>
    <w:unhideWhenUsed/>
    <w:rsid w:val="002E5917"/>
    <w:rPr>
      <w:sz w:val="18"/>
      <w:szCs w:val="18"/>
    </w:rPr>
  </w:style>
  <w:style w:type="paragraph" w:styleId="Textodecomentrio">
    <w:name w:val="annotation text"/>
    <w:basedOn w:val="Normal"/>
    <w:link w:val="TextodecomentrioChar"/>
    <w:uiPriority w:val="99"/>
    <w:semiHidden/>
    <w:unhideWhenUsed/>
    <w:rsid w:val="002E5917"/>
    <w:rPr>
      <w:sz w:val="24"/>
      <w:szCs w:val="24"/>
    </w:rPr>
  </w:style>
  <w:style w:type="character" w:customStyle="1" w:styleId="TextodecomentrioChar">
    <w:name w:val="Texto de comentário Char"/>
    <w:basedOn w:val="Fontepargpadro"/>
    <w:link w:val="Textodecomentrio"/>
    <w:uiPriority w:val="99"/>
    <w:semiHidden/>
    <w:rsid w:val="002E5917"/>
    <w:rPr>
      <w:sz w:val="24"/>
      <w:szCs w:val="24"/>
    </w:rPr>
  </w:style>
  <w:style w:type="paragraph" w:styleId="Assuntodocomentrio">
    <w:name w:val="annotation subject"/>
    <w:basedOn w:val="Textodecomentrio"/>
    <w:next w:val="Textodecomentrio"/>
    <w:link w:val="AssuntodocomentrioChar"/>
    <w:uiPriority w:val="99"/>
    <w:semiHidden/>
    <w:unhideWhenUsed/>
    <w:rsid w:val="002E5917"/>
    <w:rPr>
      <w:b/>
      <w:bCs/>
      <w:sz w:val="20"/>
      <w:szCs w:val="20"/>
    </w:rPr>
  </w:style>
  <w:style w:type="character" w:customStyle="1" w:styleId="AssuntodocomentrioChar">
    <w:name w:val="Assunto do comentário Char"/>
    <w:basedOn w:val="TextodecomentrioChar"/>
    <w:link w:val="Assuntodocomentrio"/>
    <w:uiPriority w:val="99"/>
    <w:semiHidden/>
    <w:rsid w:val="002E5917"/>
    <w:rPr>
      <w:b/>
      <w:bCs/>
      <w:sz w:val="20"/>
      <w:szCs w:val="20"/>
    </w:rPr>
  </w:style>
  <w:style w:type="character" w:customStyle="1" w:styleId="example">
    <w:name w:val="example"/>
    <w:basedOn w:val="Fontepargpadro"/>
    <w:rsid w:val="001520C4"/>
  </w:style>
  <w:style w:type="character" w:styleId="Hyperlink">
    <w:name w:val="Hyperlink"/>
    <w:basedOn w:val="Fontepargpadro"/>
    <w:rsid w:val="00991CA3"/>
    <w:rPr>
      <w:color w:val="0000FF" w:themeColor="hyperlink"/>
      <w:u w:val="single"/>
    </w:rPr>
  </w:style>
  <w:style w:type="character" w:customStyle="1" w:styleId="Mention1">
    <w:name w:val="Mention1"/>
    <w:basedOn w:val="Fontepargpadro"/>
    <w:uiPriority w:val="99"/>
    <w:semiHidden/>
    <w:unhideWhenUsed/>
    <w:rsid w:val="00CC0A4A"/>
    <w:rPr>
      <w:color w:val="2B579A"/>
      <w:shd w:val="clear" w:color="auto" w:fill="E6E6E6"/>
    </w:rPr>
  </w:style>
  <w:style w:type="character" w:customStyle="1" w:styleId="Mention2">
    <w:name w:val="Mention2"/>
    <w:basedOn w:val="Fontepargpadro"/>
    <w:uiPriority w:val="99"/>
    <w:semiHidden/>
    <w:unhideWhenUsed/>
    <w:rsid w:val="00955360"/>
    <w:rPr>
      <w:color w:val="2B579A"/>
      <w:shd w:val="clear" w:color="auto" w:fill="E6E6E6"/>
    </w:rPr>
  </w:style>
  <w:style w:type="paragraph" w:styleId="Textodenotaderodap">
    <w:name w:val="footnote text"/>
    <w:basedOn w:val="Normal"/>
    <w:link w:val="TextodenotaderodapChar"/>
    <w:semiHidden/>
    <w:unhideWhenUsed/>
    <w:rsid w:val="009E7A1F"/>
    <w:rPr>
      <w:sz w:val="20"/>
      <w:szCs w:val="20"/>
    </w:rPr>
  </w:style>
  <w:style w:type="character" w:customStyle="1" w:styleId="TextodenotaderodapChar">
    <w:name w:val="Texto de nota de rodapé Char"/>
    <w:basedOn w:val="Fontepargpadro"/>
    <w:link w:val="Textodenotaderodap"/>
    <w:semiHidden/>
    <w:rsid w:val="009E7A1F"/>
    <w:rPr>
      <w:sz w:val="20"/>
      <w:szCs w:val="20"/>
    </w:rPr>
  </w:style>
  <w:style w:type="character" w:styleId="Refdenotaderodap">
    <w:name w:val="footnote reference"/>
    <w:basedOn w:val="Fontepargpadro"/>
    <w:semiHidden/>
    <w:unhideWhenUsed/>
    <w:rsid w:val="009E7A1F"/>
    <w:rPr>
      <w:vertAlign w:val="superscript"/>
    </w:rPr>
  </w:style>
  <w:style w:type="character" w:customStyle="1" w:styleId="Mention3">
    <w:name w:val="Mention3"/>
    <w:basedOn w:val="Fontepargpadro"/>
    <w:uiPriority w:val="99"/>
    <w:semiHidden/>
    <w:unhideWhenUsed/>
    <w:rsid w:val="00737769"/>
    <w:rPr>
      <w:color w:val="2B579A"/>
      <w:shd w:val="clear" w:color="auto" w:fill="E6E6E6"/>
    </w:rPr>
  </w:style>
  <w:style w:type="character" w:styleId="HiperlinkVisitado">
    <w:name w:val="FollowedHyperlink"/>
    <w:basedOn w:val="Fontepargpadro"/>
    <w:semiHidden/>
    <w:unhideWhenUsed/>
    <w:rsid w:val="00852084"/>
    <w:rPr>
      <w:color w:val="800080" w:themeColor="followedHyperlink"/>
      <w:u w:val="single"/>
    </w:rPr>
  </w:style>
  <w:style w:type="character" w:customStyle="1" w:styleId="UnresolvedMention1">
    <w:name w:val="Unresolved Mention1"/>
    <w:basedOn w:val="Fontepargpadro"/>
    <w:uiPriority w:val="99"/>
    <w:semiHidden/>
    <w:unhideWhenUsed/>
    <w:rsid w:val="00C90311"/>
    <w:rPr>
      <w:color w:val="808080"/>
      <w:shd w:val="clear" w:color="auto" w:fill="E6E6E6"/>
    </w:rPr>
  </w:style>
  <w:style w:type="character" w:customStyle="1" w:styleId="Mention4">
    <w:name w:val="Mention4"/>
    <w:basedOn w:val="Fontepargpadro"/>
    <w:uiPriority w:val="99"/>
    <w:semiHidden/>
    <w:unhideWhenUsed/>
    <w:rsid w:val="003A24CA"/>
    <w:rPr>
      <w:color w:val="2B579A"/>
      <w:shd w:val="clear" w:color="auto" w:fill="E6E6E6"/>
    </w:rPr>
  </w:style>
  <w:style w:type="paragraph" w:customStyle="1" w:styleId="Body">
    <w:name w:val="Body"/>
    <w:rsid w:val="009A1B26"/>
    <w:pPr>
      <w:pBdr>
        <w:top w:val="nil"/>
        <w:left w:val="nil"/>
        <w:bottom w:val="nil"/>
        <w:right w:val="nil"/>
        <w:between w:val="nil"/>
        <w:bar w:val="nil"/>
      </w:pBdr>
    </w:pPr>
    <w:rPr>
      <w:rFonts w:ascii="Calibri" w:eastAsia="Arial Unicode MS" w:hAnsi="Arial Unicode MS" w:cs="Arial Unicode MS"/>
      <w:color w:val="000000"/>
      <w:u w:color="000000"/>
      <w:bdr w:val="nil"/>
    </w:rPr>
  </w:style>
  <w:style w:type="paragraph" w:customStyle="1" w:styleId="Default">
    <w:name w:val="Default"/>
    <w:rsid w:val="009A1B26"/>
    <w:pPr>
      <w:pBdr>
        <w:top w:val="nil"/>
        <w:left w:val="nil"/>
        <w:bottom w:val="nil"/>
        <w:right w:val="nil"/>
        <w:between w:val="nil"/>
        <w:bar w:val="nil"/>
      </w:pBdr>
    </w:pPr>
    <w:rPr>
      <w:rFonts w:ascii="Helvetica" w:eastAsia="Helvetica" w:hAnsi="Helvetica" w:cs="Helvetica"/>
      <w:color w:val="000000"/>
      <w:bdr w:val="nil"/>
    </w:rPr>
  </w:style>
  <w:style w:type="character" w:customStyle="1" w:styleId="MenoPendente1">
    <w:name w:val="Menção Pendente1"/>
    <w:basedOn w:val="Fontepargpadro"/>
    <w:uiPriority w:val="99"/>
    <w:semiHidden/>
    <w:unhideWhenUsed/>
    <w:rsid w:val="00D53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648065">
      <w:bodyDiv w:val="1"/>
      <w:marLeft w:val="0"/>
      <w:marRight w:val="0"/>
      <w:marTop w:val="0"/>
      <w:marBottom w:val="0"/>
      <w:divBdr>
        <w:top w:val="none" w:sz="0" w:space="0" w:color="auto"/>
        <w:left w:val="none" w:sz="0" w:space="0" w:color="auto"/>
        <w:bottom w:val="none" w:sz="0" w:space="0" w:color="auto"/>
        <w:right w:val="none" w:sz="0" w:space="0" w:color="auto"/>
      </w:divBdr>
      <w:divsChild>
        <w:div w:id="771583757">
          <w:marLeft w:val="0"/>
          <w:marRight w:val="0"/>
          <w:marTop w:val="0"/>
          <w:marBottom w:val="0"/>
          <w:divBdr>
            <w:top w:val="none" w:sz="0" w:space="0" w:color="auto"/>
            <w:left w:val="none" w:sz="0" w:space="0" w:color="auto"/>
            <w:bottom w:val="none" w:sz="0" w:space="0" w:color="auto"/>
            <w:right w:val="none" w:sz="0" w:space="0" w:color="auto"/>
          </w:divBdr>
        </w:div>
        <w:div w:id="1835487519">
          <w:marLeft w:val="0"/>
          <w:marRight w:val="0"/>
          <w:marTop w:val="0"/>
          <w:marBottom w:val="0"/>
          <w:divBdr>
            <w:top w:val="none" w:sz="0" w:space="0" w:color="auto"/>
            <w:left w:val="none" w:sz="0" w:space="0" w:color="auto"/>
            <w:bottom w:val="none" w:sz="0" w:space="0" w:color="auto"/>
            <w:right w:val="none" w:sz="0" w:space="0" w:color="auto"/>
          </w:divBdr>
        </w:div>
        <w:div w:id="706374345">
          <w:marLeft w:val="0"/>
          <w:marRight w:val="0"/>
          <w:marTop w:val="0"/>
          <w:marBottom w:val="0"/>
          <w:divBdr>
            <w:top w:val="none" w:sz="0" w:space="0" w:color="auto"/>
            <w:left w:val="none" w:sz="0" w:space="0" w:color="auto"/>
            <w:bottom w:val="none" w:sz="0" w:space="0" w:color="auto"/>
            <w:right w:val="none" w:sz="0" w:space="0" w:color="auto"/>
          </w:divBdr>
        </w:div>
        <w:div w:id="1051804253">
          <w:marLeft w:val="0"/>
          <w:marRight w:val="0"/>
          <w:marTop w:val="0"/>
          <w:marBottom w:val="0"/>
          <w:divBdr>
            <w:top w:val="none" w:sz="0" w:space="0" w:color="auto"/>
            <w:left w:val="none" w:sz="0" w:space="0" w:color="auto"/>
            <w:bottom w:val="none" w:sz="0" w:space="0" w:color="auto"/>
            <w:right w:val="none" w:sz="0" w:space="0" w:color="auto"/>
          </w:divBdr>
        </w:div>
        <w:div w:id="406146373">
          <w:marLeft w:val="0"/>
          <w:marRight w:val="0"/>
          <w:marTop w:val="0"/>
          <w:marBottom w:val="0"/>
          <w:divBdr>
            <w:top w:val="none" w:sz="0" w:space="0" w:color="auto"/>
            <w:left w:val="none" w:sz="0" w:space="0" w:color="auto"/>
            <w:bottom w:val="none" w:sz="0" w:space="0" w:color="auto"/>
            <w:right w:val="none" w:sz="0" w:space="0" w:color="auto"/>
          </w:divBdr>
        </w:div>
        <w:div w:id="2037612039">
          <w:marLeft w:val="0"/>
          <w:marRight w:val="0"/>
          <w:marTop w:val="0"/>
          <w:marBottom w:val="0"/>
          <w:divBdr>
            <w:top w:val="none" w:sz="0" w:space="0" w:color="auto"/>
            <w:left w:val="none" w:sz="0" w:space="0" w:color="auto"/>
            <w:bottom w:val="none" w:sz="0" w:space="0" w:color="auto"/>
            <w:right w:val="none" w:sz="0" w:space="0" w:color="auto"/>
          </w:divBdr>
        </w:div>
      </w:divsChild>
    </w:div>
    <w:div w:id="295647592">
      <w:bodyDiv w:val="1"/>
      <w:marLeft w:val="0"/>
      <w:marRight w:val="0"/>
      <w:marTop w:val="0"/>
      <w:marBottom w:val="0"/>
      <w:divBdr>
        <w:top w:val="none" w:sz="0" w:space="0" w:color="auto"/>
        <w:left w:val="none" w:sz="0" w:space="0" w:color="auto"/>
        <w:bottom w:val="none" w:sz="0" w:space="0" w:color="auto"/>
        <w:right w:val="none" w:sz="0" w:space="0" w:color="auto"/>
      </w:divBdr>
      <w:divsChild>
        <w:div w:id="1785266877">
          <w:marLeft w:val="0"/>
          <w:marRight w:val="0"/>
          <w:marTop w:val="0"/>
          <w:marBottom w:val="0"/>
          <w:divBdr>
            <w:top w:val="none" w:sz="0" w:space="0" w:color="auto"/>
            <w:left w:val="none" w:sz="0" w:space="0" w:color="auto"/>
            <w:bottom w:val="none" w:sz="0" w:space="0" w:color="auto"/>
            <w:right w:val="none" w:sz="0" w:space="0" w:color="auto"/>
          </w:divBdr>
        </w:div>
      </w:divsChild>
    </w:div>
    <w:div w:id="309482890">
      <w:bodyDiv w:val="1"/>
      <w:marLeft w:val="0"/>
      <w:marRight w:val="0"/>
      <w:marTop w:val="0"/>
      <w:marBottom w:val="0"/>
      <w:divBdr>
        <w:top w:val="none" w:sz="0" w:space="0" w:color="auto"/>
        <w:left w:val="none" w:sz="0" w:space="0" w:color="auto"/>
        <w:bottom w:val="none" w:sz="0" w:space="0" w:color="auto"/>
        <w:right w:val="none" w:sz="0" w:space="0" w:color="auto"/>
      </w:divBdr>
      <w:divsChild>
        <w:div w:id="1469393516">
          <w:marLeft w:val="0"/>
          <w:marRight w:val="0"/>
          <w:marTop w:val="0"/>
          <w:marBottom w:val="0"/>
          <w:divBdr>
            <w:top w:val="none" w:sz="0" w:space="0" w:color="auto"/>
            <w:left w:val="none" w:sz="0" w:space="0" w:color="auto"/>
            <w:bottom w:val="none" w:sz="0" w:space="0" w:color="auto"/>
            <w:right w:val="none" w:sz="0" w:space="0" w:color="auto"/>
          </w:divBdr>
        </w:div>
        <w:div w:id="2017658422">
          <w:marLeft w:val="0"/>
          <w:marRight w:val="0"/>
          <w:marTop w:val="0"/>
          <w:marBottom w:val="0"/>
          <w:divBdr>
            <w:top w:val="none" w:sz="0" w:space="0" w:color="auto"/>
            <w:left w:val="none" w:sz="0" w:space="0" w:color="auto"/>
            <w:bottom w:val="none" w:sz="0" w:space="0" w:color="auto"/>
            <w:right w:val="none" w:sz="0" w:space="0" w:color="auto"/>
          </w:divBdr>
        </w:div>
        <w:div w:id="1083599542">
          <w:marLeft w:val="0"/>
          <w:marRight w:val="0"/>
          <w:marTop w:val="0"/>
          <w:marBottom w:val="0"/>
          <w:divBdr>
            <w:top w:val="none" w:sz="0" w:space="0" w:color="auto"/>
            <w:left w:val="none" w:sz="0" w:space="0" w:color="auto"/>
            <w:bottom w:val="none" w:sz="0" w:space="0" w:color="auto"/>
            <w:right w:val="none" w:sz="0" w:space="0" w:color="auto"/>
          </w:divBdr>
        </w:div>
        <w:div w:id="1831022831">
          <w:marLeft w:val="0"/>
          <w:marRight w:val="0"/>
          <w:marTop w:val="0"/>
          <w:marBottom w:val="0"/>
          <w:divBdr>
            <w:top w:val="none" w:sz="0" w:space="0" w:color="auto"/>
            <w:left w:val="none" w:sz="0" w:space="0" w:color="auto"/>
            <w:bottom w:val="none" w:sz="0" w:space="0" w:color="auto"/>
            <w:right w:val="none" w:sz="0" w:space="0" w:color="auto"/>
          </w:divBdr>
        </w:div>
        <w:div w:id="1429306627">
          <w:marLeft w:val="0"/>
          <w:marRight w:val="0"/>
          <w:marTop w:val="0"/>
          <w:marBottom w:val="0"/>
          <w:divBdr>
            <w:top w:val="none" w:sz="0" w:space="0" w:color="auto"/>
            <w:left w:val="none" w:sz="0" w:space="0" w:color="auto"/>
            <w:bottom w:val="none" w:sz="0" w:space="0" w:color="auto"/>
            <w:right w:val="none" w:sz="0" w:space="0" w:color="auto"/>
          </w:divBdr>
        </w:div>
        <w:div w:id="133908906">
          <w:marLeft w:val="0"/>
          <w:marRight w:val="0"/>
          <w:marTop w:val="0"/>
          <w:marBottom w:val="0"/>
          <w:divBdr>
            <w:top w:val="none" w:sz="0" w:space="0" w:color="auto"/>
            <w:left w:val="none" w:sz="0" w:space="0" w:color="auto"/>
            <w:bottom w:val="none" w:sz="0" w:space="0" w:color="auto"/>
            <w:right w:val="none" w:sz="0" w:space="0" w:color="auto"/>
          </w:divBdr>
        </w:div>
      </w:divsChild>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789324393">
      <w:bodyDiv w:val="1"/>
      <w:marLeft w:val="0"/>
      <w:marRight w:val="0"/>
      <w:marTop w:val="0"/>
      <w:marBottom w:val="0"/>
      <w:divBdr>
        <w:top w:val="none" w:sz="0" w:space="0" w:color="auto"/>
        <w:left w:val="none" w:sz="0" w:space="0" w:color="auto"/>
        <w:bottom w:val="none" w:sz="0" w:space="0" w:color="auto"/>
        <w:right w:val="none" w:sz="0" w:space="0" w:color="auto"/>
      </w:divBdr>
      <w:divsChild>
        <w:div w:id="536281513">
          <w:marLeft w:val="0"/>
          <w:marRight w:val="0"/>
          <w:marTop w:val="0"/>
          <w:marBottom w:val="0"/>
          <w:divBdr>
            <w:top w:val="none" w:sz="0" w:space="0" w:color="auto"/>
            <w:left w:val="none" w:sz="0" w:space="0" w:color="auto"/>
            <w:bottom w:val="none" w:sz="0" w:space="0" w:color="auto"/>
            <w:right w:val="none" w:sz="0" w:space="0" w:color="auto"/>
          </w:divBdr>
        </w:div>
      </w:divsChild>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167095239">
      <w:bodyDiv w:val="1"/>
      <w:marLeft w:val="0"/>
      <w:marRight w:val="0"/>
      <w:marTop w:val="0"/>
      <w:marBottom w:val="0"/>
      <w:divBdr>
        <w:top w:val="none" w:sz="0" w:space="0" w:color="auto"/>
        <w:left w:val="none" w:sz="0" w:space="0" w:color="auto"/>
        <w:bottom w:val="none" w:sz="0" w:space="0" w:color="auto"/>
        <w:right w:val="none" w:sz="0" w:space="0" w:color="auto"/>
      </w:divBdr>
      <w:divsChild>
        <w:div w:id="880241706">
          <w:marLeft w:val="0"/>
          <w:marRight w:val="0"/>
          <w:marTop w:val="0"/>
          <w:marBottom w:val="0"/>
          <w:divBdr>
            <w:top w:val="none" w:sz="0" w:space="0" w:color="auto"/>
            <w:left w:val="none" w:sz="0" w:space="0" w:color="auto"/>
            <w:bottom w:val="none" w:sz="0" w:space="0" w:color="auto"/>
            <w:right w:val="none" w:sz="0" w:space="0" w:color="auto"/>
          </w:divBdr>
        </w:div>
        <w:div w:id="487792143">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1960602194">
          <w:marLeft w:val="0"/>
          <w:marRight w:val="0"/>
          <w:marTop w:val="0"/>
          <w:marBottom w:val="0"/>
          <w:divBdr>
            <w:top w:val="none" w:sz="0" w:space="0" w:color="auto"/>
            <w:left w:val="none" w:sz="0" w:space="0" w:color="auto"/>
            <w:bottom w:val="none" w:sz="0" w:space="0" w:color="auto"/>
            <w:right w:val="none" w:sz="0" w:space="0" w:color="auto"/>
          </w:divBdr>
        </w:div>
        <w:div w:id="1669364786">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sChild>
    </w:div>
    <w:div w:id="1254707106">
      <w:bodyDiv w:val="1"/>
      <w:marLeft w:val="0"/>
      <w:marRight w:val="0"/>
      <w:marTop w:val="0"/>
      <w:marBottom w:val="0"/>
      <w:divBdr>
        <w:top w:val="none" w:sz="0" w:space="0" w:color="auto"/>
        <w:left w:val="none" w:sz="0" w:space="0" w:color="auto"/>
        <w:bottom w:val="none" w:sz="0" w:space="0" w:color="auto"/>
        <w:right w:val="none" w:sz="0" w:space="0" w:color="auto"/>
      </w:divBdr>
      <w:divsChild>
        <w:div w:id="1424885779">
          <w:marLeft w:val="0"/>
          <w:marRight w:val="0"/>
          <w:marTop w:val="0"/>
          <w:marBottom w:val="0"/>
          <w:divBdr>
            <w:top w:val="none" w:sz="0" w:space="0" w:color="auto"/>
            <w:left w:val="none" w:sz="0" w:space="0" w:color="auto"/>
            <w:bottom w:val="none" w:sz="0" w:space="0" w:color="auto"/>
            <w:right w:val="none" w:sz="0" w:space="0" w:color="auto"/>
          </w:divBdr>
        </w:div>
      </w:divsChild>
    </w:div>
    <w:div w:id="1337345181">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607690196">
      <w:bodyDiv w:val="1"/>
      <w:marLeft w:val="0"/>
      <w:marRight w:val="0"/>
      <w:marTop w:val="0"/>
      <w:marBottom w:val="0"/>
      <w:divBdr>
        <w:top w:val="none" w:sz="0" w:space="0" w:color="auto"/>
        <w:left w:val="none" w:sz="0" w:space="0" w:color="auto"/>
        <w:bottom w:val="none" w:sz="0" w:space="0" w:color="auto"/>
        <w:right w:val="none" w:sz="0" w:space="0" w:color="auto"/>
      </w:divBdr>
      <w:divsChild>
        <w:div w:id="2103985479">
          <w:marLeft w:val="0"/>
          <w:marRight w:val="0"/>
          <w:marTop w:val="0"/>
          <w:marBottom w:val="0"/>
          <w:divBdr>
            <w:top w:val="none" w:sz="0" w:space="0" w:color="auto"/>
            <w:left w:val="none" w:sz="0" w:space="0" w:color="auto"/>
            <w:bottom w:val="none" w:sz="0" w:space="0" w:color="auto"/>
            <w:right w:val="none" w:sz="0" w:space="0" w:color="auto"/>
          </w:divBdr>
        </w:div>
      </w:divsChild>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80586055">
      <w:bodyDiv w:val="1"/>
      <w:marLeft w:val="0"/>
      <w:marRight w:val="0"/>
      <w:marTop w:val="0"/>
      <w:marBottom w:val="0"/>
      <w:divBdr>
        <w:top w:val="none" w:sz="0" w:space="0" w:color="auto"/>
        <w:left w:val="none" w:sz="0" w:space="0" w:color="auto"/>
        <w:bottom w:val="none" w:sz="0" w:space="0" w:color="auto"/>
        <w:right w:val="none" w:sz="0" w:space="0" w:color="auto"/>
      </w:divBdr>
      <w:divsChild>
        <w:div w:id="1329167508">
          <w:marLeft w:val="0"/>
          <w:marRight w:val="0"/>
          <w:marTop w:val="0"/>
          <w:marBottom w:val="0"/>
          <w:divBdr>
            <w:top w:val="none" w:sz="0" w:space="0" w:color="auto"/>
            <w:left w:val="none" w:sz="0" w:space="0" w:color="auto"/>
            <w:bottom w:val="none" w:sz="0" w:space="0" w:color="auto"/>
            <w:right w:val="none" w:sz="0" w:space="0" w:color="auto"/>
          </w:divBdr>
        </w:div>
      </w:divsChild>
    </w:div>
    <w:div w:id="2093311755">
      <w:bodyDiv w:val="1"/>
      <w:marLeft w:val="0"/>
      <w:marRight w:val="0"/>
      <w:marTop w:val="0"/>
      <w:marBottom w:val="0"/>
      <w:divBdr>
        <w:top w:val="none" w:sz="0" w:space="0" w:color="auto"/>
        <w:left w:val="none" w:sz="0" w:space="0" w:color="auto"/>
        <w:bottom w:val="none" w:sz="0" w:space="0" w:color="auto"/>
        <w:right w:val="none" w:sz="0" w:space="0" w:color="auto"/>
      </w:divBdr>
      <w:divsChild>
        <w:div w:id="1032878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www.seguridadjusticiaypaz.org.mx/seguridad/1567-estudio-las-50-ciudades-mas-violentas-del-mundo-2018"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vizhub.healthdata.org/gbd-foresight/" TargetMode="Externa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hyperlink" Target="https://www.ibge.gov.br/estatisticas-novoportal/sociais/populacao/9103-estimativas-de-populacao.html2017"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1B2F5-D0CB-4742-BB95-5BCA80D10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17</Pages>
  <Words>12990</Words>
  <Characters>70150</Characters>
  <Application>Microsoft Office Word</Application>
  <DocSecurity>0</DocSecurity>
  <Lines>584</Lines>
  <Paragraphs>165</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Syddansk Unversitet - University of Southern Denmark</Company>
  <LinksUpToDate>false</LinksUpToDate>
  <CharactersWithSpaces>82975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JÚLIA</cp:lastModifiedBy>
  <cp:revision>12</cp:revision>
  <dcterms:created xsi:type="dcterms:W3CDTF">2019-10-19T19:45:00Z</dcterms:created>
  <dcterms:modified xsi:type="dcterms:W3CDTF">2019-10-20T13:17:00Z</dcterms:modified>
</cp:coreProperties>
</file>