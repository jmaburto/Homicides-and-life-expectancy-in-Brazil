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491BDF3" w14:textId="77777777" w:rsidR="00937D60" w:rsidRDefault="009F3004">
      <w:pPr>
        <w:spacing w:after="0" w:line="240" w:lineRule="auto"/>
        <w:jc w:val="center"/>
        <w:rPr>
          <w:b/>
          <w:color w:val="FF0000"/>
          <w:sz w:val="36"/>
          <w:szCs w:val="36"/>
        </w:rPr>
      </w:pPr>
      <w:r>
        <w:rPr>
          <w:b/>
          <w:sz w:val="36"/>
          <w:szCs w:val="36"/>
        </w:rPr>
        <w:t>A Scenario-based Projection of the Number of Girls Expected to be Cut Between 2015 and 2030</w:t>
      </w:r>
    </w:p>
    <w:p w14:paraId="0630D1FF" w14:textId="77777777" w:rsidR="00937D60" w:rsidRDefault="00937D60">
      <w:pPr>
        <w:spacing w:after="0"/>
        <w:rPr>
          <w:b/>
          <w:sz w:val="28"/>
          <w:szCs w:val="28"/>
        </w:rPr>
      </w:pPr>
    </w:p>
    <w:p w14:paraId="19F4D864" w14:textId="6B4210C5" w:rsidR="00937D60" w:rsidRDefault="005D0B44">
      <w:pPr>
        <w:spacing w:after="0"/>
        <w:jc w:val="center"/>
        <w:rPr>
          <w:b/>
          <w:sz w:val="24"/>
          <w:szCs w:val="24"/>
        </w:rPr>
      </w:pPr>
      <w:r>
        <w:rPr>
          <w:b/>
          <w:sz w:val="24"/>
          <w:szCs w:val="24"/>
        </w:rPr>
        <w:t>Kathrin Weny</w:t>
      </w:r>
      <w:r w:rsidR="00EC6555">
        <w:rPr>
          <w:rStyle w:val="FootnoteReference"/>
          <w:b/>
          <w:sz w:val="24"/>
          <w:szCs w:val="24"/>
        </w:rPr>
        <w:footnoteReference w:customMarkFollows="1" w:id="1"/>
        <w:t>¥</w:t>
      </w:r>
      <w:r>
        <w:rPr>
          <w:b/>
          <w:sz w:val="24"/>
          <w:szCs w:val="24"/>
        </w:rPr>
        <w:t>, Romesh Silva</w:t>
      </w:r>
      <w:r w:rsidR="00EC6555">
        <w:rPr>
          <w:rStyle w:val="FootnoteReference"/>
          <w:b/>
          <w:sz w:val="24"/>
          <w:szCs w:val="24"/>
        </w:rPr>
        <w:footnoteReference w:customMarkFollows="1" w:id="2"/>
        <w:t>¥</w:t>
      </w:r>
      <w:r>
        <w:rPr>
          <w:b/>
          <w:sz w:val="24"/>
          <w:szCs w:val="24"/>
        </w:rPr>
        <w:t>,</w:t>
      </w:r>
      <w:r w:rsidR="009F3004">
        <w:rPr>
          <w:b/>
          <w:sz w:val="24"/>
          <w:szCs w:val="24"/>
        </w:rPr>
        <w:t xml:space="preserve"> </w:t>
      </w:r>
      <w:proofErr w:type="spellStart"/>
      <w:r>
        <w:rPr>
          <w:b/>
          <w:sz w:val="24"/>
          <w:szCs w:val="24"/>
        </w:rPr>
        <w:t>Berhanu</w:t>
      </w:r>
      <w:proofErr w:type="spellEnd"/>
      <w:r>
        <w:rPr>
          <w:b/>
          <w:sz w:val="24"/>
          <w:szCs w:val="24"/>
        </w:rPr>
        <w:t xml:space="preserve"> </w:t>
      </w:r>
      <w:proofErr w:type="spellStart"/>
      <w:r>
        <w:rPr>
          <w:b/>
          <w:sz w:val="24"/>
          <w:szCs w:val="24"/>
        </w:rPr>
        <w:t>Legesse</w:t>
      </w:r>
      <w:proofErr w:type="spellEnd"/>
      <w:r w:rsidR="00EC6555" w:rsidRPr="00EC6555">
        <w:rPr>
          <w:rStyle w:val="FootnoteReference"/>
          <w:b/>
          <w:sz w:val="24"/>
          <w:szCs w:val="24"/>
        </w:rPr>
        <w:footnoteReference w:customMarkFollows="1" w:id="3"/>
        <w:sym w:font="Symbol" w:char="F0A1"/>
      </w:r>
      <w:r>
        <w:rPr>
          <w:b/>
          <w:sz w:val="24"/>
          <w:szCs w:val="24"/>
        </w:rPr>
        <w:t xml:space="preserve">, </w:t>
      </w:r>
      <w:r w:rsidR="009F3004">
        <w:rPr>
          <w:b/>
          <w:sz w:val="24"/>
          <w:szCs w:val="24"/>
        </w:rPr>
        <w:t>Rachel Snow</w:t>
      </w:r>
      <w:r w:rsidR="00D1396E">
        <w:rPr>
          <w:rStyle w:val="FootnoteReference"/>
          <w:b/>
          <w:sz w:val="24"/>
          <w:szCs w:val="24"/>
        </w:rPr>
        <w:footnoteReference w:customMarkFollows="1" w:id="4"/>
        <w:t>¥</w:t>
      </w:r>
      <w:r>
        <w:rPr>
          <w:b/>
          <w:sz w:val="24"/>
          <w:szCs w:val="24"/>
        </w:rPr>
        <w:t xml:space="preserve">, Nafissatou </w:t>
      </w:r>
      <w:proofErr w:type="spellStart"/>
      <w:r>
        <w:rPr>
          <w:b/>
          <w:sz w:val="24"/>
          <w:szCs w:val="24"/>
        </w:rPr>
        <w:t>Diop</w:t>
      </w:r>
      <w:proofErr w:type="spellEnd"/>
      <w:r w:rsidR="00EC6555" w:rsidRPr="00EC6555">
        <w:rPr>
          <w:rStyle w:val="FootnoteReference"/>
          <w:b/>
          <w:sz w:val="24"/>
          <w:szCs w:val="24"/>
        </w:rPr>
        <w:footnoteReference w:customMarkFollows="1" w:id="5"/>
        <w:sym w:font="Symbol" w:char="F0A1"/>
      </w:r>
    </w:p>
    <w:p w14:paraId="67781DB8" w14:textId="6712A689" w:rsidR="005D0B44" w:rsidRDefault="005D0B44">
      <w:pPr>
        <w:spacing w:after="0"/>
        <w:jc w:val="center"/>
        <w:rPr>
          <w:b/>
          <w:sz w:val="24"/>
          <w:szCs w:val="24"/>
        </w:rPr>
      </w:pPr>
      <w:r>
        <w:rPr>
          <w:b/>
          <w:sz w:val="24"/>
          <w:szCs w:val="24"/>
        </w:rPr>
        <w:t>Technical Division</w:t>
      </w:r>
      <w:r w:rsidR="00EC6555">
        <w:rPr>
          <w:b/>
          <w:sz w:val="24"/>
          <w:szCs w:val="24"/>
        </w:rPr>
        <w:t xml:space="preserve"> </w:t>
      </w:r>
    </w:p>
    <w:p w14:paraId="5C31E3C9" w14:textId="77777777" w:rsidR="00937D60" w:rsidRDefault="009F3004">
      <w:pPr>
        <w:spacing w:after="0"/>
        <w:jc w:val="center"/>
        <w:rPr>
          <w:b/>
          <w:sz w:val="24"/>
          <w:szCs w:val="24"/>
        </w:rPr>
      </w:pPr>
      <w:r>
        <w:rPr>
          <w:b/>
          <w:sz w:val="24"/>
          <w:szCs w:val="24"/>
        </w:rPr>
        <w:t>United Nations Population Fund</w:t>
      </w:r>
      <w:r>
        <w:rPr>
          <w:b/>
          <w:sz w:val="24"/>
          <w:szCs w:val="24"/>
          <w:vertAlign w:val="superscript"/>
        </w:rPr>
        <w:footnoteReference w:id="6"/>
      </w:r>
    </w:p>
    <w:p w14:paraId="00FC6A9E" w14:textId="77777777" w:rsidR="00937D60" w:rsidRDefault="00937D60">
      <w:pPr>
        <w:spacing w:after="0"/>
        <w:jc w:val="center"/>
        <w:rPr>
          <w:b/>
          <w:sz w:val="24"/>
          <w:szCs w:val="24"/>
        </w:rPr>
      </w:pPr>
    </w:p>
    <w:p w14:paraId="6E92E5A5" w14:textId="04FA7CC6" w:rsidR="00937D60" w:rsidRDefault="00A40FB3">
      <w:pPr>
        <w:spacing w:after="0"/>
        <w:jc w:val="center"/>
        <w:rPr>
          <w:b/>
          <w:sz w:val="24"/>
          <w:szCs w:val="24"/>
        </w:rPr>
      </w:pPr>
      <w:r>
        <w:rPr>
          <w:b/>
          <w:sz w:val="24"/>
          <w:szCs w:val="24"/>
        </w:rPr>
        <w:t>Last Updated: 2 April</w:t>
      </w:r>
      <w:r w:rsidR="009F3004">
        <w:rPr>
          <w:b/>
          <w:sz w:val="24"/>
          <w:szCs w:val="24"/>
        </w:rPr>
        <w:t>, 2018</w:t>
      </w:r>
    </w:p>
    <w:p w14:paraId="1480D844" w14:textId="77777777" w:rsidR="00937D60" w:rsidRDefault="00937D60">
      <w:pPr>
        <w:spacing w:after="0"/>
        <w:rPr>
          <w:b/>
          <w:sz w:val="28"/>
          <w:szCs w:val="28"/>
        </w:rPr>
      </w:pPr>
    </w:p>
    <w:p w14:paraId="2DF56852" w14:textId="77777777" w:rsidR="00937D60" w:rsidRDefault="009F3004">
      <w:pPr>
        <w:jc w:val="center"/>
        <w:rPr>
          <w:b/>
          <w:sz w:val="28"/>
          <w:szCs w:val="28"/>
        </w:rPr>
      </w:pPr>
      <w:r>
        <w:rPr>
          <w:b/>
          <w:sz w:val="28"/>
          <w:szCs w:val="28"/>
        </w:rPr>
        <w:t>Abstract</w:t>
      </w:r>
    </w:p>
    <w:p w14:paraId="3AAFCD6F" w14:textId="1D31B5A6" w:rsidR="00937D60" w:rsidRDefault="009F3004">
      <w:pPr>
        <w:spacing w:after="0"/>
        <w:ind w:left="900" w:right="1440"/>
        <w:jc w:val="both"/>
      </w:pPr>
      <w:r>
        <w:t>Female genital mutilation (FGM) is a harmful practice that violates the basic rights of women and girls and brings about notable short- and long-term health risks. UN member states have affirmed FGM as a harmful practice and committed to undertake steps to eliminate the practice by 2030 within the framework of the 2030 Sustainable Development Agenda. To date, estimates on the magnitude of girls and women affected by FGM have been subject to a number of data limitations. The new estimates presented in this technical paper are based on recent, nationally representative survey data in 25 countries</w:t>
      </w:r>
      <w:del w:id="0" w:author="José Manuel Aburto" w:date="2018-07-17T09:22:00Z">
        <w:r w:rsidDel="00E672F2">
          <w:delText xml:space="preserve"> for which data is available</w:delText>
        </w:r>
      </w:del>
      <w:r>
        <w:t xml:space="preserve">. We </w:t>
      </w:r>
      <w:del w:id="1" w:author="José Manuel Aburto" w:date="2018-07-17T09:22:00Z">
        <w:r w:rsidDel="00E672F2">
          <w:delText xml:space="preserve">explicitly </w:delText>
        </w:r>
      </w:del>
      <w:r>
        <w:t xml:space="preserve">model the age pattern of cutting </w:t>
      </w:r>
      <w:del w:id="2" w:author="José Manuel Aburto" w:date="2018-07-17T09:22:00Z">
        <w:r w:rsidDel="00E672F2">
          <w:delText xml:space="preserve">through </w:delText>
        </w:r>
      </w:del>
      <w:ins w:id="3" w:author="José Manuel Aburto" w:date="2018-07-17T09:22:00Z">
        <w:r w:rsidR="00E672F2">
          <w:t xml:space="preserve">applying </w:t>
        </w:r>
      </w:ins>
      <w:r>
        <w:t xml:space="preserve">survival analysis and </w:t>
      </w:r>
      <w:del w:id="4" w:author="José Manuel Aburto" w:date="2018-07-17T09:23:00Z">
        <w:r w:rsidDel="00E672F2">
          <w:delText>obtain an assessment</w:delText>
        </w:r>
      </w:del>
      <w:ins w:id="5" w:author="José Manuel Aburto" w:date="2018-07-17T09:23:00Z">
        <w:r w:rsidR="00E672F2">
          <w:t>assess the risk</w:t>
        </w:r>
      </w:ins>
      <w:r>
        <w:t xml:space="preserve"> of FGM </w:t>
      </w:r>
      <w:del w:id="6" w:author="José Manuel Aburto" w:date="2018-07-17T09:23:00Z">
        <w:r w:rsidDel="00E672F2">
          <w:delText xml:space="preserve">risk </w:delText>
        </w:r>
      </w:del>
      <w:r>
        <w:t xml:space="preserve">by age. Combining these results with age-specific population estimates and projections provided by the United Nations Population Division, we obtain more precise estimates of the population likely to be affected by FGM between 2015 and 2030, if current practices were to continue. Better data and more refined evidence on FGM are a critical tool to advance effective programming and policy and to protect the rights of women and girls at risk.   </w:t>
      </w:r>
    </w:p>
    <w:p w14:paraId="0568E548" w14:textId="77777777" w:rsidR="00937D60" w:rsidRDefault="00937D60">
      <w:pPr>
        <w:rPr>
          <w:b/>
          <w:sz w:val="28"/>
          <w:szCs w:val="28"/>
        </w:rPr>
      </w:pPr>
    </w:p>
    <w:p w14:paraId="2430B959" w14:textId="77777777" w:rsidR="00937D60" w:rsidRDefault="009F3004">
      <w:pPr>
        <w:rPr>
          <w:b/>
          <w:sz w:val="28"/>
          <w:szCs w:val="28"/>
        </w:rPr>
      </w:pPr>
      <w:r>
        <w:rPr>
          <w:b/>
          <w:sz w:val="28"/>
          <w:szCs w:val="28"/>
        </w:rPr>
        <w:t>Introduction</w:t>
      </w:r>
    </w:p>
    <w:p w14:paraId="7C435C07" w14:textId="77777777" w:rsidR="00937D60" w:rsidRDefault="009F3004">
      <w:pPr>
        <w:spacing w:after="0" w:line="240" w:lineRule="auto"/>
      </w:pPr>
      <w:r>
        <w:t>Female genital mutilation (FGM) refers to</w:t>
      </w:r>
      <w:hyperlink r:id="rId8">
        <w:r>
          <w:t xml:space="preserve"> </w:t>
        </w:r>
      </w:hyperlink>
      <w:r>
        <w:t xml:space="preserve">all procedures involving partial or total removal of the external female genitalia or other injury to the female genital organs for non-medical reasons. The practice of FGM varies in form, ranging from a nick to the female genital area to draw blood, to cutting off of a small amount of flesh, to removing major part of the labia, to sewing the vaginal opening shut, </w:t>
      </w:r>
      <w:r>
        <w:lastRenderedPageBreak/>
        <w:t>to other manipulation of the female genitalia with a sharp instrument. FGM can cause short- and long-term health complications, including chronic pain, infections, increased risk of HIV transmission, anxiety and depression, birth complications, infertility and, in the worst cases, death (WHO 2008).</w:t>
      </w:r>
    </w:p>
    <w:p w14:paraId="3F2E6A6F" w14:textId="77777777" w:rsidR="00937D60" w:rsidRDefault="00937D60">
      <w:pPr>
        <w:spacing w:after="0" w:line="240" w:lineRule="auto"/>
      </w:pPr>
    </w:p>
    <w:p w14:paraId="72B601C2" w14:textId="77777777" w:rsidR="00937D60" w:rsidRDefault="009F3004">
      <w:pPr>
        <w:spacing w:after="0" w:line="240" w:lineRule="auto"/>
      </w:pPr>
      <w:r>
        <w:t xml:space="preserve">The United Nations campaign </w:t>
      </w:r>
      <w:commentRangeStart w:id="7"/>
      <w:r>
        <w:t>to</w:t>
      </w:r>
      <w:commentRangeEnd w:id="7"/>
      <w:r w:rsidR="00A52AAD">
        <w:rPr>
          <w:rStyle w:val="CommentReference"/>
        </w:rPr>
        <w:commentReference w:id="7"/>
      </w:r>
      <w:r>
        <w:t xml:space="preserve"> end FGM began in 2008, when UNICEF and UNFPA established the joint </w:t>
      </w:r>
      <w:proofErr w:type="spellStart"/>
      <w:r>
        <w:t>programme</w:t>
      </w:r>
      <w:proofErr w:type="spellEnd"/>
      <w:r>
        <w:t xml:space="preserve"> on FGM (UNFPA 2018b), t</w:t>
      </w:r>
      <w:r>
        <w:rPr>
          <w:sz w:val="24"/>
          <w:szCs w:val="24"/>
          <w:highlight w:val="white"/>
        </w:rPr>
        <w:t xml:space="preserve">he largest global </w:t>
      </w:r>
      <w:proofErr w:type="spellStart"/>
      <w:r>
        <w:rPr>
          <w:sz w:val="24"/>
          <w:szCs w:val="24"/>
          <w:highlight w:val="white"/>
        </w:rPr>
        <w:t>programme</w:t>
      </w:r>
      <w:proofErr w:type="spellEnd"/>
      <w:r>
        <w:rPr>
          <w:sz w:val="24"/>
          <w:szCs w:val="24"/>
          <w:highlight w:val="white"/>
        </w:rPr>
        <w:t xml:space="preserve"> to accelerate abandonment of FGM and to provide support to women and girls who have experienced this harmful practice (UNFPA 2018a).</w:t>
      </w:r>
      <w:r>
        <w:t xml:space="preserve"> In 2012, the United Nations General Assembly unanimously adopted a resolution condemning the practice of FGM, and called for increased efforts to eliminate the practice (United Nations 2013). This was reaffirmed in December 2014 (United Nations 2015). Finally, in 2015, Female Genital Mutilation was, next to child marriage, mentioned specifically as one of two harmful practices in the Sustainable Development Goal 5.3 in which Member States of the United Nations urged for the complete elimination of both practices by 2030  (United Nations 2017).   </w:t>
      </w:r>
    </w:p>
    <w:p w14:paraId="4B6E5CB9" w14:textId="77777777" w:rsidR="00937D60" w:rsidRDefault="00937D60">
      <w:pPr>
        <w:spacing w:after="0" w:line="240" w:lineRule="auto"/>
      </w:pPr>
    </w:p>
    <w:p w14:paraId="63E7F8C0" w14:textId="2DEE0424" w:rsidR="00937D60" w:rsidRDefault="009F3004">
      <w:pPr>
        <w:spacing w:after="0" w:line="240" w:lineRule="auto"/>
      </w:pPr>
      <w:r>
        <w:t>The elimination of FGM requires effective policy intervention and programming</w:t>
      </w:r>
      <w:ins w:id="8" w:author="José Manuel Aburto" w:date="2018-07-19T13:11:00Z">
        <w:r w:rsidR="00A52AAD">
          <w:t>,</w:t>
        </w:r>
      </w:ins>
      <w:r>
        <w:t xml:space="preserve"> which need to be guided by reliable estimates of the expected number of girls to be cut in a given year and how the population of girls at risk evolves over time. As we mark the 10-year anniversary of the joint </w:t>
      </w:r>
      <w:proofErr w:type="spellStart"/>
      <w:r>
        <w:t>programme</w:t>
      </w:r>
      <w:proofErr w:type="spellEnd"/>
      <w:r>
        <w:t xml:space="preserve"> on FGM, it is timely to review FGM levels and assess the population dynamics associated with the practice in the context of the 2030 Sustainable Development Agenda.</w:t>
      </w:r>
    </w:p>
    <w:p w14:paraId="553ECBE5" w14:textId="77777777" w:rsidR="00937D60" w:rsidRDefault="00937D60">
      <w:pPr>
        <w:spacing w:after="0" w:line="240" w:lineRule="auto"/>
        <w:rPr>
          <w:b/>
        </w:rPr>
      </w:pPr>
    </w:p>
    <w:p w14:paraId="6520EA7A" w14:textId="64CE3FFB" w:rsidR="00937D60" w:rsidRDefault="009F3004">
      <w:r>
        <w:t xml:space="preserve">UNICEF has estimated that at least 200 million women worldwide live with FGM today (UNICEF 2016). This number is useful for raising awareness within the international community and to inform the public about the scale of the problem. However, such prevalence estimates are difficult for policy makers and program specialists to use when trying to shape evidence-based actions and plan effectively for the future.  They are not able to describe the size and nature of </w:t>
      </w:r>
      <w:r>
        <w:rPr>
          <w:i/>
        </w:rPr>
        <w:t>future</w:t>
      </w:r>
      <w:r>
        <w:t xml:space="preserve"> risk that FGM poses to women and girls in years to come, nor are they able to capture the age-risk pattern</w:t>
      </w:r>
      <w:ins w:id="9" w:author="José Manuel Aburto" w:date="2018-07-19T13:12:00Z">
        <w:r w:rsidR="00A52AAD">
          <w:t xml:space="preserve"> that</w:t>
        </w:r>
      </w:ins>
      <w:r>
        <w:t xml:space="preserve"> girls are subject to in each country.  In order to precisely predict</w:t>
      </w:r>
      <w:del w:id="10" w:author="José Manuel Aburto" w:date="2018-07-19T13:12:00Z">
        <w:r w:rsidDel="00A52AAD">
          <w:delText>,</w:delText>
        </w:r>
      </w:del>
      <w:r>
        <w:t xml:space="preserve"> how many girls are going to be cut per year and country, incidence estimates have to factor in the age pattern of cutting for girls in different countries. Through this, the change in age structure driven by core demographic factors such as fertility and child survival can be taken into account.  </w:t>
      </w:r>
    </w:p>
    <w:p w14:paraId="3AD045CE" w14:textId="77777777" w:rsidR="00937D60" w:rsidRDefault="009F3004">
      <w:pPr>
        <w:spacing w:before="200" w:after="0"/>
        <w:rPr>
          <w:b/>
          <w:sz w:val="28"/>
          <w:szCs w:val="28"/>
        </w:rPr>
      </w:pPr>
      <w:r>
        <w:rPr>
          <w:b/>
          <w:sz w:val="28"/>
          <w:szCs w:val="28"/>
        </w:rPr>
        <w:t>Objective</w:t>
      </w:r>
    </w:p>
    <w:p w14:paraId="5F09EEF9" w14:textId="363D62B2" w:rsidR="00937D60" w:rsidRDefault="00080C04">
      <w:pPr>
        <w:spacing w:after="0"/>
      </w:pPr>
      <w:r>
        <w:t xml:space="preserve">In this paper, we present </w:t>
      </w:r>
      <w:r w:rsidR="009F3004">
        <w:t xml:space="preserve">new estimates of the number of girls that are projected to be cut between 2015, the start of the SDG era, until its conclusion in 2030 for 24 countries where FGM is known to be practiced. We focus on </w:t>
      </w:r>
      <w:commentRangeStart w:id="11"/>
      <w:r w:rsidR="009F3004">
        <w:t>24</w:t>
      </w:r>
      <w:commentRangeEnd w:id="11"/>
      <w:r w:rsidR="00E672F2">
        <w:rPr>
          <w:rStyle w:val="CommentReference"/>
        </w:rPr>
        <w:commentReference w:id="11"/>
      </w:r>
      <w:r w:rsidR="009F3004">
        <w:t xml:space="preserve"> countries where nationally-representative data on level and time of cutting are available. We also present these estimates alongside the most recent information from Indonesia, given its large population size, despite detailed FGM microdata not being accessible. The analysis</w:t>
      </w:r>
      <w:r w:rsidR="00920F19">
        <w:t xml:space="preserve"> herein combines the risk of </w:t>
      </w:r>
      <w:r w:rsidR="009F3004">
        <w:t xml:space="preserve">being cut for girls aged 0-14 years by single years of age with single-year, sex-specific national population projections. </w:t>
      </w:r>
      <w:commentRangeStart w:id="12"/>
      <w:r w:rsidR="009F3004">
        <w:t xml:space="preserve">Therefore, this estimate, while holding current levels of FGM constant, allows for detailed insights into the demographic dynamics of the practice and the scale of the problem faced by national government and the global community. </w:t>
      </w:r>
      <w:commentRangeEnd w:id="12"/>
      <w:r w:rsidR="00E672F2">
        <w:rPr>
          <w:rStyle w:val="CommentReference"/>
        </w:rPr>
        <w:commentReference w:id="12"/>
      </w:r>
    </w:p>
    <w:p w14:paraId="1B21A372" w14:textId="77777777" w:rsidR="00937D60" w:rsidRDefault="00937D60">
      <w:pPr>
        <w:spacing w:after="0"/>
      </w:pPr>
    </w:p>
    <w:p w14:paraId="74880FD9" w14:textId="1308689D" w:rsidR="00937D60" w:rsidRDefault="009F3004">
      <w:pPr>
        <w:spacing w:after="0"/>
      </w:pPr>
      <w:r>
        <w:lastRenderedPageBreak/>
        <w:t>There are two key aspects that make this new approach more precise than previous estimates. First, it makes it possible to match the single-year age at cutting with the single-year age cohorts and does not apply a coarse prevalence or incidence rate across multiple cohorts with notably different FGM experiences. This more granular approach also provides a basis for estimating the expected number of girls to be cut per year</w:t>
      </w:r>
      <w:del w:id="13" w:author="José Manuel Aburto" w:date="2018-07-19T13:14:00Z">
        <w:r w:rsidDel="00A52AAD">
          <w:delText>, not an average over 15 years</w:delText>
        </w:r>
      </w:del>
      <w:r>
        <w:t>. Second, it incorporates newly available data on the FGM status of girl</w:t>
      </w:r>
      <w:del w:id="14" w:author="José Manuel Aburto" w:date="2018-07-19T13:14:00Z">
        <w:r w:rsidR="00080C04" w:rsidDel="00A52AAD">
          <w:delText>’</w:delText>
        </w:r>
      </w:del>
      <w:r>
        <w:t>s age</w:t>
      </w:r>
      <w:ins w:id="15" w:author="José Manuel Aburto" w:date="2018-07-19T13:14:00Z">
        <w:r w:rsidR="00A52AAD">
          <w:t>d</w:t>
        </w:r>
      </w:ins>
      <w:r>
        <w:t xml:space="preserve"> 0-14, as reported by their mothers in nationally-representative surveys. These new survey data provide a basis for estimating and projecting the magnitude of females who have experienced or are expected to experience FGM, without the implicit assumption that FGM patterns for older women are representative of those aged 0-14 year olds. In addition, by using the data from more recent born cohorts, namely girls age 0-14 instead of women aged 15-19, we hope to reduce the time lag between the occurrence of the event and its recording through the household survey.</w:t>
      </w:r>
    </w:p>
    <w:p w14:paraId="22D4E3F5" w14:textId="77777777" w:rsidR="00937D60" w:rsidRDefault="00937D60">
      <w:pPr>
        <w:spacing w:after="0"/>
        <w:rPr>
          <w:b/>
          <w:sz w:val="28"/>
          <w:szCs w:val="28"/>
        </w:rPr>
      </w:pPr>
    </w:p>
    <w:p w14:paraId="5C39E5AD" w14:textId="77777777" w:rsidR="00937D60" w:rsidRDefault="009F3004">
      <w:pPr>
        <w:spacing w:after="0"/>
        <w:rPr>
          <w:b/>
          <w:sz w:val="28"/>
          <w:szCs w:val="28"/>
        </w:rPr>
      </w:pPr>
      <w:r>
        <w:rPr>
          <w:b/>
          <w:sz w:val="28"/>
          <w:szCs w:val="28"/>
        </w:rPr>
        <w:t xml:space="preserve">Data </w:t>
      </w:r>
    </w:p>
    <w:p w14:paraId="3BEA8F53" w14:textId="6818148A" w:rsidR="00937D60" w:rsidRDefault="009F3004">
      <w:pPr>
        <w:spacing w:after="0"/>
        <w:rPr>
          <w:highlight w:val="white"/>
        </w:rPr>
      </w:pPr>
      <w:r>
        <w:t xml:space="preserve">To construct projections of the expected number of girls and women to be cut between 2015 and 2030, we use the most recent nationally representative survey data that document the FGM experience of women and girls and the revised national population projections published by the United Nations. </w:t>
      </w:r>
      <w:r>
        <w:rPr>
          <w:vertAlign w:val="superscript"/>
        </w:rPr>
        <w:footnoteReference w:id="7"/>
      </w:r>
      <w:r w:rsidR="00080C04">
        <w:t xml:space="preserve"> For all </w:t>
      </w:r>
      <w:r>
        <w:t>countries</w:t>
      </w:r>
      <w:ins w:id="16" w:author="José Manuel Aburto" w:date="2018-07-19T13:15:00Z">
        <w:r w:rsidR="00A52AAD">
          <w:t>,</w:t>
        </w:r>
      </w:ins>
      <w:r>
        <w:t xml:space="preserve"> except Indonesia, survey microdata from the most recent Demographic and Health Survey (DHS) or </w:t>
      </w:r>
      <w:r w:rsidR="00080C04">
        <w:t>UNICEF</w:t>
      </w:r>
      <w:r>
        <w:t xml:space="preserve"> Multiple Indicator Cluster Survey (MICS) are used. In the case of Indonesia, the only nationally-representative survey data on FGM from the </w:t>
      </w:r>
      <w:proofErr w:type="spellStart"/>
      <w:r>
        <w:rPr>
          <w:highlight w:val="white"/>
        </w:rPr>
        <w:t>Riset</w:t>
      </w:r>
      <w:proofErr w:type="spellEnd"/>
      <w:r>
        <w:rPr>
          <w:highlight w:val="white"/>
        </w:rPr>
        <w:t xml:space="preserve"> </w:t>
      </w:r>
      <w:proofErr w:type="spellStart"/>
      <w:r>
        <w:rPr>
          <w:highlight w:val="white"/>
        </w:rPr>
        <w:t>Kesehatan</w:t>
      </w:r>
      <w:proofErr w:type="spellEnd"/>
      <w:r>
        <w:rPr>
          <w:highlight w:val="white"/>
        </w:rPr>
        <w:t xml:space="preserve"> </w:t>
      </w:r>
      <w:proofErr w:type="spellStart"/>
      <w:r>
        <w:rPr>
          <w:highlight w:val="white"/>
        </w:rPr>
        <w:t>Dasar</w:t>
      </w:r>
      <w:proofErr w:type="spellEnd"/>
      <w:r>
        <w:rPr>
          <w:highlight w:val="white"/>
        </w:rPr>
        <w:t xml:space="preserve"> health survey (RISKESDAS) project served as basis for our analysis.</w:t>
      </w:r>
      <w:r>
        <w:rPr>
          <w:highlight w:val="white"/>
          <w:vertAlign w:val="superscript"/>
        </w:rPr>
        <w:footnoteReference w:id="8"/>
      </w:r>
      <w:r>
        <w:rPr>
          <w:highlight w:val="white"/>
        </w:rPr>
        <w:t xml:space="preserve"> I</w:t>
      </w:r>
      <w:r>
        <w:t>n the case of Somalia</w:t>
      </w:r>
      <w:ins w:id="17" w:author="José Manuel Aburto" w:date="2018-07-19T13:16:00Z">
        <w:r w:rsidR="00A52AAD">
          <w:t>,</w:t>
        </w:r>
      </w:ins>
      <w:r>
        <w:t xml:space="preserve"> two separate survey</w:t>
      </w:r>
      <w:ins w:id="18" w:author="José Manuel Aburto" w:date="2018-07-19T13:16:00Z">
        <w:r w:rsidR="00A52AAD">
          <w:t>s</w:t>
        </w:r>
      </w:ins>
      <w:del w:id="19" w:author="José Manuel Aburto" w:date="2018-07-19T13:16:00Z">
        <w:r w:rsidDel="00A52AAD">
          <w:delText xml:space="preserve"> </w:delText>
        </w:r>
      </w:del>
      <w:ins w:id="20" w:author="José Manuel Aburto" w:date="2018-07-19T13:16:00Z">
        <w:r w:rsidR="00A52AAD">
          <w:t xml:space="preserve">  </w:t>
        </w:r>
      </w:ins>
      <w:del w:id="21" w:author="José Manuel Aburto" w:date="2018-07-19T13:16:00Z">
        <w:r w:rsidDel="00A52AAD">
          <w:delText xml:space="preserve">data sources </w:delText>
        </w:r>
      </w:del>
      <w:r>
        <w:t xml:space="preserve">were available, one for the Somaliland region and one for Somalia North Eastern Zone. Due to the cultural similarity of the two populations and their geographic proximity, the average of the two data sources was used to construct a national estimate for Somalia.   </w:t>
      </w:r>
    </w:p>
    <w:p w14:paraId="3089465C" w14:textId="77777777" w:rsidR="00937D60" w:rsidRDefault="00937D60">
      <w:pPr>
        <w:spacing w:after="0"/>
        <w:rPr>
          <w:highlight w:val="white"/>
        </w:rPr>
      </w:pPr>
    </w:p>
    <w:p w14:paraId="1D5CFDC8" w14:textId="77777777" w:rsidR="00937D60" w:rsidRDefault="009F3004">
      <w:pPr>
        <w:spacing w:after="0"/>
        <w:rPr>
          <w:strike/>
        </w:rPr>
      </w:pPr>
      <w:r>
        <w:rPr>
          <w:highlight w:val="white"/>
        </w:rPr>
        <w:t>In the DHS</w:t>
      </w:r>
      <w:r>
        <w:rPr>
          <w:highlight w:val="white"/>
          <w:vertAlign w:val="superscript"/>
        </w:rPr>
        <w:footnoteReference w:id="9"/>
      </w:r>
      <w:r>
        <w:rPr>
          <w:highlight w:val="white"/>
        </w:rPr>
        <w:t xml:space="preserve"> and MICS</w:t>
      </w:r>
      <w:r>
        <w:rPr>
          <w:highlight w:val="white"/>
          <w:vertAlign w:val="superscript"/>
        </w:rPr>
        <w:footnoteReference w:id="10"/>
      </w:r>
      <w:r>
        <w:rPr>
          <w:highlight w:val="white"/>
        </w:rPr>
        <w:t xml:space="preserve"> surveys used in this analysis, data are solely collected from women age 15-49 years old at the time of the survey. These women usually report about whether they have heard of FGM, whether they themselves have experienced FGM, at what age they were cut, who performed the procedure, and if FGM should be continued. Since 2010, DHS and MICS routinely include an additional module and ask all women selected for the FGM module whether all their living daughters are cut and the respective age at cutting (Shell-Duncan 2016). </w:t>
      </w:r>
    </w:p>
    <w:p w14:paraId="1380AAA4" w14:textId="77777777" w:rsidR="00937D60" w:rsidRDefault="00937D60">
      <w:pPr>
        <w:spacing w:after="0"/>
        <w:rPr>
          <w:strike/>
        </w:rPr>
      </w:pPr>
    </w:p>
    <w:p w14:paraId="4A1F05E8" w14:textId="77777777" w:rsidR="00937D60" w:rsidRDefault="009F3004">
      <w:r>
        <w:lastRenderedPageBreak/>
        <w:t xml:space="preserve">When quantifying the female population at risk of being cut between 2015 and 2030 in the </w:t>
      </w:r>
      <w:r w:rsidRPr="003753C7">
        <w:rPr>
          <w:highlight w:val="yellow"/>
          <w:rPrChange w:id="22" w:author="José Manuel Aburto" w:date="2018-07-17T09:32:00Z">
            <w:rPr/>
          </w:rPrChange>
        </w:rPr>
        <w:t>24</w:t>
      </w:r>
      <w:r>
        <w:t xml:space="preserve"> countries for which survey microdata on FGM are available, we used the latest population estimates and projections published as part of the World Population Prospects (WPP) by the United Nations.</w:t>
      </w:r>
      <w:r>
        <w:rPr>
          <w:vertAlign w:val="superscript"/>
        </w:rPr>
        <w:footnoteReference w:id="11"/>
      </w:r>
      <w:r>
        <w:t xml:space="preserve"> Specifically, we used sex-specific, single-year age population projections for each national population for the years 2015 to 2030. These projections are a dynamic representation of the expected population size of female 1-year age cohorts, and thus take into consideration population growth (due to fertility and immigration) and population loss (due to mortality and emigration). These data are updated on a biannual basis to make use of newly released national data and to </w:t>
      </w:r>
      <w:r>
        <w:rPr>
          <w:color w:val="2E2E2E"/>
          <w:highlight w:val="white"/>
        </w:rPr>
        <w:t xml:space="preserve">revise estimates of past trends in fertility, mortality or international migration and to update population age distributions on the basis of newly available census data. We use the WPP projections, as they represent a coherent set of population estimates and projections for all UN member states. The national projections are based primarily on cohort-component projections, from the best available data whereby data inconsistencies with past trends have been addressed prior to the construction of projections. </w:t>
      </w:r>
    </w:p>
    <w:p w14:paraId="23327531" w14:textId="77777777" w:rsidR="00937D60" w:rsidRDefault="00937D60">
      <w:pPr>
        <w:spacing w:after="0"/>
      </w:pPr>
    </w:p>
    <w:p w14:paraId="61C69F75" w14:textId="77777777" w:rsidR="00937D60" w:rsidRDefault="009F3004">
      <w:pPr>
        <w:spacing w:after="0"/>
        <w:rPr>
          <w:b/>
          <w:sz w:val="28"/>
          <w:szCs w:val="28"/>
        </w:rPr>
      </w:pPr>
      <w:r>
        <w:rPr>
          <w:b/>
          <w:sz w:val="28"/>
          <w:szCs w:val="28"/>
        </w:rPr>
        <w:t>Methods</w:t>
      </w:r>
    </w:p>
    <w:p w14:paraId="1BE0305C" w14:textId="2B075BFC" w:rsidR="00937D60" w:rsidRDefault="009F3004">
      <w:pPr>
        <w:spacing w:after="0"/>
      </w:pPr>
      <w:r>
        <w:t xml:space="preserve">We estimate the probability of girls aged 0-14 years of experiencing FGM during each year of life, that is the risk of cutting at age 0-years, at age 1-year, at age 2-years, etc. between 2015 and 2030 via application of </w:t>
      </w:r>
      <w:r w:rsidR="00920F19">
        <w:t xml:space="preserve">the </w:t>
      </w:r>
      <w:r>
        <w:t>Kaplan Meier</w:t>
      </w:r>
      <w:r w:rsidR="00D13441">
        <w:t xml:space="preserve"> (Kaplan and Meier 1958)</w:t>
      </w:r>
      <w:r>
        <w:t xml:space="preserve"> estimator implemented through the Horvitz-Thompson techni</w:t>
      </w:r>
      <w:r w:rsidR="00080C04">
        <w:t>que</w:t>
      </w:r>
      <w:r w:rsidR="00D13441">
        <w:t xml:space="preserve"> (Horvitz and Thompson 1952)</w:t>
      </w:r>
      <w:r w:rsidR="00080C04">
        <w:t xml:space="preserve"> using </w:t>
      </w:r>
      <w:r>
        <w:t>the survival package of Thomas Lumley (</w:t>
      </w:r>
      <w:r w:rsidRPr="000C12CB">
        <w:rPr>
          <w:highlight w:val="yellow"/>
        </w:rPr>
        <w:t>Lumley 2018</w:t>
      </w:r>
      <w:r>
        <w:t>)</w:t>
      </w:r>
      <w:r w:rsidR="00920F19">
        <w:t xml:space="preserve"> in R</w:t>
      </w:r>
      <w:r>
        <w:t xml:space="preserve">. </w:t>
      </w:r>
    </w:p>
    <w:p w14:paraId="02ABFFA2" w14:textId="2D62511B" w:rsidR="00937D60" w:rsidRDefault="009F3004">
      <w:pPr>
        <w:spacing w:after="0"/>
      </w:pPr>
      <w:bookmarkStart w:id="23" w:name="_GoBack"/>
      <w:r>
        <w:t xml:space="preserve">This approach was chosen as data for girls younger than 15 are considered to be censored, that is the FGM status we observe at the time of the survey </w:t>
      </w:r>
      <w:r w:rsidRPr="00D13441">
        <w:t xml:space="preserve">cannot </w:t>
      </w:r>
      <w:r>
        <w:t xml:space="preserve">be assumed to be their final one as they might be cut at a later age. </w:t>
      </w:r>
      <w:bookmarkEnd w:id="23"/>
      <w:r>
        <w:t xml:space="preserve">Therefore, we are dealing with right-censored data, that is, we know that the girls have not been cut until their current age, which gives us some insight, but we do not know if they are cut in future, which limits our knowledge. While any direct prevalence or incidence estimation will be misleading, the Kaplan-Meier technique, implemented by the </w:t>
      </w:r>
      <w:r w:rsidRPr="000C12CB">
        <w:rPr>
          <w:highlight w:val="yellow"/>
        </w:rPr>
        <w:t>Horvitz-Thompson</w:t>
      </w:r>
      <w:r>
        <w:t xml:space="preserve"> approach accounting for the surve</w:t>
      </w:r>
      <w:r w:rsidR="00920F19">
        <w:t>y design, allows us to keep these</w:t>
      </w:r>
      <w:r>
        <w:t xml:space="preserve"> girls in our </w:t>
      </w:r>
      <w:r w:rsidR="00920F19">
        <w:t>data set</w:t>
      </w:r>
      <w:r>
        <w:t xml:space="preserve"> until they are censored, and assumes that they have the same probability of being cut from this point forward as all other girls who are not censored at the time of the survey. Therefore, it is a designated technique to deal with the type of data at hand. </w:t>
      </w:r>
    </w:p>
    <w:p w14:paraId="1B7AA4E6" w14:textId="77777777" w:rsidR="00937D60" w:rsidRPr="009F3004" w:rsidRDefault="00937D60">
      <w:pPr>
        <w:spacing w:after="0"/>
        <w:rPr>
          <w:b/>
        </w:rPr>
      </w:pPr>
    </w:p>
    <w:p w14:paraId="4B14C421" w14:textId="77777777" w:rsidR="00937D60" w:rsidRPr="009F3004" w:rsidRDefault="009F3004">
      <w:pPr>
        <w:spacing w:after="0"/>
        <w:rPr>
          <w:b/>
        </w:rPr>
      </w:pPr>
      <w:r w:rsidRPr="009F3004">
        <w:rPr>
          <w:b/>
        </w:rPr>
        <w:t>Framework</w:t>
      </w:r>
    </w:p>
    <w:p w14:paraId="17460B05" w14:textId="3CD523D9" w:rsidR="00937D60" w:rsidRDefault="009F3004">
      <w:pPr>
        <w:spacing w:after="0"/>
      </w:pPr>
      <w:r>
        <w:t xml:space="preserve">In the context of survival analysis, we observe either the time </w:t>
      </w:r>
      <w:proofErr w:type="spellStart"/>
      <w:r>
        <w:t>T</w:t>
      </w:r>
      <w:r w:rsidRPr="00920F19">
        <w:rPr>
          <w:vertAlign w:val="subscript"/>
        </w:rPr>
        <w:t>i</w:t>
      </w:r>
      <w:proofErr w:type="spellEnd"/>
      <w:r w:rsidRPr="00920F19">
        <w:rPr>
          <w:vertAlign w:val="subscript"/>
        </w:rPr>
        <w:t xml:space="preserve"> </w:t>
      </w:r>
      <w:r>
        <w:t xml:space="preserve">at which an individual </w:t>
      </w:r>
      <w:proofErr w:type="spellStart"/>
      <w:r>
        <w:t>i</w:t>
      </w:r>
      <w:proofErr w:type="spellEnd"/>
      <w:r>
        <w:t xml:space="preserve"> experiences the event, FGM in our case, or the time C</w:t>
      </w:r>
      <w:r w:rsidRPr="00920F19">
        <w:rPr>
          <w:vertAlign w:val="subscript"/>
        </w:rPr>
        <w:t>i</w:t>
      </w:r>
      <w:r>
        <w:t xml:space="preserve"> at which she is censored. For the analysis the minimum between </w:t>
      </w:r>
      <w:proofErr w:type="spellStart"/>
      <w:r>
        <w:t>T</w:t>
      </w:r>
      <w:r w:rsidRPr="00920F19">
        <w:rPr>
          <w:vertAlign w:val="subscript"/>
        </w:rPr>
        <w:t>i</w:t>
      </w:r>
      <w:proofErr w:type="spellEnd"/>
      <w:r>
        <w:t xml:space="preserve"> and C</w:t>
      </w:r>
      <w:r w:rsidRPr="00920F19">
        <w:rPr>
          <w:vertAlign w:val="subscript"/>
        </w:rPr>
        <w:t>i</w:t>
      </w:r>
      <w:r>
        <w:t xml:space="preserve"> is of interest and is </w:t>
      </w:r>
      <w:del w:id="24" w:author="José Manuel Aburto" w:date="2018-07-17T09:41:00Z">
        <w:r w:rsidDel="00323FE9">
          <w:delText xml:space="preserve">calls </w:delText>
        </w:r>
      </w:del>
      <w:ins w:id="25" w:author="José Manuel Aburto" w:date="2018-07-17T09:41:00Z">
        <w:r w:rsidR="00323FE9">
          <w:t xml:space="preserve">called </w:t>
        </w:r>
      </w:ins>
      <w:r>
        <w:t xml:space="preserve">‘survival time’. </w:t>
      </w:r>
      <w:r w:rsidR="00920F19">
        <w:t xml:space="preserve">As a consequence, survival time </w:t>
      </w:r>
      <w:r>
        <w:t xml:space="preserve">is either the girl’s age (if she is uncut, </w:t>
      </w:r>
      <w:del w:id="26" w:author="José Manuel Aburto" w:date="2018-07-17T09:41:00Z">
        <w:r w:rsidDel="00323FE9">
          <w:delText>e. i.</w:delText>
        </w:r>
      </w:del>
      <w:ins w:id="27" w:author="José Manuel Aburto" w:date="2018-07-17T09:41:00Z">
        <w:r w:rsidR="00323FE9">
          <w:t>i.e.</w:t>
        </w:r>
      </w:ins>
      <w:r>
        <w:t xml:space="preserve"> does not experience FGM</w:t>
      </w:r>
      <w:del w:id="28" w:author="José Manuel Aburto" w:date="2018-07-17T09:42:00Z">
        <w:r w:rsidDel="00323FE9">
          <w:delText>,</w:delText>
        </w:r>
      </w:del>
      <w:r>
        <w:t xml:space="preserve"> and is censored) or the girl’s age at cutting (if she experiences FGM) and only girls younger than 15-years are taken into account due to the structure of the modul</w:t>
      </w:r>
      <w:r w:rsidR="00920F19">
        <w:t>e in DHS and MICS (see Annex IV</w:t>
      </w:r>
      <w:r>
        <w:t xml:space="preserve">). Girls are then ordered from age 0 to age 14. For example, a </w:t>
      </w:r>
      <w:r>
        <w:lastRenderedPageBreak/>
        <w:t xml:space="preserve">girl who is 10-years at the time of the survey and who was cut at age 2 is, of course, recorded as uncut until year 2, and as cut from year 2 to 14 (the end of the period under review), an 8-year old girl uncut at the time of the survey is only taken into account until year 8, and assumed to have the same probability of being cut than all other girls </w:t>
      </w:r>
      <w:r w:rsidR="00080C04">
        <w:t>from</w:t>
      </w:r>
      <w:r>
        <w:t xml:space="preserve"> then on, and all 14-year old girls who have not been cut at the time of th</w:t>
      </w:r>
      <w:r w:rsidR="00920F19">
        <w:t>e survey are left in the sample. Figure 1 visualizes this approach for these three cases.</w:t>
      </w:r>
    </w:p>
    <w:p w14:paraId="752180FA" w14:textId="77777777" w:rsidR="00937D60" w:rsidRDefault="00937D60">
      <w:pPr>
        <w:spacing w:after="0"/>
      </w:pPr>
    </w:p>
    <w:p w14:paraId="5F1E247C" w14:textId="77777777" w:rsidR="00080C04" w:rsidRDefault="00080C04">
      <w:pPr>
        <w:spacing w:after="0"/>
        <w:jc w:val="center"/>
        <w:rPr>
          <w:b/>
        </w:rPr>
      </w:pPr>
      <w:r>
        <w:rPr>
          <w:b/>
        </w:rPr>
        <w:br w:type="page"/>
      </w:r>
    </w:p>
    <w:p w14:paraId="215DDF93" w14:textId="3B4848D0" w:rsidR="00937D60" w:rsidRDefault="009F3004">
      <w:pPr>
        <w:spacing w:after="0"/>
        <w:jc w:val="center"/>
        <w:rPr>
          <w:b/>
        </w:rPr>
      </w:pPr>
      <w:r>
        <w:rPr>
          <w:b/>
        </w:rPr>
        <w:lastRenderedPageBreak/>
        <w:t xml:space="preserve">Figure 1: Survival analysis with FGM module </w:t>
      </w:r>
    </w:p>
    <w:p w14:paraId="56BD2E68" w14:textId="77777777" w:rsidR="0052631A" w:rsidRDefault="0052631A">
      <w:pPr>
        <w:spacing w:after="0"/>
        <w:jc w:val="center"/>
        <w:rPr>
          <w:b/>
        </w:rPr>
      </w:pPr>
    </w:p>
    <w:p w14:paraId="2956BB7B" w14:textId="16DDF580" w:rsidR="00937D60" w:rsidRDefault="00CB5BCF">
      <w:pPr>
        <w:spacing w:after="0"/>
        <w:jc w:val="center"/>
      </w:pPr>
      <w:r>
        <w:rPr>
          <w:noProof/>
        </w:rPr>
        <w:drawing>
          <wp:inline distT="0" distB="0" distL="0" distR="0" wp14:anchorId="5C1FFD33" wp14:editId="1CE44C85">
            <wp:extent cx="5367020" cy="2375065"/>
            <wp:effectExtent l="0" t="0" r="5080" b="6350"/>
            <wp:docPr id="50" name="Chart 50"/>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5D9275C7" w14:textId="77777777" w:rsidR="0052631A" w:rsidRDefault="0052631A">
      <w:pPr>
        <w:spacing w:after="0"/>
        <w:jc w:val="center"/>
      </w:pPr>
    </w:p>
    <w:p w14:paraId="6668D678" w14:textId="77777777" w:rsidR="0052631A" w:rsidRDefault="0052631A">
      <w:pPr>
        <w:spacing w:after="0"/>
        <w:jc w:val="center"/>
      </w:pPr>
    </w:p>
    <w:p w14:paraId="7F63368C" w14:textId="7A551730" w:rsidR="00937D60" w:rsidRDefault="00CB5BCF">
      <w:pPr>
        <w:spacing w:after="0"/>
        <w:jc w:val="center"/>
      </w:pPr>
      <w:commentRangeStart w:id="29"/>
      <w:r>
        <w:rPr>
          <w:noProof/>
        </w:rPr>
        <w:drawing>
          <wp:inline distT="0" distB="0" distL="0" distR="0" wp14:anchorId="2D6792A3" wp14:editId="4796303A">
            <wp:extent cx="6056416" cy="2743200"/>
            <wp:effectExtent l="0" t="0" r="1905" b="0"/>
            <wp:docPr id="51" name="Chart 51"/>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commentRangeEnd w:id="29"/>
      <w:r w:rsidR="004A7290">
        <w:rPr>
          <w:rStyle w:val="CommentReference"/>
        </w:rPr>
        <w:commentReference w:id="29"/>
      </w:r>
    </w:p>
    <w:p w14:paraId="1C308309" w14:textId="77777777" w:rsidR="00937D60" w:rsidRDefault="00937D60">
      <w:pPr>
        <w:spacing w:after="0"/>
      </w:pPr>
    </w:p>
    <w:p w14:paraId="340AC996" w14:textId="77777777" w:rsidR="00920F19" w:rsidRDefault="00920F19">
      <w:pPr>
        <w:spacing w:after="0"/>
        <w:rPr>
          <w:b/>
        </w:rPr>
      </w:pPr>
    </w:p>
    <w:p w14:paraId="0C1FB296" w14:textId="77777777" w:rsidR="00937D60" w:rsidRPr="009F3004" w:rsidRDefault="009F3004">
      <w:pPr>
        <w:spacing w:after="0"/>
        <w:rPr>
          <w:b/>
        </w:rPr>
      </w:pPr>
      <w:r w:rsidRPr="009F3004">
        <w:rPr>
          <w:b/>
        </w:rPr>
        <w:t>Model specification</w:t>
      </w:r>
    </w:p>
    <w:p w14:paraId="3712CE74" w14:textId="21C1DA51" w:rsidR="00937D60" w:rsidRDefault="009F3004">
      <w:pPr>
        <w:spacing w:after="0"/>
      </w:pPr>
      <w:r>
        <w:t>Our aim is to esti</w:t>
      </w:r>
      <w:r w:rsidR="00D13441">
        <w:t>mate the survival function as the probability not having</w:t>
      </w:r>
      <w:r>
        <w:t xml:space="preserve"> exper</w:t>
      </w:r>
      <w:r w:rsidR="00080C04">
        <w:t>ience</w:t>
      </w:r>
      <w:r w:rsidR="00D13441">
        <w:t>d</w:t>
      </w:r>
      <w:r w:rsidR="00080C04">
        <w:t xml:space="preserve"> FGM up to a certain age t</w:t>
      </w:r>
      <w:r>
        <w:t>.</w:t>
      </w:r>
    </w:p>
    <w:p w14:paraId="67870730" w14:textId="77777777" w:rsidR="00937D60" w:rsidRDefault="00937D60">
      <w:pPr>
        <w:spacing w:after="0"/>
      </w:pPr>
    </w:p>
    <w:p w14:paraId="422BAE7B" w14:textId="48F3A8CE" w:rsidR="00937D60" w:rsidRDefault="009F3004" w:rsidP="005222B6">
      <w:pPr>
        <w:spacing w:after="0"/>
        <w:jc w:val="center"/>
      </w:pPr>
      <m:oMathPara>
        <m:oMath>
          <m:r>
            <w:rPr>
              <w:rFonts w:ascii="Cambria Math" w:hAnsi="Cambria Math"/>
            </w:rPr>
            <m:t>S(t) = P (T &gt; t)</m:t>
          </m:r>
        </m:oMath>
      </m:oMathPara>
    </w:p>
    <w:p w14:paraId="44EBD1D5" w14:textId="77777777" w:rsidR="00920F19" w:rsidRDefault="00920F19">
      <w:pPr>
        <w:spacing w:after="0"/>
      </w:pPr>
    </w:p>
    <w:p w14:paraId="20D169B2" w14:textId="77777777" w:rsidR="00937D60" w:rsidRDefault="009F3004">
      <w:pPr>
        <w:spacing w:after="0"/>
      </w:pPr>
      <w:r>
        <w:t>T = time at which girl experiences FGM</w:t>
      </w:r>
    </w:p>
    <w:p w14:paraId="1CD0904E" w14:textId="77777777" w:rsidR="00937D60" w:rsidRDefault="00937D60">
      <w:pPr>
        <w:spacing w:after="0"/>
      </w:pPr>
    </w:p>
    <w:p w14:paraId="25DDA2A3" w14:textId="77777777" w:rsidR="00920F19" w:rsidRDefault="00920F19">
      <w:pPr>
        <w:spacing w:after="0"/>
      </w:pPr>
    </w:p>
    <w:p w14:paraId="20B04BDA" w14:textId="34EE14C8" w:rsidR="00937D60" w:rsidRDefault="009F060B">
      <w:pPr>
        <w:spacing w:after="0"/>
      </w:pPr>
      <w:r>
        <w:t>Using the Kaplan-Meier method, we</w:t>
      </w:r>
      <w:r w:rsidR="00002A1E">
        <w:t xml:space="preserve"> record the number of ‘events’ (</w:t>
      </w:r>
      <w:proofErr w:type="spellStart"/>
      <w:r>
        <w:t>i</w:t>
      </w:r>
      <w:proofErr w:type="spellEnd"/>
      <w:r>
        <w:t>. e. cases of FGM</w:t>
      </w:r>
      <w:r w:rsidR="00002A1E">
        <w:t>), in each period (</w:t>
      </w:r>
      <w:proofErr w:type="spellStart"/>
      <w:r>
        <w:t>i</w:t>
      </w:r>
      <w:proofErr w:type="spellEnd"/>
      <w:r>
        <w:t>. e. year of life of the full cohort of girls</w:t>
      </w:r>
      <w:r w:rsidR="00002A1E">
        <w:t>)</w:t>
      </w:r>
      <w:r>
        <w:t xml:space="preserve"> and the number of girls at risk. </w:t>
      </w:r>
      <w:r w:rsidR="005222B6">
        <w:t>This leave us with the following estimation for S(t) (</w:t>
      </w:r>
      <w:proofErr w:type="spellStart"/>
      <w:r w:rsidR="005222B6">
        <w:t>Rebora</w:t>
      </w:r>
      <w:proofErr w:type="spellEnd"/>
      <w:r w:rsidR="005222B6">
        <w:t xml:space="preserve"> and Valsecchi 2016 and </w:t>
      </w:r>
      <w:proofErr w:type="spellStart"/>
      <w:r w:rsidR="005222B6" w:rsidRPr="005222B6">
        <w:t>Fagbamigbe</w:t>
      </w:r>
      <w:proofErr w:type="spellEnd"/>
      <w:r w:rsidR="005222B6">
        <w:t xml:space="preserve"> at al. 2015)</w:t>
      </w:r>
      <w:r w:rsidR="009F3004">
        <w:t xml:space="preserve">: </w:t>
      </w:r>
    </w:p>
    <w:p w14:paraId="265AA384" w14:textId="77777777" w:rsidR="00937D60" w:rsidRDefault="00937D60">
      <w:pPr>
        <w:spacing w:after="0"/>
      </w:pPr>
    </w:p>
    <w:p w14:paraId="7E3FD711" w14:textId="45E90D50" w:rsidR="00937D60" w:rsidRDefault="00A52AAD">
      <w:pPr>
        <w:spacing w:after="0"/>
      </w:pPr>
      <m:oMathPara>
        <m:oMath>
          <m:acc>
            <m:accPr>
              <m:ctrlPr>
                <w:rPr>
                  <w:rFonts w:ascii="Cambria Math" w:hAnsi="Cambria Math"/>
                </w:rPr>
              </m:ctrlPr>
            </m:accPr>
            <m:e>
              <m:r>
                <w:rPr>
                  <w:rFonts w:ascii="Cambria Math" w:hAnsi="Cambria Math"/>
                </w:rPr>
                <m:t>S</m:t>
              </m:r>
            </m:e>
          </m:acc>
          <m:r>
            <w:rPr>
              <w:rFonts w:ascii="Cambria Math" w:hAnsi="Cambria Math"/>
            </w:rPr>
            <m:t xml:space="preserve">(t) = </m:t>
          </m:r>
          <m:nary>
            <m:naryPr>
              <m:chr m:val="∏"/>
              <m:ctrlPr>
                <w:rPr>
                  <w:rFonts w:ascii="Cambria Math" w:hAnsi="Cambria Math"/>
                </w:rPr>
              </m:ctrlPr>
            </m:naryPr>
            <m:sub>
              <m:r>
                <w:rPr>
                  <w:rFonts w:ascii="Cambria Math" w:hAnsi="Cambria Math"/>
                </w:rPr>
                <m:t>t=0</m:t>
              </m:r>
            </m:sub>
            <m:sup>
              <m:r>
                <w:rPr>
                  <w:rFonts w:ascii="Cambria Math" w:hAnsi="Cambria Math"/>
                </w:rPr>
                <m:t>14</m:t>
              </m:r>
            </m:sup>
            <m:e>
              <m:d>
                <m:dPr>
                  <m:ctrlPr>
                    <w:rPr>
                      <w:rFonts w:ascii="Cambria Math" w:hAnsi="Cambria Math"/>
                    </w:rPr>
                  </m:ctrlPr>
                </m:dPr>
                <m:e>
                  <m:r>
                    <w:rPr>
                      <w:rFonts w:ascii="Cambria Math" w:hAnsi="Cambria Math"/>
                    </w:rPr>
                    <m:t xml:space="preserve">1 - </m:t>
                  </m:r>
                  <m:f>
                    <m:fPr>
                      <m:ctrlPr>
                        <w:rPr>
                          <w:rFonts w:ascii="Cambria Math" w:hAnsi="Cambria Math"/>
                        </w:rPr>
                      </m:ctrlPr>
                    </m:fPr>
                    <m:num>
                      <m:sSub>
                        <m:sSubPr>
                          <m:ctrlPr>
                            <w:rPr>
                              <w:rFonts w:ascii="Cambria Math" w:hAnsi="Cambria Math"/>
                              <w:i/>
                            </w:rPr>
                          </m:ctrlPr>
                        </m:sSubPr>
                        <m:e>
                          <m:r>
                            <w:rPr>
                              <w:rFonts w:ascii="Cambria Math" w:hAnsi="Cambria Math"/>
                            </w:rPr>
                            <m:t>d</m:t>
                          </m:r>
                        </m:e>
                        <m:sub>
                          <m:r>
                            <w:rPr>
                              <w:rFonts w:ascii="Cambria Math" w:hAnsi="Cambria Math"/>
                            </w:rPr>
                            <m:t>t</m:t>
                          </m:r>
                        </m:sub>
                      </m:sSub>
                    </m:num>
                    <m:den>
                      <m:sSub>
                        <m:sSubPr>
                          <m:ctrlPr>
                            <w:rPr>
                              <w:rFonts w:ascii="Cambria Math" w:hAnsi="Cambria Math"/>
                              <w:i/>
                            </w:rPr>
                          </m:ctrlPr>
                        </m:sSubPr>
                        <m:e>
                          <m:r>
                            <w:rPr>
                              <w:rFonts w:ascii="Cambria Math" w:hAnsi="Cambria Math"/>
                            </w:rPr>
                            <m:t>n</m:t>
                          </m:r>
                        </m:e>
                        <m:sub>
                          <m:r>
                            <w:rPr>
                              <w:rFonts w:ascii="Cambria Math" w:hAnsi="Cambria Math"/>
                            </w:rPr>
                            <m:t>t</m:t>
                          </m:r>
                        </m:sub>
                      </m:sSub>
                    </m:den>
                  </m:f>
                </m:e>
              </m:d>
            </m:e>
          </m:nary>
        </m:oMath>
      </m:oMathPara>
    </w:p>
    <w:p w14:paraId="722A9864" w14:textId="0E7224A6" w:rsidR="00937D60" w:rsidRDefault="009F3004">
      <w:pPr>
        <w:spacing w:after="0"/>
      </w:pPr>
      <w:r>
        <w:t>d = number of events</w:t>
      </w:r>
      <w:r w:rsidR="005222B6">
        <w:t xml:space="preserve">, </w:t>
      </w:r>
      <w:proofErr w:type="spellStart"/>
      <w:r w:rsidR="005222B6">
        <w:t>i</w:t>
      </w:r>
      <w:proofErr w:type="spellEnd"/>
      <w:r w:rsidR="005222B6">
        <w:t>. e. FGM cases</w:t>
      </w:r>
    </w:p>
    <w:p w14:paraId="67251FD9" w14:textId="01CA4CDF" w:rsidR="00937D60" w:rsidRDefault="009F3004">
      <w:pPr>
        <w:spacing w:after="0"/>
      </w:pPr>
      <w:r>
        <w:t xml:space="preserve">n = </w:t>
      </w:r>
      <w:r w:rsidR="005222B6">
        <w:t>girls</w:t>
      </w:r>
      <w:r>
        <w:t xml:space="preserve"> at risk</w:t>
      </w:r>
    </w:p>
    <w:p w14:paraId="285AB08E" w14:textId="36BE506C" w:rsidR="005222B6" w:rsidRDefault="005222B6">
      <w:pPr>
        <w:spacing w:after="0"/>
      </w:pPr>
      <w:r>
        <w:t xml:space="preserve">t  = time in age of life, 0 to 14 due to restrictions of DHS and MICS module </w:t>
      </w:r>
    </w:p>
    <w:p w14:paraId="1643BADA" w14:textId="77777777" w:rsidR="00937D60" w:rsidRDefault="00937D60">
      <w:pPr>
        <w:spacing w:after="0"/>
      </w:pPr>
    </w:p>
    <w:p w14:paraId="3F63E9B4" w14:textId="383E4588" w:rsidR="00937D60" w:rsidRDefault="009F3004">
      <w:pPr>
        <w:spacing w:after="0"/>
      </w:pPr>
      <w:r>
        <w:t xml:space="preserve">As the </w:t>
      </w:r>
      <w:r w:rsidR="005222B6">
        <w:t>data</w:t>
      </w:r>
      <w:r>
        <w:t xml:space="preserve"> at hand have been obtained from DHS and MICS </w:t>
      </w:r>
      <w:r w:rsidR="005222B6">
        <w:t>we are confronted with</w:t>
      </w:r>
      <w:r>
        <w:t xml:space="preserve"> a complex survey design, namely</w:t>
      </w:r>
      <w:r w:rsidR="005222B6">
        <w:t xml:space="preserve"> a multi-stage clustered survey and cannot apply a standard Kaplan-Meier method. Instead,</w:t>
      </w:r>
      <w:r>
        <w:t xml:space="preserve"> we </w:t>
      </w:r>
      <w:r w:rsidR="005222B6">
        <w:t>apply</w:t>
      </w:r>
      <w:r>
        <w:t xml:space="preserve"> a Horvitz-Thompson approach to obtain unbiased estimates (</w:t>
      </w:r>
      <w:proofErr w:type="spellStart"/>
      <w:r>
        <w:t>Rebora</w:t>
      </w:r>
      <w:proofErr w:type="spellEnd"/>
      <w:r>
        <w:t xml:space="preserve"> and Valsecchi 2016). This requires us to take </w:t>
      </w:r>
      <w:r w:rsidR="00080C04">
        <w:t>into account the probability of</w:t>
      </w:r>
      <w:r>
        <w:t xml:space="preserve"> a girl, </w:t>
      </w:r>
      <w:proofErr w:type="spellStart"/>
      <w:r w:rsidR="005222B6">
        <w:t>i</w:t>
      </w:r>
      <w:proofErr w:type="spellEnd"/>
      <w:r w:rsidR="005222B6">
        <w:t>. e.</w:t>
      </w:r>
      <w:r>
        <w:t xml:space="preserve"> her mother, to be included in the last stage of the survey, given the survey design in the preceding stages </w:t>
      </w:r>
      <m:oMath>
        <m:sSub>
          <m:sSubPr>
            <m:ctrlPr>
              <w:rPr>
                <w:rFonts w:ascii="Cambria Math" w:hAnsi="Cambria Math"/>
                <w:i/>
              </w:rPr>
            </m:ctrlPr>
          </m:sSubPr>
          <m:e>
            <m:r>
              <w:rPr>
                <w:rFonts w:ascii="Cambria Math" w:hAnsi="Cambria Math"/>
              </w:rPr>
              <m:t>π</m:t>
            </m:r>
          </m:e>
          <m:sub>
            <m:r>
              <w:rPr>
                <w:rFonts w:ascii="Cambria Math" w:hAnsi="Cambria Math"/>
              </w:rPr>
              <m:t>i</m:t>
            </m:r>
          </m:sub>
        </m:sSub>
      </m:oMath>
      <w:r w:rsidR="005222B6">
        <w:t xml:space="preserve"> </w:t>
      </w:r>
      <w:r>
        <w:t>(</w:t>
      </w:r>
      <w:proofErr w:type="spellStart"/>
      <w:r>
        <w:t>Saerndal</w:t>
      </w:r>
      <w:proofErr w:type="spellEnd"/>
      <w:r>
        <w:t xml:space="preserve"> and </w:t>
      </w:r>
      <w:proofErr w:type="spellStart"/>
      <w:r>
        <w:t>Swensson</w:t>
      </w:r>
      <w:proofErr w:type="spellEnd"/>
      <w:r>
        <w:t xml:space="preserve"> 1987).</w:t>
      </w:r>
    </w:p>
    <w:p w14:paraId="7709742E" w14:textId="77777777" w:rsidR="00937D60" w:rsidRDefault="00937D60">
      <w:pPr>
        <w:spacing w:after="0"/>
      </w:pPr>
    </w:p>
    <w:p w14:paraId="40BB0817" w14:textId="77777777" w:rsidR="00937D60" w:rsidRDefault="009F3004">
      <w:pPr>
        <w:spacing w:after="0"/>
      </w:pPr>
      <w:r>
        <w:t>The weights that account for differences in sampling probability due to the specific survey design and response rates are readily available in the datasets as both DHS and MICS calculate household and individual weights (</w:t>
      </w:r>
      <w:proofErr w:type="spellStart"/>
      <w:r>
        <w:t>Rutstein</w:t>
      </w:r>
      <w:proofErr w:type="spellEnd"/>
      <w:r>
        <w:t xml:space="preserve"> and Rojas 2006). </w:t>
      </w:r>
    </w:p>
    <w:p w14:paraId="62322C1A" w14:textId="77777777" w:rsidR="00937D60" w:rsidRDefault="00937D60">
      <w:pPr>
        <w:spacing w:after="0"/>
      </w:pPr>
    </w:p>
    <w:p w14:paraId="39D2C1CE" w14:textId="7372544A" w:rsidR="00937D60" w:rsidRDefault="009F3004">
      <w:pPr>
        <w:spacing w:after="0"/>
      </w:pPr>
      <w:r>
        <w:t xml:space="preserve">Note, that while it is the girls’ mother, not the girl herself, who is selected for the survey, we do not have to </w:t>
      </w:r>
      <w:r w:rsidR="00CC0F12">
        <w:t>adjust</w:t>
      </w:r>
      <w:r>
        <w:t xml:space="preserve"> sampling probabilities, as all girls of women selected for the FGM module have been included</w:t>
      </w:r>
      <w:r w:rsidR="00CC0F12">
        <w:t xml:space="preserve"> in the questionnaires</w:t>
      </w:r>
      <w:r>
        <w:t xml:space="preserve"> (</w:t>
      </w:r>
      <w:proofErr w:type="spellStart"/>
      <w:r>
        <w:t>Rutstein</w:t>
      </w:r>
      <w:proofErr w:type="spellEnd"/>
      <w:r>
        <w:t xml:space="preserve"> and Rojas 2006). </w:t>
      </w:r>
    </w:p>
    <w:p w14:paraId="6561C5F0" w14:textId="77777777" w:rsidR="00937D60" w:rsidRDefault="00937D60">
      <w:pPr>
        <w:spacing w:after="0"/>
      </w:pPr>
    </w:p>
    <w:p w14:paraId="72F37AAD" w14:textId="77777777" w:rsidR="00937D60" w:rsidRDefault="009F3004">
      <w:pPr>
        <w:spacing w:after="0"/>
      </w:pPr>
      <w:r>
        <w:t xml:space="preserve">Estimators for the components of the Kaplan-Meier estimators in complex survey contexts have been derived by </w:t>
      </w:r>
      <w:proofErr w:type="spellStart"/>
      <w:r>
        <w:t>Rebora</w:t>
      </w:r>
      <w:proofErr w:type="spellEnd"/>
      <w:r>
        <w:t xml:space="preserve"> and Valsecchi (2016), based on the work of </w:t>
      </w:r>
      <w:proofErr w:type="spellStart"/>
      <w:r>
        <w:t>Saerndal</w:t>
      </w:r>
      <w:proofErr w:type="spellEnd"/>
      <w:r>
        <w:t xml:space="preserve"> and </w:t>
      </w:r>
      <w:proofErr w:type="spellStart"/>
      <w:r>
        <w:t>Swensson</w:t>
      </w:r>
      <w:proofErr w:type="spellEnd"/>
      <w:r>
        <w:t xml:space="preserve"> (1987):</w:t>
      </w:r>
    </w:p>
    <w:p w14:paraId="01B62DAC" w14:textId="77777777" w:rsidR="00937D60" w:rsidRDefault="00937D60">
      <w:pPr>
        <w:spacing w:after="0"/>
      </w:pPr>
    </w:p>
    <w:p w14:paraId="4502C579" w14:textId="04188A88" w:rsidR="00937D60" w:rsidRPr="009F3004" w:rsidRDefault="009F3004">
      <w:pPr>
        <w:spacing w:after="0"/>
        <w:rPr>
          <w:lang w:val="fr-BE"/>
        </w:rPr>
      </w:pPr>
      <w:r w:rsidRPr="009F3004">
        <w:rPr>
          <w:lang w:val="fr-BE"/>
        </w:rPr>
        <w:t xml:space="preserve">S </w:t>
      </w:r>
      <w:r w:rsidR="00CC0F12">
        <w:rPr>
          <w:lang w:val="fr-BE"/>
        </w:rPr>
        <w:t xml:space="preserve"> </w:t>
      </w:r>
      <w:r w:rsidRPr="009F3004">
        <w:rPr>
          <w:lang w:val="fr-BE"/>
        </w:rPr>
        <w:t xml:space="preserve">= </w:t>
      </w:r>
      <w:proofErr w:type="spellStart"/>
      <w:r w:rsidRPr="009F3004">
        <w:rPr>
          <w:lang w:val="fr-BE"/>
        </w:rPr>
        <w:t>Strata</w:t>
      </w:r>
      <w:proofErr w:type="spellEnd"/>
    </w:p>
    <w:p w14:paraId="165E9053" w14:textId="77777777" w:rsidR="00937D60" w:rsidRPr="009F3004" w:rsidRDefault="009F3004">
      <w:pPr>
        <w:spacing w:after="0"/>
        <w:rPr>
          <w:lang w:val="fr-BE"/>
        </w:rPr>
      </w:pPr>
      <w:r w:rsidRPr="009F3004">
        <w:rPr>
          <w:lang w:val="fr-BE"/>
        </w:rPr>
        <w:t>M = Cluster</w:t>
      </w:r>
    </w:p>
    <w:p w14:paraId="44D370B5" w14:textId="77777777" w:rsidR="00937D60" w:rsidRPr="009F3004" w:rsidRDefault="00937D60">
      <w:pPr>
        <w:spacing w:after="0"/>
        <w:rPr>
          <w:lang w:val="fr-BE"/>
        </w:rPr>
      </w:pPr>
    </w:p>
    <w:p w14:paraId="7E979E33" w14:textId="798BEFB2" w:rsidR="00937D60" w:rsidRPr="001847FE" w:rsidRDefault="00A52AAD">
      <w:pPr>
        <w:spacing w:after="0"/>
        <w:rPr>
          <w:lang w:val="fr-BE"/>
        </w:rPr>
      </w:pPr>
      <m:oMathPara>
        <m:oMathParaPr>
          <m:jc m:val="left"/>
        </m:oMathParaPr>
        <m:oMath>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lang w:val="fr-BE"/>
            </w:rPr>
            <m:t xml:space="preserve"> = </m:t>
          </m:r>
          <m:nary>
            <m:naryPr>
              <m:chr m:val="∑"/>
              <m:ctrlPr>
                <w:rPr>
                  <w:rFonts w:ascii="Cambria Math" w:hAnsi="Cambria Math"/>
                </w:rPr>
              </m:ctrlPr>
            </m:naryPr>
            <m:sub>
              <m:r>
                <w:rPr>
                  <w:rFonts w:ascii="Cambria Math" w:hAnsi="Cambria Math"/>
                </w:rPr>
                <m:t>s</m:t>
              </m:r>
              <m:r>
                <w:rPr>
                  <w:rFonts w:ascii="Cambria Math" w:hAnsi="Cambria Math"/>
                  <w:lang w:val="fr-BE"/>
                </w:rPr>
                <m:t xml:space="preserve"> =1 </m:t>
              </m:r>
            </m:sub>
            <m:sup>
              <m:r>
                <w:rPr>
                  <w:rFonts w:ascii="Cambria Math" w:hAnsi="Cambria Math"/>
                </w:rPr>
                <m:t>S</m:t>
              </m:r>
            </m:sup>
            <m:e>
              <m:nary>
                <m:naryPr>
                  <m:chr m:val="∑"/>
                  <m:ctrlPr>
                    <w:rPr>
                      <w:rFonts w:ascii="Cambria Math" w:hAnsi="Cambria Math"/>
                    </w:rPr>
                  </m:ctrlPr>
                </m:naryPr>
                <m:sub>
                  <m:r>
                    <w:rPr>
                      <w:rFonts w:ascii="Cambria Math" w:hAnsi="Cambria Math"/>
                    </w:rPr>
                    <m:t>m</m:t>
                  </m:r>
                  <m:r>
                    <w:rPr>
                      <w:rFonts w:ascii="Cambria Math" w:hAnsi="Cambria Math"/>
                      <w:lang w:val="fr-BE"/>
                    </w:rPr>
                    <m:t xml:space="preserve"> = 1</m:t>
                  </m:r>
                </m:sub>
                <m:sup>
                  <m:r>
                    <w:rPr>
                      <w:rFonts w:ascii="Cambria Math" w:hAnsi="Cambria Math"/>
                    </w:rPr>
                    <m:t>M</m:t>
                  </m:r>
                </m:sup>
                <m:e>
                  <m:f>
                    <m:fPr>
                      <m:type m:val="skw"/>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sm</m:t>
                          </m:r>
                        </m:sub>
                      </m:sSub>
                    </m:num>
                    <m:den>
                      <m:sSub>
                        <m:sSubPr>
                          <m:ctrlPr>
                            <w:rPr>
                              <w:rFonts w:ascii="Cambria Math" w:hAnsi="Cambria Math"/>
                              <w:i/>
                            </w:rPr>
                          </m:ctrlPr>
                        </m:sSubPr>
                        <m:e>
                          <m:r>
                            <w:rPr>
                              <w:rFonts w:ascii="Cambria Math" w:hAnsi="Cambria Math"/>
                            </w:rPr>
                            <m:t>π</m:t>
                          </m:r>
                        </m:e>
                        <m:sub>
                          <m:r>
                            <w:rPr>
                              <w:rFonts w:ascii="Cambria Math" w:hAnsi="Cambria Math"/>
                            </w:rPr>
                            <m:t>sm</m:t>
                          </m:r>
                        </m:sub>
                      </m:sSub>
                    </m:den>
                  </m:f>
                </m:e>
              </m:nary>
            </m:e>
          </m:nary>
        </m:oMath>
      </m:oMathPara>
    </w:p>
    <w:p w14:paraId="199D118D" w14:textId="77777777" w:rsidR="00937D60" w:rsidRPr="009F3004" w:rsidRDefault="00937D60">
      <w:pPr>
        <w:spacing w:after="0"/>
        <w:rPr>
          <w:lang w:val="fr-BE"/>
        </w:rPr>
      </w:pPr>
    </w:p>
    <w:p w14:paraId="39B70DFD" w14:textId="08776AAA" w:rsidR="00937D60" w:rsidRPr="001847FE" w:rsidRDefault="00A52AAD">
      <w:pPr>
        <w:spacing w:after="0"/>
        <w:rPr>
          <w:lang w:val="fr-BE"/>
        </w:rPr>
      </w:pPr>
      <m:oMathPara>
        <m:oMathParaPr>
          <m:jc m:val="left"/>
        </m:oMathParaPr>
        <m:oMath>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lang w:val="fr-BE"/>
            </w:rPr>
            <m:t xml:space="preserve"> = </m:t>
          </m:r>
          <m:nary>
            <m:naryPr>
              <m:chr m:val="∑"/>
              <m:ctrlPr>
                <w:rPr>
                  <w:rFonts w:ascii="Cambria Math" w:hAnsi="Cambria Math"/>
                </w:rPr>
              </m:ctrlPr>
            </m:naryPr>
            <m:sub>
              <m:r>
                <w:rPr>
                  <w:rFonts w:ascii="Cambria Math" w:hAnsi="Cambria Math"/>
                </w:rPr>
                <m:t>s</m:t>
              </m:r>
              <m:r>
                <w:rPr>
                  <w:rFonts w:ascii="Cambria Math" w:hAnsi="Cambria Math"/>
                  <w:lang w:val="fr-BE"/>
                </w:rPr>
                <m:t xml:space="preserve"> =1 </m:t>
              </m:r>
            </m:sub>
            <m:sup>
              <m:r>
                <w:rPr>
                  <w:rFonts w:ascii="Cambria Math" w:hAnsi="Cambria Math"/>
                </w:rPr>
                <m:t>S</m:t>
              </m:r>
            </m:sup>
            <m:e>
              <m:nary>
                <m:naryPr>
                  <m:chr m:val="∑"/>
                  <m:ctrlPr>
                    <w:rPr>
                      <w:rFonts w:ascii="Cambria Math" w:hAnsi="Cambria Math"/>
                    </w:rPr>
                  </m:ctrlPr>
                </m:naryPr>
                <m:sub>
                  <m:r>
                    <w:rPr>
                      <w:rFonts w:ascii="Cambria Math" w:hAnsi="Cambria Math"/>
                    </w:rPr>
                    <m:t>m</m:t>
                  </m:r>
                  <m:r>
                    <w:rPr>
                      <w:rFonts w:ascii="Cambria Math" w:hAnsi="Cambria Math"/>
                      <w:lang w:val="fr-BE"/>
                    </w:rPr>
                    <m:t xml:space="preserve"> = 1</m:t>
                  </m:r>
                </m:sub>
                <m:sup>
                  <m:r>
                    <w:rPr>
                      <w:rFonts w:ascii="Cambria Math" w:hAnsi="Cambria Math"/>
                    </w:rPr>
                    <m:t>M</m:t>
                  </m:r>
                </m:sup>
                <m:e>
                  <m:f>
                    <m:fPr>
                      <m:type m:val="skw"/>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sm</m:t>
                          </m:r>
                        </m:sub>
                      </m:sSub>
                    </m:num>
                    <m:den>
                      <m:sSub>
                        <m:sSubPr>
                          <m:ctrlPr>
                            <w:rPr>
                              <w:rFonts w:ascii="Cambria Math" w:hAnsi="Cambria Math"/>
                              <w:i/>
                            </w:rPr>
                          </m:ctrlPr>
                        </m:sSubPr>
                        <m:e>
                          <m:r>
                            <w:rPr>
                              <w:rFonts w:ascii="Cambria Math" w:hAnsi="Cambria Math"/>
                            </w:rPr>
                            <m:t>π</m:t>
                          </m:r>
                        </m:e>
                        <m:sub>
                          <m:r>
                            <w:rPr>
                              <w:rFonts w:ascii="Cambria Math" w:hAnsi="Cambria Math"/>
                            </w:rPr>
                            <m:t>sm</m:t>
                          </m:r>
                        </m:sub>
                      </m:sSub>
                    </m:den>
                  </m:f>
                </m:e>
              </m:nary>
            </m:e>
          </m:nary>
        </m:oMath>
      </m:oMathPara>
    </w:p>
    <w:p w14:paraId="3EA06C7D" w14:textId="77777777" w:rsidR="00937D60" w:rsidRPr="009F3004" w:rsidRDefault="00937D60">
      <w:pPr>
        <w:spacing w:after="0"/>
        <w:rPr>
          <w:lang w:val="fr-BE"/>
        </w:rPr>
      </w:pPr>
    </w:p>
    <w:p w14:paraId="3C872965" w14:textId="77777777" w:rsidR="00CC0F12" w:rsidRPr="001847FE" w:rsidRDefault="00CC0F12">
      <w:pPr>
        <w:spacing w:after="0"/>
        <w:rPr>
          <w:lang w:val="fr-BE"/>
        </w:rPr>
      </w:pPr>
    </w:p>
    <w:p w14:paraId="7755AF59" w14:textId="4C01EF60" w:rsidR="00937D60" w:rsidRDefault="009F3004">
      <w:pPr>
        <w:spacing w:after="0"/>
        <w:rPr>
          <w:highlight w:val="white"/>
        </w:rPr>
      </w:pPr>
      <w:r>
        <w:lastRenderedPageBreak/>
        <w:t xml:space="preserve">Figure 2 represents a sample output of this analysis which describes the estimated probability of survival to a given age x (i.e. the probability of not being cut by age x) between ages 0-14 years for girls. </w:t>
      </w:r>
      <w:r w:rsidRPr="00002159">
        <w:rPr>
          <w:highlight w:val="yellow"/>
          <w:rPrChange w:id="30" w:author="José Manuel Aburto" w:date="2018-07-17T10:09:00Z">
            <w:rPr/>
          </w:rPrChange>
        </w:rPr>
        <w:t>The general downward trend is a result of the fact that each year a certain amount of girls experience FGM, so the probability of survival declines</w:t>
      </w:r>
      <w:r>
        <w:t xml:space="preserve">. As the time of cutting is discrete (i.e. years), the result is a step function with a downward trend. The estimated survival curves based on the 24 available DHS and MICS survey data are </w:t>
      </w:r>
      <w:r w:rsidR="00002A1E">
        <w:t>presented in Figures 6-26</w:t>
      </w:r>
      <w:r>
        <w:t xml:space="preserve"> in Annex II.</w:t>
      </w:r>
    </w:p>
    <w:p w14:paraId="2D34D861" w14:textId="77777777" w:rsidR="00937D60" w:rsidRDefault="00937D60">
      <w:pPr>
        <w:spacing w:after="0"/>
      </w:pPr>
    </w:p>
    <w:p w14:paraId="5F5DBC35" w14:textId="77777777" w:rsidR="00937D60" w:rsidRDefault="009F3004">
      <w:pPr>
        <w:spacing w:after="0"/>
        <w:jc w:val="center"/>
      </w:pPr>
      <w:r>
        <w:rPr>
          <w:b/>
        </w:rPr>
        <w:t>Figure 2: Survival Curve for girls at risk of FGM between 0-14 years of age, Burkina Faso</w:t>
      </w:r>
      <w:commentRangeStart w:id="31"/>
      <w:r>
        <w:rPr>
          <w:noProof/>
        </w:rPr>
        <w:drawing>
          <wp:inline distT="114300" distB="114300" distL="114300" distR="114300" wp14:anchorId="07EC6CFA" wp14:editId="141D75F6">
            <wp:extent cx="5668896" cy="3243263"/>
            <wp:effectExtent l="0" t="0" r="0" b="0"/>
            <wp:docPr id="11"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3"/>
                    <a:srcRect t="9848"/>
                    <a:stretch>
                      <a:fillRect/>
                    </a:stretch>
                  </pic:blipFill>
                  <pic:spPr>
                    <a:xfrm>
                      <a:off x="0" y="0"/>
                      <a:ext cx="5668896" cy="3243263"/>
                    </a:xfrm>
                    <a:prstGeom prst="rect">
                      <a:avLst/>
                    </a:prstGeom>
                    <a:ln/>
                  </pic:spPr>
                </pic:pic>
              </a:graphicData>
            </a:graphic>
          </wp:inline>
        </w:drawing>
      </w:r>
      <w:commentRangeEnd w:id="31"/>
      <w:r w:rsidR="00002159">
        <w:rPr>
          <w:rStyle w:val="CommentReference"/>
        </w:rPr>
        <w:commentReference w:id="31"/>
      </w:r>
    </w:p>
    <w:p w14:paraId="5EBE2DF4" w14:textId="77777777" w:rsidR="0091313D" w:rsidRDefault="0091313D">
      <w:pPr>
        <w:spacing w:after="0"/>
      </w:pPr>
    </w:p>
    <w:p w14:paraId="09E41B43" w14:textId="77777777" w:rsidR="007B2B37" w:rsidRDefault="009F3004">
      <w:pPr>
        <w:spacing w:after="0"/>
      </w:pPr>
      <w:r>
        <w:t>To project the number of girls to be cut each year and</w:t>
      </w:r>
      <w:r w:rsidR="0091313D">
        <w:t xml:space="preserve"> in each single-year age cohort from a demographic perspective,</w:t>
      </w:r>
      <w:r>
        <w:t xml:space="preserve"> the probability of being cut, represented in Figure 2 by the vertical connections of each step, is multiplied by the number of girls alive, in the age group in the specific year, minus the number of girls who had already been cut at an earlier stage.</w:t>
      </w:r>
      <w:r>
        <w:rPr>
          <w:vertAlign w:val="superscript"/>
        </w:rPr>
        <w:footnoteReference w:id="12"/>
      </w:r>
      <w:r>
        <w:t xml:space="preserve"> The numbers of girls cut </w:t>
      </w:r>
      <w:r w:rsidR="00080C04">
        <w:t>at earlier</w:t>
      </w:r>
      <w:r>
        <w:t xml:space="preserve"> ages are estimated via </w:t>
      </w:r>
      <w:r w:rsidR="007B2B37">
        <w:t xml:space="preserve">deducting the number of girls who have not ‘survived’ until the current period, </w:t>
      </w:r>
      <w:proofErr w:type="spellStart"/>
      <w:r w:rsidR="007B2B37">
        <w:t>i</w:t>
      </w:r>
      <w:proofErr w:type="spellEnd"/>
      <w:r w:rsidR="007B2B37">
        <w:t>. e. who according to the survival function have been cut in previous periods</w:t>
      </w:r>
      <w:r>
        <w:t>.</w:t>
      </w:r>
    </w:p>
    <w:p w14:paraId="2A0A1539" w14:textId="0EF690B7" w:rsidR="00937D60" w:rsidRDefault="009F3004">
      <w:pPr>
        <w:spacing w:after="0"/>
      </w:pPr>
      <w:r>
        <w:t xml:space="preserve"> </w:t>
      </w:r>
    </w:p>
    <w:p w14:paraId="5FDCE89F" w14:textId="77777777" w:rsidR="00937D60" w:rsidRDefault="009F3004">
      <w:pPr>
        <w:spacing w:after="0"/>
      </w:pPr>
      <w:r>
        <w:t>In mathematical notation this would be:</w:t>
      </w:r>
    </w:p>
    <w:p w14:paraId="38D50F74" w14:textId="77777777" w:rsidR="00937D60" w:rsidRDefault="00937D60">
      <w:pPr>
        <w:spacing w:after="0"/>
      </w:pPr>
    </w:p>
    <w:p w14:paraId="60BE9A00" w14:textId="77777777" w:rsidR="00937D60" w:rsidRDefault="009F3004">
      <w:r>
        <w:t>f</w:t>
      </w:r>
      <w:r>
        <w:rPr>
          <w:vertAlign w:val="subscript"/>
        </w:rPr>
        <w:t xml:space="preserve">i </w:t>
      </w:r>
      <w:r>
        <w:t xml:space="preserve">:   Probability of being cut at each year </w:t>
      </w:r>
      <w:proofErr w:type="spellStart"/>
      <w:r>
        <w:t>i</w:t>
      </w:r>
      <w:proofErr w:type="spellEnd"/>
    </w:p>
    <w:p w14:paraId="0B26C912" w14:textId="77777777" w:rsidR="00937D60" w:rsidRDefault="009F3004">
      <w:r>
        <w:t>P</w:t>
      </w:r>
      <w:r>
        <w:rPr>
          <w:vertAlign w:val="subscript"/>
        </w:rPr>
        <w:t xml:space="preserve">i j </w:t>
      </w:r>
      <w:r>
        <w:t xml:space="preserve">: Female population of age </w:t>
      </w:r>
      <w:proofErr w:type="spellStart"/>
      <w:r>
        <w:t>i</w:t>
      </w:r>
      <w:proofErr w:type="spellEnd"/>
      <w:r>
        <w:t xml:space="preserve"> in year j</w:t>
      </w:r>
    </w:p>
    <w:p w14:paraId="69FC6D8F" w14:textId="77777777" w:rsidR="00937D60" w:rsidRDefault="009F3004">
      <w:r>
        <w:lastRenderedPageBreak/>
        <w:t>X</w:t>
      </w:r>
      <w:r>
        <w:rPr>
          <w:vertAlign w:val="subscript"/>
        </w:rPr>
        <w:t xml:space="preserve">i j </w:t>
      </w:r>
      <w:r>
        <w:t xml:space="preserve">: Estimated amount of girls to be cut at age </w:t>
      </w:r>
      <w:proofErr w:type="spellStart"/>
      <w:r>
        <w:t>i</w:t>
      </w:r>
      <w:proofErr w:type="spellEnd"/>
      <w:r>
        <w:t xml:space="preserve"> in year </w:t>
      </w:r>
      <w:proofErr w:type="spellStart"/>
      <w:r>
        <w:t>i</w:t>
      </w:r>
      <w:proofErr w:type="spellEnd"/>
    </w:p>
    <w:p w14:paraId="140405BB" w14:textId="77777777" w:rsidR="00937D60" w:rsidRDefault="009F3004">
      <w:r>
        <w:t>B</w:t>
      </w:r>
      <w:r>
        <w:rPr>
          <w:vertAlign w:val="subscript"/>
        </w:rPr>
        <w:t xml:space="preserve">i j </w:t>
      </w:r>
      <w:r>
        <w:t xml:space="preserve">: Population at risk of age </w:t>
      </w:r>
      <w:proofErr w:type="spellStart"/>
      <w:r>
        <w:t>i</w:t>
      </w:r>
      <w:proofErr w:type="spellEnd"/>
      <w:r>
        <w:t xml:space="preserve"> in year y</w:t>
      </w:r>
    </w:p>
    <w:p w14:paraId="42D965A1" w14:textId="77777777" w:rsidR="007B2B37" w:rsidRDefault="007B2B37"/>
    <w:p w14:paraId="291CA0D7" w14:textId="24D4C1B7" w:rsidR="007B2B37" w:rsidRDefault="007B2B37">
      <w:r>
        <w:t>In T</w:t>
      </w:r>
      <w:r>
        <w:rPr>
          <w:vertAlign w:val="subscript"/>
        </w:rPr>
        <w:t>0</w:t>
      </w:r>
      <w:r>
        <w:t xml:space="preserve">: </w:t>
      </w:r>
      <m:oMath>
        <m:d>
          <m:dPr>
            <m:ctrlPr>
              <w:rPr>
                <w:rFonts w:ascii="Cambria Math" w:hAnsi="Cambria Math"/>
                <w:i/>
              </w:rPr>
            </m:ctrlPr>
          </m:dPr>
          <m:e>
            <m:eqArr>
              <m:eqArrPr>
                <m:ctrlPr>
                  <w:rPr>
                    <w:rFonts w:ascii="Cambria Math" w:hAnsi="Cambria Math"/>
                    <w:i/>
                  </w:rPr>
                </m:ctrlPr>
              </m:eqArr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P</m:t>
                          </m:r>
                        </m:e>
                        <m:sub>
                          <m:r>
                            <w:rPr>
                              <w:rFonts w:ascii="Cambria Math" w:hAnsi="Cambria Math"/>
                            </w:rPr>
                            <m:t xml:space="preserve">0 0 </m:t>
                          </m:r>
                        </m:sub>
                      </m:sSub>
                    </m:e>
                  </m:mr>
                  <m:mr>
                    <m:e>
                      <m:sSub>
                        <m:sSubPr>
                          <m:ctrlPr>
                            <w:rPr>
                              <w:rFonts w:ascii="Cambria Math" w:hAnsi="Cambria Math"/>
                              <w:i/>
                            </w:rPr>
                          </m:ctrlPr>
                        </m:sSubPr>
                        <m:e>
                          <m:r>
                            <w:rPr>
                              <w:rFonts w:ascii="Cambria Math" w:hAnsi="Cambria Math"/>
                            </w:rPr>
                            <m:t xml:space="preserve">P </m:t>
                          </m:r>
                        </m:e>
                        <m:sub>
                          <m:r>
                            <w:rPr>
                              <w:rFonts w:ascii="Cambria Math" w:hAnsi="Cambria Math"/>
                            </w:rPr>
                            <m:t xml:space="preserve">1 0 </m:t>
                          </m:r>
                        </m:sub>
                      </m:sSub>
                    </m:e>
                  </m:mr>
                  <m:mr>
                    <m:e>
                      <m:sSub>
                        <m:sSubPr>
                          <m:ctrlPr>
                            <w:rPr>
                              <w:rFonts w:ascii="Cambria Math" w:hAnsi="Cambria Math"/>
                              <w:i/>
                            </w:rPr>
                          </m:ctrlPr>
                        </m:sSubPr>
                        <m:e>
                          <m:r>
                            <w:rPr>
                              <w:rFonts w:ascii="Cambria Math" w:hAnsi="Cambria Math"/>
                            </w:rPr>
                            <m:t>P</m:t>
                          </m:r>
                        </m:e>
                        <m:sub>
                          <m:r>
                            <w:rPr>
                              <w:rFonts w:ascii="Cambria Math" w:hAnsi="Cambria Math"/>
                            </w:rPr>
                            <m:t xml:space="preserve">2 0 </m:t>
                          </m:r>
                        </m:sub>
                      </m:sSub>
                    </m:e>
                  </m:mr>
                </m:m>
              </m:e>
              <m:e>
                <m:r>
                  <w:rPr>
                    <w:rFonts w:ascii="Cambria Math" w:hAnsi="Cambria Math"/>
                  </w:rPr>
                  <m:t>…</m:t>
                </m:r>
              </m:e>
            </m:eqArr>
          </m:e>
        </m:d>
        <m:r>
          <w:rPr>
            <w:rFonts w:ascii="Cambria Math" w:hAnsi="Cambria Math"/>
          </w:rPr>
          <m:t xml:space="preserve"> x </m:t>
        </m:r>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f</m:t>
                      </m:r>
                    </m:e>
                    <m:sub>
                      <m:r>
                        <w:rPr>
                          <w:rFonts w:ascii="Cambria Math" w:hAnsi="Cambria Math"/>
                        </w:rPr>
                        <m:t>0</m:t>
                      </m:r>
                    </m:sub>
                  </m:sSub>
                </m:e>
                <m:e>
                  <m:sSub>
                    <m:sSubPr>
                      <m:ctrlPr>
                        <w:rPr>
                          <w:rFonts w:ascii="Cambria Math" w:hAnsi="Cambria Math"/>
                          <w:i/>
                        </w:rPr>
                      </m:ctrlPr>
                    </m:sSubPr>
                    <m:e>
                      <m:r>
                        <w:rPr>
                          <w:rFonts w:ascii="Cambria Math" w:hAnsi="Cambria Math"/>
                        </w:rPr>
                        <m:t>f</m:t>
                      </m:r>
                    </m:e>
                    <m:sub>
                      <m:r>
                        <w:rPr>
                          <w:rFonts w:ascii="Cambria Math" w:hAnsi="Cambria Math"/>
                        </w:rPr>
                        <m:t>1</m:t>
                      </m:r>
                    </m:sub>
                  </m:sSub>
                </m:e>
                <m:e>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 xml:space="preserve">  …</m:t>
                  </m:r>
                </m:e>
              </m:mr>
            </m:m>
          </m:e>
        </m:d>
        <m:r>
          <w:rPr>
            <w:rFonts w:ascii="Cambria Math" w:hAnsi="Cambria Math"/>
          </w:rPr>
          <m:t xml:space="preserve"> =</m:t>
        </m:r>
        <m:d>
          <m:dPr>
            <m:ctrlPr>
              <w:rPr>
                <w:rFonts w:ascii="Cambria Math" w:hAnsi="Cambria Math"/>
                <w:i/>
              </w:rPr>
            </m:ctrlPr>
          </m:dPr>
          <m:e>
            <m:eqArr>
              <m:eqArrPr>
                <m:ctrlPr>
                  <w:rPr>
                    <w:rFonts w:ascii="Cambria Math" w:hAnsi="Cambria Math"/>
                    <w:i/>
                  </w:rPr>
                </m:ctrlPr>
              </m:eqArr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 xml:space="preserve">0 0 </m:t>
                          </m:r>
                        </m:sub>
                      </m:sSub>
                    </m:e>
                  </m:mr>
                  <m:mr>
                    <m:e>
                      <m:sSub>
                        <m:sSubPr>
                          <m:ctrlPr>
                            <w:rPr>
                              <w:rFonts w:ascii="Cambria Math" w:hAnsi="Cambria Math"/>
                              <w:i/>
                            </w:rPr>
                          </m:ctrlPr>
                        </m:sSubPr>
                        <m:e>
                          <m:r>
                            <w:rPr>
                              <w:rFonts w:ascii="Cambria Math" w:hAnsi="Cambria Math"/>
                            </w:rPr>
                            <m:t>X</m:t>
                          </m:r>
                        </m:e>
                        <m:sub>
                          <m:r>
                            <w:rPr>
                              <w:rFonts w:ascii="Cambria Math" w:hAnsi="Cambria Math"/>
                            </w:rPr>
                            <m:t xml:space="preserve">1 0 </m:t>
                          </m:r>
                        </m:sub>
                      </m:sSub>
                    </m:e>
                  </m:mr>
                  <m:mr>
                    <m:e>
                      <m:sSub>
                        <m:sSubPr>
                          <m:ctrlPr>
                            <w:rPr>
                              <w:rFonts w:ascii="Cambria Math" w:hAnsi="Cambria Math"/>
                              <w:i/>
                            </w:rPr>
                          </m:ctrlPr>
                        </m:sSubPr>
                        <m:e>
                          <m:r>
                            <w:rPr>
                              <w:rFonts w:ascii="Cambria Math" w:hAnsi="Cambria Math"/>
                            </w:rPr>
                            <m:t>X</m:t>
                          </m:r>
                        </m:e>
                        <m:sub>
                          <m:r>
                            <w:rPr>
                              <w:rFonts w:ascii="Cambria Math" w:hAnsi="Cambria Math"/>
                            </w:rPr>
                            <m:t xml:space="preserve">2 0 </m:t>
                          </m:r>
                        </m:sub>
                      </m:sSub>
                    </m:e>
                  </m:mr>
                </m:m>
              </m:e>
              <m:e>
                <m:r>
                  <w:rPr>
                    <w:rFonts w:ascii="Cambria Math" w:hAnsi="Cambria Math"/>
                  </w:rPr>
                  <m:t>…</m:t>
                </m:r>
              </m:e>
            </m:eqArr>
          </m:e>
        </m:d>
        <m:r>
          <w:rPr>
            <w:rFonts w:ascii="Cambria Math" w:hAnsi="Cambria Math"/>
          </w:rPr>
          <m:t xml:space="preserve">  </m:t>
        </m:r>
      </m:oMath>
    </w:p>
    <w:p w14:paraId="1367E65A" w14:textId="262DB2C8" w:rsidR="007B2B37" w:rsidRPr="007B2B37" w:rsidRDefault="007B2B37" w:rsidP="007B2B37">
      <w:r>
        <w:t xml:space="preserve">In </w:t>
      </w:r>
      <w:proofErr w:type="spellStart"/>
      <w:r>
        <w:t>T</w:t>
      </w:r>
      <w:r>
        <w:rPr>
          <w:vertAlign w:val="subscript"/>
        </w:rPr>
        <w:t>j</w:t>
      </w:r>
      <w:proofErr w:type="spellEnd"/>
      <w:r>
        <w:t xml:space="preserve">: </w:t>
      </w:r>
      <m:oMath>
        <m:d>
          <m:dPr>
            <m:ctrlPr>
              <w:rPr>
                <w:rFonts w:ascii="Cambria Math" w:hAnsi="Cambria Math"/>
                <w:i/>
              </w:rPr>
            </m:ctrlPr>
          </m:dPr>
          <m:e>
            <m:eqArr>
              <m:eqArrPr>
                <m:ctrlPr>
                  <w:rPr>
                    <w:rFonts w:ascii="Cambria Math" w:hAnsi="Cambria Math"/>
                    <w:i/>
                  </w:rPr>
                </m:ctrlPr>
              </m:eqArr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B</m:t>
                          </m:r>
                        </m:e>
                        <m:sub>
                          <m:r>
                            <w:rPr>
                              <w:rFonts w:ascii="Cambria Math" w:hAnsi="Cambria Math"/>
                            </w:rPr>
                            <m:t xml:space="preserve"> 0 j </m:t>
                          </m:r>
                        </m:sub>
                      </m:sSub>
                    </m:e>
                  </m:mr>
                  <m:mr>
                    <m:e>
                      <m:sSub>
                        <m:sSubPr>
                          <m:ctrlPr>
                            <w:rPr>
                              <w:rFonts w:ascii="Cambria Math" w:hAnsi="Cambria Math"/>
                              <w:i/>
                            </w:rPr>
                          </m:ctrlPr>
                        </m:sSubPr>
                        <m:e>
                          <m:r>
                            <w:rPr>
                              <w:rFonts w:ascii="Cambria Math" w:hAnsi="Cambria Math"/>
                            </w:rPr>
                            <m:t xml:space="preserve">B </m:t>
                          </m:r>
                        </m:e>
                        <m:sub>
                          <m:r>
                            <w:rPr>
                              <w:rFonts w:ascii="Cambria Math" w:hAnsi="Cambria Math"/>
                            </w:rPr>
                            <m:t>1 j</m:t>
                          </m:r>
                        </m:sub>
                      </m:sSub>
                    </m:e>
                  </m:mr>
                  <m:mr>
                    <m:e>
                      <m:sSub>
                        <m:sSubPr>
                          <m:ctrlPr>
                            <w:rPr>
                              <w:rFonts w:ascii="Cambria Math" w:hAnsi="Cambria Math"/>
                              <w:i/>
                            </w:rPr>
                          </m:ctrlPr>
                        </m:sSubPr>
                        <m:e>
                          <m:r>
                            <w:rPr>
                              <w:rFonts w:ascii="Cambria Math" w:hAnsi="Cambria Math"/>
                            </w:rPr>
                            <m:t xml:space="preserve">B </m:t>
                          </m:r>
                        </m:e>
                        <m:sub>
                          <m:r>
                            <w:rPr>
                              <w:rFonts w:ascii="Cambria Math" w:hAnsi="Cambria Math"/>
                            </w:rPr>
                            <m:t xml:space="preserve">2 j </m:t>
                          </m:r>
                        </m:sub>
                      </m:sSub>
                    </m:e>
                  </m:mr>
                </m:m>
              </m:e>
              <m:e>
                <m:r>
                  <w:rPr>
                    <w:rFonts w:ascii="Cambria Math" w:hAnsi="Cambria Math"/>
                  </w:rPr>
                  <m:t>…</m:t>
                </m:r>
              </m:e>
            </m:eqArr>
          </m:e>
        </m:d>
        <m:r>
          <w:rPr>
            <w:rFonts w:ascii="Cambria Math" w:hAnsi="Cambria Math"/>
          </w:rPr>
          <m:t xml:space="preserve"> x </m:t>
        </m:r>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f</m:t>
                      </m:r>
                    </m:e>
                    <m:sub>
                      <m:r>
                        <w:rPr>
                          <w:rFonts w:ascii="Cambria Math" w:hAnsi="Cambria Math"/>
                        </w:rPr>
                        <m:t>0</m:t>
                      </m:r>
                    </m:sub>
                  </m:sSub>
                </m:e>
                <m:e>
                  <m:sSub>
                    <m:sSubPr>
                      <m:ctrlPr>
                        <w:rPr>
                          <w:rFonts w:ascii="Cambria Math" w:hAnsi="Cambria Math"/>
                          <w:i/>
                        </w:rPr>
                      </m:ctrlPr>
                    </m:sSubPr>
                    <m:e>
                      <m:r>
                        <w:rPr>
                          <w:rFonts w:ascii="Cambria Math" w:hAnsi="Cambria Math"/>
                        </w:rPr>
                        <m:t>f</m:t>
                      </m:r>
                    </m:e>
                    <m:sub>
                      <m:r>
                        <w:rPr>
                          <w:rFonts w:ascii="Cambria Math" w:hAnsi="Cambria Math"/>
                        </w:rPr>
                        <m:t>1</m:t>
                      </m:r>
                    </m:sub>
                  </m:sSub>
                </m:e>
                <m:e>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 xml:space="preserve">  …</m:t>
                  </m:r>
                </m:e>
              </m:mr>
            </m:m>
          </m:e>
        </m:d>
        <m:r>
          <w:rPr>
            <w:rFonts w:ascii="Cambria Math" w:hAnsi="Cambria Math"/>
          </w:rPr>
          <m:t xml:space="preserve"> =</m:t>
        </m:r>
        <m:d>
          <m:dPr>
            <m:ctrlPr>
              <w:rPr>
                <w:rFonts w:ascii="Cambria Math" w:hAnsi="Cambria Math"/>
                <w:i/>
              </w:rPr>
            </m:ctrlPr>
          </m:dPr>
          <m:e>
            <m:eqArr>
              <m:eqArrPr>
                <m:ctrlPr>
                  <w:rPr>
                    <w:rFonts w:ascii="Cambria Math" w:hAnsi="Cambria Math"/>
                    <w:i/>
                  </w:rPr>
                </m:ctrlPr>
              </m:eqArr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 xml:space="preserve">0 j </m:t>
                          </m:r>
                        </m:sub>
                      </m:sSub>
                    </m:e>
                  </m:mr>
                  <m:mr>
                    <m:e>
                      <m:sSub>
                        <m:sSubPr>
                          <m:ctrlPr>
                            <w:rPr>
                              <w:rFonts w:ascii="Cambria Math" w:hAnsi="Cambria Math"/>
                              <w:i/>
                            </w:rPr>
                          </m:ctrlPr>
                        </m:sSubPr>
                        <m:e>
                          <m:r>
                            <w:rPr>
                              <w:rFonts w:ascii="Cambria Math" w:hAnsi="Cambria Math"/>
                            </w:rPr>
                            <m:t>X</m:t>
                          </m:r>
                        </m:e>
                        <m:sub>
                          <m:r>
                            <w:rPr>
                              <w:rFonts w:ascii="Cambria Math" w:hAnsi="Cambria Math"/>
                            </w:rPr>
                            <m:t xml:space="preserve">1 j </m:t>
                          </m:r>
                        </m:sub>
                      </m:sSub>
                    </m:e>
                  </m:mr>
                  <m:mr>
                    <m:e>
                      <m:sSub>
                        <m:sSubPr>
                          <m:ctrlPr>
                            <w:rPr>
                              <w:rFonts w:ascii="Cambria Math" w:hAnsi="Cambria Math"/>
                              <w:i/>
                            </w:rPr>
                          </m:ctrlPr>
                        </m:sSubPr>
                        <m:e>
                          <m:r>
                            <w:rPr>
                              <w:rFonts w:ascii="Cambria Math" w:hAnsi="Cambria Math"/>
                            </w:rPr>
                            <m:t>X</m:t>
                          </m:r>
                        </m:e>
                        <m:sub>
                          <m:r>
                            <w:rPr>
                              <w:rFonts w:ascii="Cambria Math" w:hAnsi="Cambria Math"/>
                            </w:rPr>
                            <m:t xml:space="preserve">2 j </m:t>
                          </m:r>
                        </m:sub>
                      </m:sSub>
                    </m:e>
                  </m:mr>
                </m:m>
              </m:e>
              <m:e>
                <m:r>
                  <w:rPr>
                    <w:rFonts w:ascii="Cambria Math" w:hAnsi="Cambria Math"/>
                  </w:rPr>
                  <m:t>…</m:t>
                </m:r>
              </m:e>
            </m:eqArr>
          </m:e>
        </m:d>
        <m:r>
          <w:rPr>
            <w:rFonts w:ascii="Cambria Math" w:hAnsi="Cambria Math"/>
          </w:rPr>
          <m:t xml:space="preserve">  </m:t>
        </m:r>
      </m:oMath>
    </w:p>
    <w:p w14:paraId="7C48E436" w14:textId="77777777" w:rsidR="007B2B37" w:rsidRPr="007B2B37" w:rsidRDefault="007B2B37"/>
    <w:p w14:paraId="38F49A58" w14:textId="77777777" w:rsidR="00937D60" w:rsidRDefault="009F3004">
      <w:r>
        <w:t>Note:</w:t>
      </w:r>
    </w:p>
    <w:p w14:paraId="308E4BE2" w14:textId="5CA58CB5" w:rsidR="00362CB2" w:rsidRPr="00362CB2" w:rsidRDefault="00A52AAD">
      <m:oMathPara>
        <m:oMathParaPr>
          <m:jc m:val="left"/>
        </m:oMathParaPr>
        <m:oMath>
          <m:sSub>
            <m:sSubPr>
              <m:ctrlPr>
                <w:rPr>
                  <w:rFonts w:ascii="Cambria Math" w:hAnsi="Cambria Math"/>
                  <w:i/>
                </w:rPr>
              </m:ctrlPr>
            </m:sSubPr>
            <m:e>
              <m:r>
                <w:rPr>
                  <w:rFonts w:ascii="Cambria Math" w:hAnsi="Cambria Math"/>
                </w:rPr>
                <m:t>B</m:t>
              </m:r>
            </m:e>
            <m:sub>
              <m:r>
                <w:rPr>
                  <w:rFonts w:ascii="Cambria Math" w:hAnsi="Cambria Math"/>
                </w:rPr>
                <m:t xml:space="preserve"> 0 j </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 xml:space="preserve">0 j </m:t>
              </m:r>
            </m:sub>
          </m:sSub>
        </m:oMath>
      </m:oMathPara>
    </w:p>
    <w:p w14:paraId="039F326B" w14:textId="6AA57EF9" w:rsidR="00937D60" w:rsidRDefault="009F3004">
      <w:r>
        <w:t>New born girls age 0 in any given period j</w:t>
      </w:r>
    </w:p>
    <w:p w14:paraId="0D5DF603" w14:textId="6B507E6C" w:rsidR="00937D60" w:rsidRPr="00362CB2" w:rsidRDefault="00A52AAD">
      <m:oMathPara>
        <m:oMathParaPr>
          <m:jc m:val="left"/>
        </m:oMathParaPr>
        <m:oMath>
          <m:sSub>
            <m:sSubPr>
              <m:ctrlPr>
                <w:rPr>
                  <w:rFonts w:ascii="Cambria Math" w:hAnsi="Cambria Math"/>
                  <w:i/>
                </w:rPr>
              </m:ctrlPr>
            </m:sSubPr>
            <m:e>
              <m:r>
                <w:rPr>
                  <w:rFonts w:ascii="Cambria Math" w:hAnsi="Cambria Math"/>
                </w:rPr>
                <m:t>B</m:t>
              </m:r>
            </m:e>
            <m:sub>
              <m:r>
                <w:rPr>
                  <w:rFonts w:ascii="Cambria Math" w:hAnsi="Cambria Math"/>
                </w:rPr>
                <m:t xml:space="preserve"> i j   </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 xml:space="preserve">i j </m:t>
              </m:r>
            </m:sub>
          </m:sSub>
          <m:r>
            <w:rPr>
              <w:rFonts w:ascii="Cambria Math" w:hAnsi="Cambria Math"/>
            </w:rPr>
            <m:t xml:space="preserve"> x </m:t>
          </m:r>
          <m:d>
            <m:dPr>
              <m:ctrlPr>
                <w:rPr>
                  <w:rFonts w:ascii="Cambria Math" w:hAnsi="Cambria Math"/>
                  <w:i/>
                </w:rPr>
              </m:ctrlPr>
            </m:dPr>
            <m:e>
              <m:r>
                <w:rPr>
                  <w:rFonts w:ascii="Cambria Math" w:hAnsi="Cambria Math"/>
                </w:rPr>
                <m:t xml:space="preserve">1- </m:t>
              </m:r>
              <m:nary>
                <m:naryPr>
                  <m:chr m:val="∑"/>
                  <m:limLoc m:val="undOvr"/>
                  <m:ctrlPr>
                    <w:rPr>
                      <w:rFonts w:ascii="Cambria Math" w:hAnsi="Cambria Math"/>
                      <w:i/>
                    </w:rPr>
                  </m:ctrlPr>
                </m:naryPr>
                <m:sub>
                  <m:r>
                    <w:rPr>
                      <w:rFonts w:ascii="Cambria Math" w:hAnsi="Cambria Math"/>
                    </w:rPr>
                    <m:t>k=0</m:t>
                  </m:r>
                </m:sub>
                <m:sup>
                  <m:r>
                    <w:rPr>
                      <w:rFonts w:ascii="Cambria Math" w:hAnsi="Cambria Math"/>
                    </w:rPr>
                    <m:t>i-1</m:t>
                  </m:r>
                </m:sup>
                <m:e>
                  <m:sSub>
                    <m:sSubPr>
                      <m:ctrlPr>
                        <w:rPr>
                          <w:rFonts w:ascii="Cambria Math" w:hAnsi="Cambria Math"/>
                          <w:i/>
                        </w:rPr>
                      </m:ctrlPr>
                    </m:sSubPr>
                    <m:e>
                      <m:r>
                        <w:rPr>
                          <w:rFonts w:ascii="Cambria Math" w:hAnsi="Cambria Math"/>
                        </w:rPr>
                        <m:t>f</m:t>
                      </m:r>
                    </m:e>
                    <m:sub>
                      <m:r>
                        <w:rPr>
                          <w:rFonts w:ascii="Cambria Math" w:hAnsi="Cambria Math"/>
                        </w:rPr>
                        <m:t>k</m:t>
                      </m:r>
                    </m:sub>
                  </m:sSub>
                </m:e>
              </m:nary>
            </m:e>
          </m:d>
        </m:oMath>
      </m:oMathPara>
    </w:p>
    <w:p w14:paraId="68B37AF9" w14:textId="0A0EDDC3" w:rsidR="00937D60" w:rsidRDefault="009F3004">
      <w:r>
        <w:t xml:space="preserve"> </w:t>
      </w:r>
    </w:p>
    <w:p w14:paraId="2DA0BDB8" w14:textId="766F1C3B" w:rsidR="00937D60" w:rsidRDefault="00362CB2">
      <w:r>
        <w:t>I</w:t>
      </w:r>
      <w:r w:rsidR="009F3004">
        <w:t xml:space="preserve">n the case of Indonesia, the share of girls cut before the age of 1-year was applied to the new age cohort born every year from 2015 to 2030. This is a conservative estimate given that precise age of cutting could not be calculate from the available summary data. </w:t>
      </w:r>
    </w:p>
    <w:p w14:paraId="7BDDEE34" w14:textId="77777777" w:rsidR="00362CB2" w:rsidRDefault="00362CB2"/>
    <w:p w14:paraId="0A9B007B" w14:textId="77777777" w:rsidR="00937D60" w:rsidRDefault="009F3004" w:rsidP="007B2B37">
      <w:pPr>
        <w:spacing w:after="0"/>
        <w:rPr>
          <w:b/>
          <w:sz w:val="28"/>
          <w:szCs w:val="28"/>
        </w:rPr>
      </w:pPr>
      <w:r>
        <w:rPr>
          <w:b/>
          <w:sz w:val="28"/>
          <w:szCs w:val="28"/>
        </w:rPr>
        <w:t>Software</w:t>
      </w:r>
    </w:p>
    <w:p w14:paraId="71A1CC0B" w14:textId="7F2B6958" w:rsidR="00362CB2" w:rsidRDefault="009F3004">
      <w:r>
        <w:t>The code to read in and modify the data as well as all computations have been implemented in R (</w:t>
      </w:r>
      <w:hyperlink r:id="rId14">
        <w:r>
          <w:rPr>
            <w:color w:val="1155CC"/>
            <w:u w:val="single"/>
          </w:rPr>
          <w:t>https://cran.r-project.org/</w:t>
        </w:r>
      </w:hyperlink>
      <w:r>
        <w:t xml:space="preserve">). The Kaplan-Meier estimator was implemented with the survey package, namely the </w:t>
      </w:r>
      <w:proofErr w:type="spellStart"/>
      <w:r>
        <w:t>svykm</w:t>
      </w:r>
      <w:proofErr w:type="spellEnd"/>
      <w:r>
        <w:t xml:space="preserve"> function (Lumley 2018) which provides unbiased estimates for the survival function </w:t>
      </w:r>
      <w:r w:rsidR="00F4034E">
        <w:t>via</w:t>
      </w:r>
      <w:r>
        <w:t xml:space="preserve"> a weighted Kaplan-Meier estimator as well as </w:t>
      </w:r>
      <w:r w:rsidR="00F4034E">
        <w:t xml:space="preserve">the corresponding </w:t>
      </w:r>
      <w:r>
        <w:t xml:space="preserve">standard errors. </w:t>
      </w:r>
    </w:p>
    <w:p w14:paraId="776E30D8" w14:textId="671DC365" w:rsidR="00937D60" w:rsidRDefault="009F3004">
      <w:r>
        <w:t xml:space="preserve"> </w:t>
      </w:r>
    </w:p>
    <w:p w14:paraId="54802BB3" w14:textId="77777777" w:rsidR="00F4034E" w:rsidRDefault="00F4034E" w:rsidP="007B2B37">
      <w:pPr>
        <w:spacing w:after="0"/>
        <w:rPr>
          <w:b/>
          <w:sz w:val="28"/>
          <w:szCs w:val="28"/>
        </w:rPr>
      </w:pPr>
      <w:r>
        <w:rPr>
          <w:b/>
          <w:sz w:val="28"/>
          <w:szCs w:val="28"/>
        </w:rPr>
        <w:br w:type="page"/>
      </w:r>
    </w:p>
    <w:p w14:paraId="5954B738" w14:textId="111B0449" w:rsidR="00937D60" w:rsidRDefault="009F3004" w:rsidP="007B2B37">
      <w:pPr>
        <w:spacing w:after="0"/>
        <w:rPr>
          <w:b/>
          <w:sz w:val="28"/>
          <w:szCs w:val="28"/>
        </w:rPr>
      </w:pPr>
      <w:r>
        <w:rPr>
          <w:b/>
          <w:sz w:val="28"/>
          <w:szCs w:val="28"/>
        </w:rPr>
        <w:lastRenderedPageBreak/>
        <w:t>Results</w:t>
      </w:r>
    </w:p>
    <w:p w14:paraId="2205B6CA" w14:textId="6CB67055" w:rsidR="00937D60" w:rsidRDefault="009F3004">
      <w:r>
        <w:t xml:space="preserve">Analysis of the age specific probabilities of being cut for girls between 0-14 years for each </w:t>
      </w:r>
      <w:r w:rsidR="00080C04">
        <w:t>country (</w:t>
      </w:r>
      <w:r>
        <w:t xml:space="preserve">except Indonesia) highlights the substantial variation in the age at cutting across high FGM-prevalence countries. Figure </w:t>
      </w:r>
      <w:r w:rsidR="00F4034E">
        <w:t>3</w:t>
      </w:r>
      <w:r>
        <w:t xml:space="preserve"> a-d depicts these results graphically for the 4 countries with the biggest contribution to the global estimates other than Indonesia. Most girls are cut in the first year of their life in Nigeria, as is the case in Ethiopia albeit at to a lesser </w:t>
      </w:r>
      <w:r w:rsidR="00080C04">
        <w:t>extent</w:t>
      </w:r>
      <w:r>
        <w:t xml:space="preserve">. In contrast, cutting tends to occur much later for girls in Sudan and also Egypt. </w:t>
      </w:r>
    </w:p>
    <w:p w14:paraId="504215E2" w14:textId="77777777" w:rsidR="00937D60" w:rsidRDefault="009F3004">
      <w:pPr>
        <w:rPr>
          <w:b/>
        </w:rPr>
      </w:pPr>
      <w:r>
        <w:rPr>
          <w:b/>
        </w:rPr>
        <w:t xml:space="preserve">Figure 3 a-d: Risk of cutting for girls age 0-14 by single year for </w:t>
      </w:r>
      <w:commentRangeStart w:id="32"/>
      <w:r>
        <w:rPr>
          <w:b/>
        </w:rPr>
        <w:t>selected countries</w:t>
      </w:r>
      <w:commentRangeEnd w:id="32"/>
      <w:r w:rsidR="00050C01">
        <w:rPr>
          <w:rStyle w:val="CommentReference"/>
        </w:rPr>
        <w:commentReference w:id="32"/>
      </w:r>
    </w:p>
    <w:p w14:paraId="124E6947" w14:textId="77777777" w:rsidR="00937D60" w:rsidRDefault="009F3004">
      <w:pPr>
        <w:rPr>
          <w:b/>
          <w:sz w:val="28"/>
          <w:szCs w:val="28"/>
        </w:rPr>
      </w:pPr>
      <w:r>
        <w:rPr>
          <w:b/>
          <w:noProof/>
          <w:sz w:val="28"/>
          <w:szCs w:val="28"/>
        </w:rPr>
        <w:drawing>
          <wp:inline distT="114300" distB="114300" distL="114300" distR="114300" wp14:anchorId="2CB73293" wp14:editId="0B1BECF9">
            <wp:extent cx="5943600" cy="5705475"/>
            <wp:effectExtent l="0" t="0" r="0" b="0"/>
            <wp:docPr id="22"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15"/>
                    <a:srcRect t="3542"/>
                    <a:stretch>
                      <a:fillRect/>
                    </a:stretch>
                  </pic:blipFill>
                  <pic:spPr>
                    <a:xfrm>
                      <a:off x="0" y="0"/>
                      <a:ext cx="5943600" cy="5705475"/>
                    </a:xfrm>
                    <a:prstGeom prst="rect">
                      <a:avLst/>
                    </a:prstGeom>
                    <a:ln/>
                  </pic:spPr>
                </pic:pic>
              </a:graphicData>
            </a:graphic>
          </wp:inline>
        </w:drawing>
      </w:r>
    </w:p>
    <w:p w14:paraId="65298B07" w14:textId="77777777" w:rsidR="00937D60" w:rsidRDefault="00937D60"/>
    <w:p w14:paraId="18F50C59" w14:textId="77777777" w:rsidR="00F4034E" w:rsidRDefault="00F4034E">
      <w:pPr>
        <w:rPr>
          <w:b/>
        </w:rPr>
      </w:pPr>
      <w:r>
        <w:rPr>
          <w:b/>
        </w:rPr>
        <w:br w:type="page"/>
      </w:r>
    </w:p>
    <w:p w14:paraId="05C77B44" w14:textId="5D2CC100" w:rsidR="00937D60" w:rsidRDefault="009F3004">
      <w:pPr>
        <w:rPr>
          <w:b/>
        </w:rPr>
      </w:pPr>
      <w:r>
        <w:rPr>
          <w:b/>
        </w:rPr>
        <w:lastRenderedPageBreak/>
        <w:t>Table1: Estimates of girls expected to be cut between 2015 and 2030, by country</w:t>
      </w:r>
    </w:p>
    <w:tbl>
      <w:tblPr>
        <w:tblStyle w:val="a"/>
        <w:tblW w:w="6420" w:type="dxa"/>
        <w:tblInd w:w="98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3795"/>
        <w:gridCol w:w="2625"/>
      </w:tblGrid>
      <w:tr w:rsidR="00937D60" w14:paraId="251841B9" w14:textId="77777777">
        <w:tc>
          <w:tcPr>
            <w:tcW w:w="3795" w:type="dxa"/>
            <w:tcBorders>
              <w:top w:val="single" w:sz="8" w:space="0" w:color="FFFFFF"/>
              <w:left w:val="single" w:sz="8" w:space="0" w:color="FFFFFF"/>
              <w:bottom w:val="single" w:sz="8" w:space="0" w:color="FFFFFF"/>
              <w:right w:val="single" w:sz="8" w:space="0" w:color="FFFFFF"/>
            </w:tcBorders>
            <w:shd w:val="clear" w:color="auto" w:fill="EFEFEF"/>
            <w:tcMar>
              <w:top w:w="100" w:type="dxa"/>
              <w:left w:w="100" w:type="dxa"/>
              <w:bottom w:w="100" w:type="dxa"/>
              <w:right w:w="100" w:type="dxa"/>
            </w:tcMar>
          </w:tcPr>
          <w:p w14:paraId="50D08C82" w14:textId="77777777" w:rsidR="00937D60" w:rsidRDefault="009F3004">
            <w:pPr>
              <w:widowControl w:val="0"/>
              <w:spacing w:after="0" w:line="276" w:lineRule="auto"/>
              <w:rPr>
                <w:b/>
                <w:color w:val="555555"/>
                <w:sz w:val="20"/>
                <w:szCs w:val="20"/>
              </w:rPr>
            </w:pPr>
            <w:r>
              <w:rPr>
                <w:b/>
                <w:color w:val="555555"/>
                <w:sz w:val="20"/>
                <w:szCs w:val="20"/>
              </w:rPr>
              <w:t>Country</w:t>
            </w:r>
          </w:p>
        </w:tc>
        <w:tc>
          <w:tcPr>
            <w:tcW w:w="2625" w:type="dxa"/>
            <w:tcBorders>
              <w:top w:val="single" w:sz="8" w:space="0" w:color="FFFFFF"/>
              <w:left w:val="nil"/>
              <w:bottom w:val="single" w:sz="8" w:space="0" w:color="FFFFFF"/>
              <w:right w:val="single" w:sz="8" w:space="0" w:color="FFFFFF"/>
            </w:tcBorders>
            <w:shd w:val="clear" w:color="auto" w:fill="EFEFEF"/>
            <w:tcMar>
              <w:top w:w="100" w:type="dxa"/>
              <w:left w:w="100" w:type="dxa"/>
              <w:bottom w:w="100" w:type="dxa"/>
              <w:right w:w="100" w:type="dxa"/>
            </w:tcMar>
          </w:tcPr>
          <w:p w14:paraId="6BAB48E4" w14:textId="77777777" w:rsidR="00937D60" w:rsidRDefault="009F3004">
            <w:pPr>
              <w:widowControl w:val="0"/>
              <w:spacing w:after="0" w:line="276" w:lineRule="auto"/>
              <w:jc w:val="center"/>
              <w:rPr>
                <w:b/>
                <w:color w:val="555555"/>
                <w:sz w:val="20"/>
                <w:szCs w:val="20"/>
              </w:rPr>
            </w:pPr>
            <w:r>
              <w:rPr>
                <w:b/>
                <w:color w:val="555555"/>
                <w:sz w:val="20"/>
                <w:szCs w:val="20"/>
              </w:rPr>
              <w:t>No. of Girls (in thousands)</w:t>
            </w:r>
          </w:p>
        </w:tc>
      </w:tr>
      <w:tr w:rsidR="00937D60" w14:paraId="6640BBEA" w14:textId="77777777">
        <w:tc>
          <w:tcPr>
            <w:tcW w:w="3795" w:type="dxa"/>
            <w:tcBorders>
              <w:top w:val="nil"/>
              <w:left w:val="single" w:sz="8" w:space="0" w:color="FFFFFF"/>
              <w:bottom w:val="single" w:sz="8" w:space="0" w:color="FFFFFF"/>
              <w:right w:val="single" w:sz="8" w:space="0" w:color="FFFFFF"/>
            </w:tcBorders>
            <w:tcMar>
              <w:top w:w="100" w:type="dxa"/>
              <w:left w:w="100" w:type="dxa"/>
              <w:bottom w:w="100" w:type="dxa"/>
              <w:right w:w="100" w:type="dxa"/>
            </w:tcMar>
          </w:tcPr>
          <w:p w14:paraId="2E9E2974" w14:textId="77777777" w:rsidR="00937D60" w:rsidRDefault="009F3004">
            <w:pPr>
              <w:widowControl w:val="0"/>
              <w:spacing w:after="0" w:line="276" w:lineRule="auto"/>
              <w:rPr>
                <w:color w:val="555555"/>
                <w:sz w:val="20"/>
                <w:szCs w:val="20"/>
              </w:rPr>
            </w:pPr>
            <w:r>
              <w:rPr>
                <w:color w:val="555555"/>
                <w:sz w:val="20"/>
                <w:szCs w:val="20"/>
              </w:rPr>
              <w:t>Togo</w:t>
            </w:r>
          </w:p>
        </w:tc>
        <w:tc>
          <w:tcPr>
            <w:tcW w:w="2625" w:type="dxa"/>
            <w:tcBorders>
              <w:top w:val="nil"/>
              <w:left w:val="nil"/>
              <w:bottom w:val="single" w:sz="8" w:space="0" w:color="FFFFFF"/>
              <w:right w:val="single" w:sz="8" w:space="0" w:color="FFFFFF"/>
            </w:tcBorders>
            <w:tcMar>
              <w:top w:w="100" w:type="dxa"/>
              <w:left w:w="100" w:type="dxa"/>
              <w:bottom w:w="100" w:type="dxa"/>
              <w:right w:w="100" w:type="dxa"/>
            </w:tcMar>
          </w:tcPr>
          <w:p w14:paraId="04A9196A" w14:textId="77777777" w:rsidR="00937D60" w:rsidRDefault="009F3004">
            <w:pPr>
              <w:widowControl w:val="0"/>
              <w:spacing w:after="0" w:line="276" w:lineRule="auto"/>
              <w:jc w:val="center"/>
              <w:rPr>
                <w:color w:val="555555"/>
                <w:sz w:val="20"/>
                <w:szCs w:val="20"/>
              </w:rPr>
            </w:pPr>
            <w:r>
              <w:rPr>
                <w:color w:val="555555"/>
                <w:sz w:val="20"/>
                <w:szCs w:val="20"/>
              </w:rPr>
              <w:t>12.0</w:t>
            </w:r>
          </w:p>
        </w:tc>
      </w:tr>
      <w:tr w:rsidR="00937D60" w14:paraId="0218405A" w14:textId="77777777">
        <w:tc>
          <w:tcPr>
            <w:tcW w:w="3795" w:type="dxa"/>
            <w:tcBorders>
              <w:top w:val="nil"/>
              <w:left w:val="single" w:sz="8" w:space="0" w:color="FFFFFF"/>
              <w:bottom w:val="single" w:sz="8" w:space="0" w:color="FFFFFF"/>
              <w:right w:val="single" w:sz="8" w:space="0" w:color="FFFFFF"/>
            </w:tcBorders>
            <w:tcMar>
              <w:top w:w="100" w:type="dxa"/>
              <w:left w:w="100" w:type="dxa"/>
              <w:bottom w:w="100" w:type="dxa"/>
              <w:right w:w="100" w:type="dxa"/>
            </w:tcMar>
          </w:tcPr>
          <w:p w14:paraId="5C75F9FD" w14:textId="77777777" w:rsidR="00937D60" w:rsidRDefault="009F3004">
            <w:pPr>
              <w:widowControl w:val="0"/>
              <w:spacing w:after="0" w:line="276" w:lineRule="auto"/>
              <w:rPr>
                <w:color w:val="555555"/>
                <w:sz w:val="20"/>
                <w:szCs w:val="20"/>
              </w:rPr>
            </w:pPr>
            <w:r>
              <w:rPr>
                <w:color w:val="555555"/>
                <w:sz w:val="20"/>
                <w:szCs w:val="20"/>
              </w:rPr>
              <w:t>Benin</w:t>
            </w:r>
          </w:p>
        </w:tc>
        <w:tc>
          <w:tcPr>
            <w:tcW w:w="2625" w:type="dxa"/>
            <w:tcBorders>
              <w:top w:val="nil"/>
              <w:left w:val="nil"/>
              <w:bottom w:val="single" w:sz="8" w:space="0" w:color="FFFFFF"/>
              <w:right w:val="single" w:sz="8" w:space="0" w:color="FFFFFF"/>
            </w:tcBorders>
            <w:tcMar>
              <w:top w:w="100" w:type="dxa"/>
              <w:left w:w="100" w:type="dxa"/>
              <w:bottom w:w="100" w:type="dxa"/>
              <w:right w:w="100" w:type="dxa"/>
            </w:tcMar>
          </w:tcPr>
          <w:p w14:paraId="35045406" w14:textId="77777777" w:rsidR="00937D60" w:rsidRDefault="009F3004">
            <w:pPr>
              <w:widowControl w:val="0"/>
              <w:spacing w:after="0" w:line="276" w:lineRule="auto"/>
              <w:jc w:val="center"/>
              <w:rPr>
                <w:color w:val="555555"/>
                <w:sz w:val="20"/>
                <w:szCs w:val="20"/>
              </w:rPr>
            </w:pPr>
            <w:r>
              <w:rPr>
                <w:color w:val="555555"/>
                <w:sz w:val="20"/>
                <w:szCs w:val="20"/>
              </w:rPr>
              <w:t>19.4</w:t>
            </w:r>
          </w:p>
        </w:tc>
      </w:tr>
      <w:tr w:rsidR="00937D60" w14:paraId="004E34D8" w14:textId="77777777">
        <w:tc>
          <w:tcPr>
            <w:tcW w:w="3795" w:type="dxa"/>
            <w:tcBorders>
              <w:top w:val="nil"/>
              <w:left w:val="single" w:sz="8" w:space="0" w:color="FFFFFF"/>
              <w:bottom w:val="single" w:sz="8" w:space="0" w:color="FFFFFF"/>
              <w:right w:val="single" w:sz="8" w:space="0" w:color="FFFFFF"/>
            </w:tcBorders>
            <w:tcMar>
              <w:top w:w="100" w:type="dxa"/>
              <w:left w:w="100" w:type="dxa"/>
              <w:bottom w:w="100" w:type="dxa"/>
              <w:right w:w="100" w:type="dxa"/>
            </w:tcMar>
          </w:tcPr>
          <w:p w14:paraId="77696BD2" w14:textId="77777777" w:rsidR="00937D60" w:rsidRDefault="009F3004">
            <w:pPr>
              <w:widowControl w:val="0"/>
              <w:spacing w:after="0" w:line="276" w:lineRule="auto"/>
              <w:rPr>
                <w:color w:val="555555"/>
                <w:sz w:val="20"/>
                <w:szCs w:val="20"/>
              </w:rPr>
            </w:pPr>
            <w:r>
              <w:rPr>
                <w:color w:val="555555"/>
                <w:sz w:val="20"/>
                <w:szCs w:val="20"/>
              </w:rPr>
              <w:t>Ghana</w:t>
            </w:r>
          </w:p>
        </w:tc>
        <w:tc>
          <w:tcPr>
            <w:tcW w:w="2625" w:type="dxa"/>
            <w:tcBorders>
              <w:top w:val="nil"/>
              <w:left w:val="nil"/>
              <w:bottom w:val="single" w:sz="8" w:space="0" w:color="FFFFFF"/>
              <w:right w:val="single" w:sz="8" w:space="0" w:color="FFFFFF"/>
            </w:tcBorders>
            <w:tcMar>
              <w:top w:w="100" w:type="dxa"/>
              <w:left w:w="100" w:type="dxa"/>
              <w:bottom w:w="100" w:type="dxa"/>
              <w:right w:w="100" w:type="dxa"/>
            </w:tcMar>
          </w:tcPr>
          <w:p w14:paraId="225A6129" w14:textId="77777777" w:rsidR="00937D60" w:rsidRDefault="009F3004">
            <w:pPr>
              <w:widowControl w:val="0"/>
              <w:spacing w:after="0" w:line="276" w:lineRule="auto"/>
              <w:jc w:val="center"/>
              <w:rPr>
                <w:color w:val="555555"/>
                <w:sz w:val="20"/>
                <w:szCs w:val="20"/>
              </w:rPr>
            </w:pPr>
            <w:r>
              <w:rPr>
                <w:color w:val="555555"/>
                <w:sz w:val="20"/>
                <w:szCs w:val="20"/>
              </w:rPr>
              <w:t>46.2</w:t>
            </w:r>
          </w:p>
        </w:tc>
      </w:tr>
      <w:tr w:rsidR="00937D60" w14:paraId="52E68201" w14:textId="77777777">
        <w:tc>
          <w:tcPr>
            <w:tcW w:w="3795" w:type="dxa"/>
            <w:tcBorders>
              <w:top w:val="nil"/>
              <w:left w:val="single" w:sz="8" w:space="0" w:color="FFFFFF"/>
              <w:bottom w:val="single" w:sz="8" w:space="0" w:color="FFFFFF"/>
              <w:right w:val="single" w:sz="8" w:space="0" w:color="FFFFFF"/>
            </w:tcBorders>
            <w:tcMar>
              <w:top w:w="100" w:type="dxa"/>
              <w:left w:w="100" w:type="dxa"/>
              <w:bottom w:w="100" w:type="dxa"/>
              <w:right w:w="100" w:type="dxa"/>
            </w:tcMar>
          </w:tcPr>
          <w:p w14:paraId="534DF8DE" w14:textId="77777777" w:rsidR="00937D60" w:rsidRDefault="009F3004">
            <w:pPr>
              <w:widowControl w:val="0"/>
              <w:spacing w:after="0" w:line="276" w:lineRule="auto"/>
              <w:rPr>
                <w:color w:val="555555"/>
                <w:sz w:val="20"/>
                <w:szCs w:val="20"/>
              </w:rPr>
            </w:pPr>
            <w:r>
              <w:rPr>
                <w:color w:val="555555"/>
                <w:sz w:val="20"/>
                <w:szCs w:val="20"/>
              </w:rPr>
              <w:t>Central African Republic</w:t>
            </w:r>
          </w:p>
        </w:tc>
        <w:tc>
          <w:tcPr>
            <w:tcW w:w="2625" w:type="dxa"/>
            <w:tcBorders>
              <w:top w:val="nil"/>
              <w:left w:val="nil"/>
              <w:bottom w:val="single" w:sz="8" w:space="0" w:color="FFFFFF"/>
              <w:right w:val="single" w:sz="8" w:space="0" w:color="FFFFFF"/>
            </w:tcBorders>
            <w:tcMar>
              <w:top w:w="100" w:type="dxa"/>
              <w:left w:w="100" w:type="dxa"/>
              <w:bottom w:w="100" w:type="dxa"/>
              <w:right w:w="100" w:type="dxa"/>
            </w:tcMar>
          </w:tcPr>
          <w:p w14:paraId="7151318A" w14:textId="77777777" w:rsidR="00937D60" w:rsidRDefault="009F3004">
            <w:pPr>
              <w:widowControl w:val="0"/>
              <w:spacing w:after="0" w:line="276" w:lineRule="auto"/>
              <w:jc w:val="center"/>
              <w:rPr>
                <w:color w:val="555555"/>
                <w:sz w:val="20"/>
                <w:szCs w:val="20"/>
              </w:rPr>
            </w:pPr>
            <w:r>
              <w:rPr>
                <w:color w:val="555555"/>
                <w:sz w:val="20"/>
                <w:szCs w:val="20"/>
              </w:rPr>
              <w:t>113.3</w:t>
            </w:r>
          </w:p>
        </w:tc>
      </w:tr>
      <w:tr w:rsidR="00937D60" w14:paraId="5A72B679" w14:textId="77777777">
        <w:tc>
          <w:tcPr>
            <w:tcW w:w="3795" w:type="dxa"/>
            <w:tcBorders>
              <w:top w:val="nil"/>
              <w:left w:val="single" w:sz="8" w:space="0" w:color="FFFFFF"/>
              <w:bottom w:val="single" w:sz="8" w:space="0" w:color="FFFFFF"/>
              <w:right w:val="single" w:sz="8" w:space="0" w:color="FFFFFF"/>
            </w:tcBorders>
            <w:tcMar>
              <w:top w:w="100" w:type="dxa"/>
              <w:left w:w="100" w:type="dxa"/>
              <w:bottom w:w="100" w:type="dxa"/>
              <w:right w:w="100" w:type="dxa"/>
            </w:tcMar>
          </w:tcPr>
          <w:p w14:paraId="70163867" w14:textId="77777777" w:rsidR="00937D60" w:rsidRDefault="009F3004">
            <w:pPr>
              <w:widowControl w:val="0"/>
              <w:spacing w:after="0" w:line="276" w:lineRule="auto"/>
              <w:rPr>
                <w:color w:val="555555"/>
                <w:sz w:val="20"/>
                <w:szCs w:val="20"/>
              </w:rPr>
            </w:pPr>
            <w:r>
              <w:rPr>
                <w:color w:val="555555"/>
                <w:sz w:val="20"/>
                <w:szCs w:val="20"/>
              </w:rPr>
              <w:t>Tanzania</w:t>
            </w:r>
          </w:p>
        </w:tc>
        <w:tc>
          <w:tcPr>
            <w:tcW w:w="2625" w:type="dxa"/>
            <w:tcBorders>
              <w:top w:val="nil"/>
              <w:left w:val="nil"/>
              <w:bottom w:val="single" w:sz="8" w:space="0" w:color="FFFFFF"/>
              <w:right w:val="single" w:sz="8" w:space="0" w:color="FFFFFF"/>
            </w:tcBorders>
            <w:tcMar>
              <w:top w:w="100" w:type="dxa"/>
              <w:left w:w="100" w:type="dxa"/>
              <w:bottom w:w="100" w:type="dxa"/>
              <w:right w:w="100" w:type="dxa"/>
            </w:tcMar>
          </w:tcPr>
          <w:p w14:paraId="1F7EB1AB" w14:textId="77777777" w:rsidR="00937D60" w:rsidRDefault="009F3004">
            <w:pPr>
              <w:widowControl w:val="0"/>
              <w:spacing w:after="0" w:line="276" w:lineRule="auto"/>
              <w:jc w:val="center"/>
              <w:rPr>
                <w:color w:val="555555"/>
                <w:sz w:val="20"/>
                <w:szCs w:val="20"/>
              </w:rPr>
            </w:pPr>
            <w:r>
              <w:rPr>
                <w:color w:val="555555"/>
                <w:sz w:val="20"/>
                <w:szCs w:val="20"/>
              </w:rPr>
              <w:t>136.8</w:t>
            </w:r>
          </w:p>
        </w:tc>
      </w:tr>
      <w:tr w:rsidR="00937D60" w14:paraId="750861DE" w14:textId="77777777">
        <w:tc>
          <w:tcPr>
            <w:tcW w:w="3795" w:type="dxa"/>
            <w:tcBorders>
              <w:top w:val="nil"/>
              <w:left w:val="single" w:sz="8" w:space="0" w:color="FFFFFF"/>
              <w:bottom w:val="single" w:sz="8" w:space="0" w:color="FFFFFF"/>
              <w:right w:val="single" w:sz="8" w:space="0" w:color="FFFFFF"/>
            </w:tcBorders>
            <w:tcMar>
              <w:top w:w="100" w:type="dxa"/>
              <w:left w:w="100" w:type="dxa"/>
              <w:bottom w:w="100" w:type="dxa"/>
              <w:right w:w="100" w:type="dxa"/>
            </w:tcMar>
          </w:tcPr>
          <w:p w14:paraId="7DCF397D" w14:textId="77777777" w:rsidR="00937D60" w:rsidRDefault="009F3004">
            <w:pPr>
              <w:widowControl w:val="0"/>
              <w:spacing w:after="0" w:line="276" w:lineRule="auto"/>
              <w:rPr>
                <w:color w:val="555555"/>
                <w:sz w:val="20"/>
                <w:szCs w:val="20"/>
              </w:rPr>
            </w:pPr>
            <w:r>
              <w:rPr>
                <w:color w:val="555555"/>
                <w:sz w:val="20"/>
                <w:szCs w:val="20"/>
              </w:rPr>
              <w:t>Guinea-Bissau</w:t>
            </w:r>
          </w:p>
        </w:tc>
        <w:tc>
          <w:tcPr>
            <w:tcW w:w="2625" w:type="dxa"/>
            <w:tcBorders>
              <w:top w:val="nil"/>
              <w:left w:val="nil"/>
              <w:bottom w:val="single" w:sz="8" w:space="0" w:color="FFFFFF"/>
              <w:right w:val="single" w:sz="8" w:space="0" w:color="FFFFFF"/>
            </w:tcBorders>
            <w:tcMar>
              <w:top w:w="100" w:type="dxa"/>
              <w:left w:w="100" w:type="dxa"/>
              <w:bottom w:w="100" w:type="dxa"/>
              <w:right w:w="100" w:type="dxa"/>
            </w:tcMar>
          </w:tcPr>
          <w:p w14:paraId="11DD6214" w14:textId="77777777" w:rsidR="00937D60" w:rsidRDefault="009F3004">
            <w:pPr>
              <w:widowControl w:val="0"/>
              <w:spacing w:after="0" w:line="276" w:lineRule="auto"/>
              <w:jc w:val="center"/>
              <w:rPr>
                <w:color w:val="555555"/>
                <w:sz w:val="20"/>
                <w:szCs w:val="20"/>
              </w:rPr>
            </w:pPr>
            <w:r>
              <w:rPr>
                <w:color w:val="555555"/>
                <w:sz w:val="20"/>
                <w:szCs w:val="20"/>
              </w:rPr>
              <w:t>161.9</w:t>
            </w:r>
          </w:p>
        </w:tc>
      </w:tr>
      <w:tr w:rsidR="00937D60" w14:paraId="65F5847D" w14:textId="77777777">
        <w:tc>
          <w:tcPr>
            <w:tcW w:w="3795" w:type="dxa"/>
            <w:tcBorders>
              <w:top w:val="nil"/>
              <w:left w:val="single" w:sz="8" w:space="0" w:color="FFFFFF"/>
              <w:bottom w:val="single" w:sz="8" w:space="0" w:color="FFFFFF"/>
              <w:right w:val="single" w:sz="8" w:space="0" w:color="FFFFFF"/>
            </w:tcBorders>
            <w:tcMar>
              <w:top w:w="100" w:type="dxa"/>
              <w:left w:w="100" w:type="dxa"/>
              <w:bottom w:w="100" w:type="dxa"/>
              <w:right w:w="100" w:type="dxa"/>
            </w:tcMar>
          </w:tcPr>
          <w:p w14:paraId="5D9F8239" w14:textId="77777777" w:rsidR="00937D60" w:rsidRDefault="009F3004">
            <w:pPr>
              <w:widowControl w:val="0"/>
              <w:spacing w:after="0" w:line="276" w:lineRule="auto"/>
              <w:rPr>
                <w:color w:val="555555"/>
                <w:sz w:val="20"/>
                <w:szCs w:val="20"/>
              </w:rPr>
            </w:pPr>
            <w:r>
              <w:rPr>
                <w:color w:val="555555"/>
                <w:sz w:val="20"/>
                <w:szCs w:val="20"/>
              </w:rPr>
              <w:t>Gambia</w:t>
            </w:r>
          </w:p>
        </w:tc>
        <w:tc>
          <w:tcPr>
            <w:tcW w:w="2625" w:type="dxa"/>
            <w:tcBorders>
              <w:top w:val="nil"/>
              <w:left w:val="nil"/>
              <w:bottom w:val="single" w:sz="8" w:space="0" w:color="FFFFFF"/>
              <w:right w:val="single" w:sz="8" w:space="0" w:color="FFFFFF"/>
            </w:tcBorders>
            <w:tcMar>
              <w:top w:w="100" w:type="dxa"/>
              <w:left w:w="100" w:type="dxa"/>
              <w:bottom w:w="100" w:type="dxa"/>
              <w:right w:w="100" w:type="dxa"/>
            </w:tcMar>
          </w:tcPr>
          <w:p w14:paraId="4B53B938" w14:textId="77777777" w:rsidR="00937D60" w:rsidRDefault="009F3004">
            <w:pPr>
              <w:widowControl w:val="0"/>
              <w:spacing w:after="0" w:line="276" w:lineRule="auto"/>
              <w:jc w:val="center"/>
              <w:rPr>
                <w:color w:val="555555"/>
                <w:sz w:val="20"/>
                <w:szCs w:val="20"/>
              </w:rPr>
            </w:pPr>
            <w:r>
              <w:rPr>
                <w:color w:val="555555"/>
                <w:sz w:val="20"/>
                <w:szCs w:val="20"/>
              </w:rPr>
              <w:t>319.9</w:t>
            </w:r>
          </w:p>
        </w:tc>
      </w:tr>
      <w:tr w:rsidR="00937D60" w14:paraId="338E925C" w14:textId="77777777">
        <w:tc>
          <w:tcPr>
            <w:tcW w:w="3795" w:type="dxa"/>
            <w:tcBorders>
              <w:top w:val="nil"/>
              <w:left w:val="single" w:sz="8" w:space="0" w:color="FFFFFF"/>
              <w:bottom w:val="single" w:sz="8" w:space="0" w:color="FFFFFF"/>
              <w:right w:val="single" w:sz="8" w:space="0" w:color="FFFFFF"/>
            </w:tcBorders>
            <w:tcMar>
              <w:top w:w="100" w:type="dxa"/>
              <w:left w:w="100" w:type="dxa"/>
              <w:bottom w:w="100" w:type="dxa"/>
              <w:right w:w="100" w:type="dxa"/>
            </w:tcMar>
          </w:tcPr>
          <w:p w14:paraId="16E8A5E0" w14:textId="77777777" w:rsidR="00937D60" w:rsidRDefault="009F3004">
            <w:pPr>
              <w:widowControl w:val="0"/>
              <w:spacing w:after="0" w:line="276" w:lineRule="auto"/>
              <w:rPr>
                <w:color w:val="555555"/>
                <w:sz w:val="20"/>
                <w:szCs w:val="20"/>
              </w:rPr>
            </w:pPr>
            <w:r>
              <w:rPr>
                <w:color w:val="555555"/>
                <w:sz w:val="20"/>
                <w:szCs w:val="20"/>
              </w:rPr>
              <w:t>Sierra Leone</w:t>
            </w:r>
          </w:p>
        </w:tc>
        <w:tc>
          <w:tcPr>
            <w:tcW w:w="2625" w:type="dxa"/>
            <w:tcBorders>
              <w:top w:val="nil"/>
              <w:left w:val="nil"/>
              <w:bottom w:val="single" w:sz="8" w:space="0" w:color="FFFFFF"/>
              <w:right w:val="single" w:sz="8" w:space="0" w:color="FFFFFF"/>
            </w:tcBorders>
            <w:tcMar>
              <w:top w:w="100" w:type="dxa"/>
              <w:left w:w="100" w:type="dxa"/>
              <w:bottom w:w="100" w:type="dxa"/>
              <w:right w:w="100" w:type="dxa"/>
            </w:tcMar>
          </w:tcPr>
          <w:p w14:paraId="76303C84" w14:textId="77777777" w:rsidR="00937D60" w:rsidRDefault="009F3004">
            <w:pPr>
              <w:widowControl w:val="0"/>
              <w:spacing w:after="0" w:line="276" w:lineRule="auto"/>
              <w:jc w:val="center"/>
              <w:rPr>
                <w:color w:val="555555"/>
                <w:sz w:val="20"/>
                <w:szCs w:val="20"/>
              </w:rPr>
            </w:pPr>
            <w:r>
              <w:rPr>
                <w:color w:val="555555"/>
                <w:sz w:val="20"/>
                <w:szCs w:val="20"/>
              </w:rPr>
              <w:t>574.8</w:t>
            </w:r>
          </w:p>
        </w:tc>
      </w:tr>
      <w:tr w:rsidR="00937D60" w14:paraId="57CC458E" w14:textId="77777777">
        <w:tc>
          <w:tcPr>
            <w:tcW w:w="3795" w:type="dxa"/>
            <w:tcBorders>
              <w:top w:val="nil"/>
              <w:left w:val="single" w:sz="8" w:space="0" w:color="FFFFFF"/>
              <w:bottom w:val="single" w:sz="8" w:space="0" w:color="FFFFFF"/>
              <w:right w:val="single" w:sz="8" w:space="0" w:color="FFFFFF"/>
            </w:tcBorders>
            <w:tcMar>
              <w:top w:w="100" w:type="dxa"/>
              <w:left w:w="100" w:type="dxa"/>
              <w:bottom w:w="100" w:type="dxa"/>
              <w:right w:w="100" w:type="dxa"/>
            </w:tcMar>
          </w:tcPr>
          <w:p w14:paraId="7F919761" w14:textId="77777777" w:rsidR="00937D60" w:rsidRDefault="009F3004">
            <w:pPr>
              <w:widowControl w:val="0"/>
              <w:spacing w:after="0" w:line="276" w:lineRule="auto"/>
              <w:rPr>
                <w:color w:val="555555"/>
                <w:sz w:val="20"/>
                <w:szCs w:val="20"/>
              </w:rPr>
            </w:pPr>
            <w:r>
              <w:rPr>
                <w:color w:val="555555"/>
                <w:sz w:val="20"/>
                <w:szCs w:val="20"/>
              </w:rPr>
              <w:t>Mauritania</w:t>
            </w:r>
          </w:p>
        </w:tc>
        <w:tc>
          <w:tcPr>
            <w:tcW w:w="2625" w:type="dxa"/>
            <w:tcBorders>
              <w:top w:val="nil"/>
              <w:left w:val="nil"/>
              <w:bottom w:val="single" w:sz="8" w:space="0" w:color="FFFFFF"/>
              <w:right w:val="single" w:sz="8" w:space="0" w:color="FFFFFF"/>
            </w:tcBorders>
            <w:tcMar>
              <w:top w:w="100" w:type="dxa"/>
              <w:left w:w="100" w:type="dxa"/>
              <w:bottom w:w="100" w:type="dxa"/>
              <w:right w:w="100" w:type="dxa"/>
            </w:tcMar>
          </w:tcPr>
          <w:p w14:paraId="0F695AC7" w14:textId="77777777" w:rsidR="00937D60" w:rsidRDefault="009F3004">
            <w:pPr>
              <w:widowControl w:val="0"/>
              <w:spacing w:after="0" w:line="276" w:lineRule="auto"/>
              <w:jc w:val="center"/>
              <w:rPr>
                <w:color w:val="555555"/>
                <w:sz w:val="20"/>
                <w:szCs w:val="20"/>
              </w:rPr>
            </w:pPr>
            <w:r>
              <w:rPr>
                <w:color w:val="555555"/>
                <w:sz w:val="20"/>
                <w:szCs w:val="20"/>
              </w:rPr>
              <w:t>631.7</w:t>
            </w:r>
          </w:p>
        </w:tc>
      </w:tr>
      <w:tr w:rsidR="00937D60" w14:paraId="2AF4DFC2" w14:textId="77777777">
        <w:tc>
          <w:tcPr>
            <w:tcW w:w="3795" w:type="dxa"/>
            <w:tcBorders>
              <w:top w:val="nil"/>
              <w:left w:val="single" w:sz="8" w:space="0" w:color="FFFFFF"/>
              <w:bottom w:val="single" w:sz="8" w:space="0" w:color="FFFFFF"/>
              <w:right w:val="single" w:sz="8" w:space="0" w:color="FFFFFF"/>
            </w:tcBorders>
            <w:tcMar>
              <w:top w:w="100" w:type="dxa"/>
              <w:left w:w="100" w:type="dxa"/>
              <w:bottom w:w="100" w:type="dxa"/>
              <w:right w:w="100" w:type="dxa"/>
            </w:tcMar>
          </w:tcPr>
          <w:p w14:paraId="52953A71" w14:textId="77777777" w:rsidR="00937D60" w:rsidRDefault="009F3004">
            <w:pPr>
              <w:widowControl w:val="0"/>
              <w:spacing w:after="0" w:line="276" w:lineRule="auto"/>
              <w:rPr>
                <w:color w:val="555555"/>
                <w:sz w:val="20"/>
                <w:szCs w:val="20"/>
              </w:rPr>
            </w:pPr>
            <w:r>
              <w:rPr>
                <w:color w:val="555555"/>
                <w:sz w:val="20"/>
                <w:szCs w:val="20"/>
              </w:rPr>
              <w:t>Senegal</w:t>
            </w:r>
          </w:p>
        </w:tc>
        <w:tc>
          <w:tcPr>
            <w:tcW w:w="2625" w:type="dxa"/>
            <w:tcBorders>
              <w:top w:val="nil"/>
              <w:left w:val="nil"/>
              <w:bottom w:val="single" w:sz="8" w:space="0" w:color="FFFFFF"/>
              <w:right w:val="single" w:sz="8" w:space="0" w:color="FFFFFF"/>
            </w:tcBorders>
            <w:tcMar>
              <w:top w:w="100" w:type="dxa"/>
              <w:left w:w="100" w:type="dxa"/>
              <w:bottom w:w="100" w:type="dxa"/>
              <w:right w:w="100" w:type="dxa"/>
            </w:tcMar>
          </w:tcPr>
          <w:p w14:paraId="41EFE36F" w14:textId="77777777" w:rsidR="00937D60" w:rsidRDefault="009F3004">
            <w:pPr>
              <w:widowControl w:val="0"/>
              <w:spacing w:after="0" w:line="276" w:lineRule="auto"/>
              <w:jc w:val="center"/>
              <w:rPr>
                <w:color w:val="555555"/>
                <w:sz w:val="20"/>
                <w:szCs w:val="20"/>
              </w:rPr>
            </w:pPr>
            <w:r>
              <w:rPr>
                <w:color w:val="555555"/>
                <w:sz w:val="20"/>
                <w:szCs w:val="20"/>
              </w:rPr>
              <w:t>699.3</w:t>
            </w:r>
          </w:p>
        </w:tc>
      </w:tr>
      <w:tr w:rsidR="00937D60" w14:paraId="1857A6E8" w14:textId="77777777">
        <w:tc>
          <w:tcPr>
            <w:tcW w:w="3795" w:type="dxa"/>
            <w:tcBorders>
              <w:top w:val="nil"/>
              <w:left w:val="single" w:sz="8" w:space="0" w:color="FFFFFF"/>
              <w:bottom w:val="single" w:sz="8" w:space="0" w:color="FFFFFF"/>
              <w:right w:val="single" w:sz="8" w:space="0" w:color="FFFFFF"/>
            </w:tcBorders>
            <w:tcMar>
              <w:top w:w="100" w:type="dxa"/>
              <w:left w:w="100" w:type="dxa"/>
              <w:bottom w:w="100" w:type="dxa"/>
              <w:right w:w="100" w:type="dxa"/>
            </w:tcMar>
          </w:tcPr>
          <w:p w14:paraId="0F38E56E" w14:textId="77777777" w:rsidR="00937D60" w:rsidRDefault="009F3004">
            <w:pPr>
              <w:widowControl w:val="0"/>
              <w:spacing w:after="0" w:line="276" w:lineRule="auto"/>
              <w:rPr>
                <w:color w:val="555555"/>
                <w:sz w:val="20"/>
                <w:szCs w:val="20"/>
              </w:rPr>
            </w:pPr>
            <w:r>
              <w:rPr>
                <w:color w:val="555555"/>
                <w:sz w:val="20"/>
                <w:szCs w:val="20"/>
              </w:rPr>
              <w:t>Kenya</w:t>
            </w:r>
          </w:p>
        </w:tc>
        <w:tc>
          <w:tcPr>
            <w:tcW w:w="2625" w:type="dxa"/>
            <w:tcBorders>
              <w:top w:val="nil"/>
              <w:left w:val="nil"/>
              <w:bottom w:val="single" w:sz="8" w:space="0" w:color="FFFFFF"/>
              <w:right w:val="single" w:sz="8" w:space="0" w:color="FFFFFF"/>
            </w:tcBorders>
            <w:tcMar>
              <w:top w:w="100" w:type="dxa"/>
              <w:left w:w="100" w:type="dxa"/>
              <w:bottom w:w="100" w:type="dxa"/>
              <w:right w:w="100" w:type="dxa"/>
            </w:tcMar>
          </w:tcPr>
          <w:p w14:paraId="14C6592C" w14:textId="77777777" w:rsidR="00937D60" w:rsidRDefault="009F3004">
            <w:pPr>
              <w:widowControl w:val="0"/>
              <w:spacing w:after="0" w:line="276" w:lineRule="auto"/>
              <w:jc w:val="center"/>
              <w:rPr>
                <w:color w:val="555555"/>
                <w:sz w:val="20"/>
                <w:szCs w:val="20"/>
              </w:rPr>
            </w:pPr>
            <w:r>
              <w:rPr>
                <w:color w:val="555555"/>
                <w:sz w:val="20"/>
                <w:szCs w:val="20"/>
              </w:rPr>
              <w:t>813.2</w:t>
            </w:r>
          </w:p>
        </w:tc>
      </w:tr>
      <w:tr w:rsidR="00937D60" w14:paraId="2A247F6B" w14:textId="77777777">
        <w:tc>
          <w:tcPr>
            <w:tcW w:w="3795" w:type="dxa"/>
            <w:tcBorders>
              <w:top w:val="nil"/>
              <w:left w:val="single" w:sz="8" w:space="0" w:color="FFFFFF"/>
              <w:bottom w:val="single" w:sz="8" w:space="0" w:color="FFFFFF"/>
              <w:right w:val="single" w:sz="8" w:space="0" w:color="FFFFFF"/>
            </w:tcBorders>
            <w:tcMar>
              <w:top w:w="100" w:type="dxa"/>
              <w:left w:w="100" w:type="dxa"/>
              <w:bottom w:w="100" w:type="dxa"/>
              <w:right w:w="100" w:type="dxa"/>
            </w:tcMar>
          </w:tcPr>
          <w:p w14:paraId="75AAD56A" w14:textId="77777777" w:rsidR="00937D60" w:rsidRDefault="009F3004">
            <w:pPr>
              <w:widowControl w:val="0"/>
              <w:spacing w:after="0" w:line="276" w:lineRule="auto"/>
              <w:rPr>
                <w:color w:val="555555"/>
                <w:sz w:val="20"/>
                <w:szCs w:val="20"/>
              </w:rPr>
            </w:pPr>
            <w:r>
              <w:rPr>
                <w:color w:val="555555"/>
                <w:sz w:val="20"/>
                <w:szCs w:val="20"/>
              </w:rPr>
              <w:t>Burkina Faso</w:t>
            </w:r>
          </w:p>
        </w:tc>
        <w:tc>
          <w:tcPr>
            <w:tcW w:w="2625" w:type="dxa"/>
            <w:tcBorders>
              <w:top w:val="nil"/>
              <w:left w:val="nil"/>
              <w:bottom w:val="single" w:sz="8" w:space="0" w:color="FFFFFF"/>
              <w:right w:val="single" w:sz="8" w:space="0" w:color="FFFFFF"/>
            </w:tcBorders>
            <w:tcMar>
              <w:top w:w="100" w:type="dxa"/>
              <w:left w:w="100" w:type="dxa"/>
              <w:bottom w:w="100" w:type="dxa"/>
              <w:right w:w="100" w:type="dxa"/>
            </w:tcMar>
          </w:tcPr>
          <w:p w14:paraId="35CA3A1F" w14:textId="77777777" w:rsidR="00937D60" w:rsidRDefault="009F3004">
            <w:pPr>
              <w:widowControl w:val="0"/>
              <w:spacing w:after="0" w:line="276" w:lineRule="auto"/>
              <w:jc w:val="center"/>
              <w:rPr>
                <w:color w:val="555555"/>
                <w:sz w:val="20"/>
                <w:szCs w:val="20"/>
              </w:rPr>
            </w:pPr>
            <w:r>
              <w:rPr>
                <w:color w:val="555555"/>
                <w:sz w:val="20"/>
                <w:szCs w:val="20"/>
              </w:rPr>
              <w:t>957.0</w:t>
            </w:r>
          </w:p>
        </w:tc>
      </w:tr>
      <w:tr w:rsidR="00937D60" w14:paraId="00547142" w14:textId="77777777">
        <w:tc>
          <w:tcPr>
            <w:tcW w:w="3795" w:type="dxa"/>
            <w:tcBorders>
              <w:top w:val="nil"/>
              <w:left w:val="single" w:sz="8" w:space="0" w:color="FFFFFF"/>
              <w:bottom w:val="single" w:sz="8" w:space="0" w:color="FFFFFF"/>
              <w:right w:val="single" w:sz="8" w:space="0" w:color="FFFFFF"/>
            </w:tcBorders>
            <w:tcMar>
              <w:top w:w="100" w:type="dxa"/>
              <w:left w:w="100" w:type="dxa"/>
              <w:bottom w:w="100" w:type="dxa"/>
              <w:right w:w="100" w:type="dxa"/>
            </w:tcMar>
          </w:tcPr>
          <w:p w14:paraId="553902A3" w14:textId="77777777" w:rsidR="00937D60" w:rsidRDefault="009F3004">
            <w:pPr>
              <w:widowControl w:val="0"/>
              <w:spacing w:after="0" w:line="276" w:lineRule="auto"/>
              <w:rPr>
                <w:color w:val="555555"/>
                <w:sz w:val="20"/>
                <w:szCs w:val="20"/>
              </w:rPr>
            </w:pPr>
            <w:r>
              <w:rPr>
                <w:color w:val="555555"/>
                <w:sz w:val="20"/>
                <w:szCs w:val="20"/>
              </w:rPr>
              <w:t>Iraq</w:t>
            </w:r>
          </w:p>
        </w:tc>
        <w:tc>
          <w:tcPr>
            <w:tcW w:w="2625" w:type="dxa"/>
            <w:tcBorders>
              <w:top w:val="nil"/>
              <w:left w:val="nil"/>
              <w:bottom w:val="single" w:sz="8" w:space="0" w:color="FFFFFF"/>
              <w:right w:val="single" w:sz="8" w:space="0" w:color="FFFFFF"/>
            </w:tcBorders>
            <w:tcMar>
              <w:top w:w="100" w:type="dxa"/>
              <w:left w:w="100" w:type="dxa"/>
              <w:bottom w:w="100" w:type="dxa"/>
              <w:right w:w="100" w:type="dxa"/>
            </w:tcMar>
          </w:tcPr>
          <w:p w14:paraId="07270E18" w14:textId="77777777" w:rsidR="00937D60" w:rsidRDefault="009F3004">
            <w:pPr>
              <w:widowControl w:val="0"/>
              <w:spacing w:after="0" w:line="276" w:lineRule="auto"/>
              <w:jc w:val="center"/>
              <w:rPr>
                <w:color w:val="555555"/>
                <w:sz w:val="20"/>
                <w:szCs w:val="20"/>
              </w:rPr>
            </w:pPr>
            <w:r>
              <w:rPr>
                <w:color w:val="555555"/>
                <w:sz w:val="20"/>
                <w:szCs w:val="20"/>
              </w:rPr>
              <w:t>1,065.3</w:t>
            </w:r>
          </w:p>
        </w:tc>
      </w:tr>
      <w:tr w:rsidR="00937D60" w14:paraId="22AB3DB9" w14:textId="77777777">
        <w:tc>
          <w:tcPr>
            <w:tcW w:w="3795" w:type="dxa"/>
            <w:tcBorders>
              <w:top w:val="nil"/>
              <w:left w:val="single" w:sz="8" w:space="0" w:color="FFFFFF"/>
              <w:bottom w:val="single" w:sz="8" w:space="0" w:color="FFFFFF"/>
              <w:right w:val="single" w:sz="8" w:space="0" w:color="FFFFFF"/>
            </w:tcBorders>
            <w:tcMar>
              <w:top w:w="100" w:type="dxa"/>
              <w:left w:w="100" w:type="dxa"/>
              <w:bottom w:w="100" w:type="dxa"/>
              <w:right w:w="100" w:type="dxa"/>
            </w:tcMar>
          </w:tcPr>
          <w:p w14:paraId="4289AFD7" w14:textId="77777777" w:rsidR="00937D60" w:rsidRDefault="009F3004">
            <w:pPr>
              <w:widowControl w:val="0"/>
              <w:spacing w:after="0" w:line="276" w:lineRule="auto"/>
              <w:rPr>
                <w:color w:val="555555"/>
                <w:sz w:val="20"/>
                <w:szCs w:val="20"/>
              </w:rPr>
            </w:pPr>
            <w:r>
              <w:rPr>
                <w:color w:val="555555"/>
                <w:sz w:val="20"/>
                <w:szCs w:val="20"/>
              </w:rPr>
              <w:t>Cote d'Ivoire</w:t>
            </w:r>
          </w:p>
        </w:tc>
        <w:tc>
          <w:tcPr>
            <w:tcW w:w="2625" w:type="dxa"/>
            <w:tcBorders>
              <w:top w:val="nil"/>
              <w:left w:val="nil"/>
              <w:bottom w:val="single" w:sz="8" w:space="0" w:color="FFFFFF"/>
              <w:right w:val="single" w:sz="8" w:space="0" w:color="FFFFFF"/>
            </w:tcBorders>
            <w:tcMar>
              <w:top w:w="100" w:type="dxa"/>
              <w:left w:w="100" w:type="dxa"/>
              <w:bottom w:w="100" w:type="dxa"/>
              <w:right w:w="100" w:type="dxa"/>
            </w:tcMar>
          </w:tcPr>
          <w:p w14:paraId="372BB428" w14:textId="77777777" w:rsidR="00937D60" w:rsidRDefault="009F3004">
            <w:pPr>
              <w:widowControl w:val="0"/>
              <w:spacing w:after="0" w:line="276" w:lineRule="auto"/>
              <w:jc w:val="center"/>
              <w:rPr>
                <w:color w:val="555555"/>
                <w:sz w:val="20"/>
                <w:szCs w:val="20"/>
              </w:rPr>
            </w:pPr>
            <w:r>
              <w:rPr>
                <w:color w:val="555555"/>
                <w:sz w:val="20"/>
                <w:szCs w:val="20"/>
              </w:rPr>
              <w:t>1,114.6</w:t>
            </w:r>
          </w:p>
        </w:tc>
      </w:tr>
      <w:tr w:rsidR="00937D60" w14:paraId="3C5A451B" w14:textId="77777777">
        <w:tc>
          <w:tcPr>
            <w:tcW w:w="3795" w:type="dxa"/>
            <w:tcBorders>
              <w:top w:val="nil"/>
              <w:left w:val="single" w:sz="8" w:space="0" w:color="FFFFFF"/>
              <w:bottom w:val="single" w:sz="8" w:space="0" w:color="FFFFFF"/>
              <w:right w:val="single" w:sz="8" w:space="0" w:color="FFFFFF"/>
            </w:tcBorders>
            <w:tcMar>
              <w:top w:w="100" w:type="dxa"/>
              <w:left w:w="100" w:type="dxa"/>
              <w:bottom w:w="100" w:type="dxa"/>
              <w:right w:w="100" w:type="dxa"/>
            </w:tcMar>
          </w:tcPr>
          <w:p w14:paraId="1E6B97DC" w14:textId="77777777" w:rsidR="00937D60" w:rsidRDefault="009F3004">
            <w:pPr>
              <w:widowControl w:val="0"/>
              <w:spacing w:after="0" w:line="276" w:lineRule="auto"/>
              <w:rPr>
                <w:color w:val="555555"/>
                <w:sz w:val="20"/>
                <w:szCs w:val="20"/>
              </w:rPr>
            </w:pPr>
            <w:r>
              <w:rPr>
                <w:color w:val="555555"/>
                <w:sz w:val="20"/>
                <w:szCs w:val="20"/>
              </w:rPr>
              <w:t>Chad</w:t>
            </w:r>
          </w:p>
        </w:tc>
        <w:tc>
          <w:tcPr>
            <w:tcW w:w="2625" w:type="dxa"/>
            <w:tcBorders>
              <w:top w:val="nil"/>
              <w:left w:val="nil"/>
              <w:bottom w:val="single" w:sz="8" w:space="0" w:color="FFFFFF"/>
              <w:right w:val="single" w:sz="8" w:space="0" w:color="FFFFFF"/>
            </w:tcBorders>
            <w:tcMar>
              <w:top w:w="100" w:type="dxa"/>
              <w:left w:w="100" w:type="dxa"/>
              <w:bottom w:w="100" w:type="dxa"/>
              <w:right w:w="100" w:type="dxa"/>
            </w:tcMar>
          </w:tcPr>
          <w:p w14:paraId="20AD887F" w14:textId="77777777" w:rsidR="00937D60" w:rsidRDefault="009F3004">
            <w:pPr>
              <w:widowControl w:val="0"/>
              <w:spacing w:after="0" w:line="276" w:lineRule="auto"/>
              <w:jc w:val="center"/>
              <w:rPr>
                <w:color w:val="555555"/>
                <w:sz w:val="20"/>
                <w:szCs w:val="20"/>
              </w:rPr>
            </w:pPr>
            <w:r>
              <w:rPr>
                <w:color w:val="555555"/>
                <w:sz w:val="20"/>
                <w:szCs w:val="20"/>
              </w:rPr>
              <w:t>1,146.2</w:t>
            </w:r>
          </w:p>
        </w:tc>
      </w:tr>
      <w:tr w:rsidR="00937D60" w14:paraId="6869A04D" w14:textId="77777777">
        <w:tc>
          <w:tcPr>
            <w:tcW w:w="3795" w:type="dxa"/>
            <w:tcBorders>
              <w:top w:val="nil"/>
              <w:left w:val="single" w:sz="8" w:space="0" w:color="FFFFFF"/>
              <w:bottom w:val="single" w:sz="8" w:space="0" w:color="FFFFFF"/>
              <w:right w:val="single" w:sz="8" w:space="0" w:color="FFFFFF"/>
            </w:tcBorders>
            <w:tcMar>
              <w:top w:w="100" w:type="dxa"/>
              <w:left w:w="100" w:type="dxa"/>
              <w:bottom w:w="100" w:type="dxa"/>
              <w:right w:w="100" w:type="dxa"/>
            </w:tcMar>
          </w:tcPr>
          <w:p w14:paraId="6E19F5E5" w14:textId="77777777" w:rsidR="00937D60" w:rsidRDefault="009F3004">
            <w:pPr>
              <w:widowControl w:val="0"/>
              <w:spacing w:after="0" w:line="276" w:lineRule="auto"/>
              <w:rPr>
                <w:color w:val="555555"/>
                <w:sz w:val="20"/>
                <w:szCs w:val="20"/>
              </w:rPr>
            </w:pPr>
            <w:r>
              <w:rPr>
                <w:color w:val="555555"/>
                <w:sz w:val="20"/>
                <w:szCs w:val="20"/>
              </w:rPr>
              <w:t>Guinea</w:t>
            </w:r>
          </w:p>
        </w:tc>
        <w:tc>
          <w:tcPr>
            <w:tcW w:w="2625" w:type="dxa"/>
            <w:tcBorders>
              <w:top w:val="nil"/>
              <w:left w:val="nil"/>
              <w:bottom w:val="single" w:sz="8" w:space="0" w:color="FFFFFF"/>
              <w:right w:val="single" w:sz="8" w:space="0" w:color="FFFFFF"/>
            </w:tcBorders>
            <w:tcMar>
              <w:top w:w="100" w:type="dxa"/>
              <w:left w:w="100" w:type="dxa"/>
              <w:bottom w:w="100" w:type="dxa"/>
              <w:right w:w="100" w:type="dxa"/>
            </w:tcMar>
          </w:tcPr>
          <w:p w14:paraId="74FB5144" w14:textId="77777777" w:rsidR="00937D60" w:rsidRDefault="009F3004">
            <w:pPr>
              <w:widowControl w:val="0"/>
              <w:spacing w:after="0" w:line="276" w:lineRule="auto"/>
              <w:jc w:val="center"/>
              <w:rPr>
                <w:color w:val="555555"/>
                <w:sz w:val="20"/>
                <w:szCs w:val="20"/>
              </w:rPr>
            </w:pPr>
            <w:r>
              <w:rPr>
                <w:color w:val="555555"/>
                <w:sz w:val="20"/>
                <w:szCs w:val="20"/>
              </w:rPr>
              <w:t>1,749.3</w:t>
            </w:r>
          </w:p>
        </w:tc>
      </w:tr>
      <w:tr w:rsidR="00937D60" w14:paraId="41A30183" w14:textId="77777777">
        <w:tc>
          <w:tcPr>
            <w:tcW w:w="3795" w:type="dxa"/>
            <w:tcBorders>
              <w:top w:val="nil"/>
              <w:left w:val="single" w:sz="8" w:space="0" w:color="FFFFFF"/>
              <w:bottom w:val="single" w:sz="8" w:space="0" w:color="FFFFFF"/>
              <w:right w:val="single" w:sz="8" w:space="0" w:color="FFFFFF"/>
            </w:tcBorders>
            <w:tcMar>
              <w:top w:w="100" w:type="dxa"/>
              <w:left w:w="100" w:type="dxa"/>
              <w:bottom w:w="100" w:type="dxa"/>
              <w:right w:w="100" w:type="dxa"/>
            </w:tcMar>
          </w:tcPr>
          <w:p w14:paraId="37379AE4" w14:textId="77777777" w:rsidR="00937D60" w:rsidRDefault="009F3004">
            <w:pPr>
              <w:widowControl w:val="0"/>
              <w:spacing w:after="0" w:line="276" w:lineRule="auto"/>
              <w:rPr>
                <w:color w:val="555555"/>
                <w:sz w:val="20"/>
                <w:szCs w:val="20"/>
              </w:rPr>
            </w:pPr>
            <w:r>
              <w:rPr>
                <w:color w:val="555555"/>
                <w:sz w:val="20"/>
                <w:szCs w:val="20"/>
              </w:rPr>
              <w:t>Yemen</w:t>
            </w:r>
          </w:p>
        </w:tc>
        <w:tc>
          <w:tcPr>
            <w:tcW w:w="2625" w:type="dxa"/>
            <w:tcBorders>
              <w:top w:val="nil"/>
              <w:left w:val="nil"/>
              <w:bottom w:val="single" w:sz="8" w:space="0" w:color="FFFFFF"/>
              <w:right w:val="single" w:sz="8" w:space="0" w:color="FFFFFF"/>
            </w:tcBorders>
            <w:tcMar>
              <w:top w:w="100" w:type="dxa"/>
              <w:left w:w="100" w:type="dxa"/>
              <w:bottom w:w="100" w:type="dxa"/>
              <w:right w:w="100" w:type="dxa"/>
            </w:tcMar>
          </w:tcPr>
          <w:p w14:paraId="6B3DEC66" w14:textId="77777777" w:rsidR="00937D60" w:rsidRDefault="009F3004">
            <w:pPr>
              <w:widowControl w:val="0"/>
              <w:spacing w:after="0" w:line="276" w:lineRule="auto"/>
              <w:jc w:val="center"/>
              <w:rPr>
                <w:color w:val="555555"/>
                <w:sz w:val="20"/>
                <w:szCs w:val="20"/>
              </w:rPr>
            </w:pPr>
            <w:r>
              <w:rPr>
                <w:color w:val="555555"/>
                <w:sz w:val="20"/>
                <w:szCs w:val="20"/>
              </w:rPr>
              <w:t>1,897.1</w:t>
            </w:r>
          </w:p>
        </w:tc>
      </w:tr>
      <w:tr w:rsidR="00937D60" w14:paraId="313CA5A5" w14:textId="77777777">
        <w:tc>
          <w:tcPr>
            <w:tcW w:w="3795" w:type="dxa"/>
            <w:tcBorders>
              <w:top w:val="nil"/>
              <w:left w:val="single" w:sz="8" w:space="0" w:color="FFFFFF"/>
              <w:bottom w:val="single" w:sz="8" w:space="0" w:color="FFFFFF"/>
              <w:right w:val="single" w:sz="8" w:space="0" w:color="FFFFFF"/>
            </w:tcBorders>
            <w:tcMar>
              <w:top w:w="100" w:type="dxa"/>
              <w:left w:w="100" w:type="dxa"/>
              <w:bottom w:w="100" w:type="dxa"/>
              <w:right w:w="100" w:type="dxa"/>
            </w:tcMar>
          </w:tcPr>
          <w:p w14:paraId="257DCD31" w14:textId="77777777" w:rsidR="00937D60" w:rsidRDefault="009F3004">
            <w:pPr>
              <w:widowControl w:val="0"/>
              <w:spacing w:after="0" w:line="276" w:lineRule="auto"/>
              <w:rPr>
                <w:color w:val="555555"/>
                <w:sz w:val="20"/>
                <w:szCs w:val="20"/>
              </w:rPr>
            </w:pPr>
            <w:r>
              <w:rPr>
                <w:color w:val="555555"/>
                <w:sz w:val="20"/>
                <w:szCs w:val="20"/>
              </w:rPr>
              <w:t>Somalia</w:t>
            </w:r>
          </w:p>
        </w:tc>
        <w:tc>
          <w:tcPr>
            <w:tcW w:w="2625" w:type="dxa"/>
            <w:tcBorders>
              <w:top w:val="nil"/>
              <w:left w:val="nil"/>
              <w:bottom w:val="single" w:sz="8" w:space="0" w:color="FFFFFF"/>
              <w:right w:val="single" w:sz="8" w:space="0" w:color="FFFFFF"/>
            </w:tcBorders>
            <w:tcMar>
              <w:top w:w="100" w:type="dxa"/>
              <w:left w:w="100" w:type="dxa"/>
              <w:bottom w:w="100" w:type="dxa"/>
              <w:right w:w="100" w:type="dxa"/>
            </w:tcMar>
          </w:tcPr>
          <w:p w14:paraId="66359908" w14:textId="77777777" w:rsidR="00937D60" w:rsidRDefault="009F3004">
            <w:pPr>
              <w:widowControl w:val="0"/>
              <w:spacing w:after="0" w:line="276" w:lineRule="auto"/>
              <w:jc w:val="center"/>
              <w:rPr>
                <w:color w:val="555555"/>
                <w:sz w:val="20"/>
                <w:szCs w:val="20"/>
              </w:rPr>
            </w:pPr>
            <w:r>
              <w:rPr>
                <w:color w:val="555555"/>
                <w:sz w:val="20"/>
                <w:szCs w:val="20"/>
              </w:rPr>
              <w:t>2,174.3</w:t>
            </w:r>
          </w:p>
        </w:tc>
      </w:tr>
      <w:tr w:rsidR="00937D60" w14:paraId="1AA6E6F4" w14:textId="77777777">
        <w:tc>
          <w:tcPr>
            <w:tcW w:w="3795" w:type="dxa"/>
            <w:tcBorders>
              <w:top w:val="nil"/>
              <w:left w:val="single" w:sz="8" w:space="0" w:color="FFFFFF"/>
              <w:bottom w:val="single" w:sz="8" w:space="0" w:color="FFFFFF"/>
              <w:right w:val="single" w:sz="8" w:space="0" w:color="FFFFFF"/>
            </w:tcBorders>
            <w:tcMar>
              <w:top w:w="100" w:type="dxa"/>
              <w:left w:w="100" w:type="dxa"/>
              <w:bottom w:w="100" w:type="dxa"/>
              <w:right w:w="100" w:type="dxa"/>
            </w:tcMar>
          </w:tcPr>
          <w:p w14:paraId="7EAB6755" w14:textId="77777777" w:rsidR="00937D60" w:rsidRDefault="009F3004">
            <w:pPr>
              <w:widowControl w:val="0"/>
              <w:spacing w:after="0" w:line="276" w:lineRule="auto"/>
              <w:rPr>
                <w:color w:val="555555"/>
                <w:sz w:val="20"/>
                <w:szCs w:val="20"/>
              </w:rPr>
            </w:pPr>
            <w:r>
              <w:rPr>
                <w:color w:val="555555"/>
                <w:sz w:val="20"/>
                <w:szCs w:val="20"/>
              </w:rPr>
              <w:t>Niger</w:t>
            </w:r>
          </w:p>
        </w:tc>
        <w:tc>
          <w:tcPr>
            <w:tcW w:w="2625" w:type="dxa"/>
            <w:tcBorders>
              <w:top w:val="nil"/>
              <w:left w:val="nil"/>
              <w:bottom w:val="single" w:sz="8" w:space="0" w:color="FFFFFF"/>
              <w:right w:val="single" w:sz="8" w:space="0" w:color="FFFFFF"/>
            </w:tcBorders>
            <w:tcMar>
              <w:top w:w="100" w:type="dxa"/>
              <w:left w:w="100" w:type="dxa"/>
              <w:bottom w:w="100" w:type="dxa"/>
              <w:right w:w="100" w:type="dxa"/>
            </w:tcMar>
          </w:tcPr>
          <w:p w14:paraId="10A81128" w14:textId="77777777" w:rsidR="00937D60" w:rsidRDefault="009F3004">
            <w:pPr>
              <w:widowControl w:val="0"/>
              <w:spacing w:after="0" w:line="276" w:lineRule="auto"/>
              <w:jc w:val="center"/>
              <w:rPr>
                <w:color w:val="555555"/>
                <w:sz w:val="20"/>
                <w:szCs w:val="20"/>
              </w:rPr>
            </w:pPr>
            <w:r>
              <w:rPr>
                <w:color w:val="555555"/>
                <w:sz w:val="20"/>
                <w:szCs w:val="20"/>
              </w:rPr>
              <w:t>2,579.9</w:t>
            </w:r>
          </w:p>
        </w:tc>
      </w:tr>
      <w:tr w:rsidR="00937D60" w14:paraId="7DE85C21" w14:textId="77777777">
        <w:tc>
          <w:tcPr>
            <w:tcW w:w="3795" w:type="dxa"/>
            <w:tcBorders>
              <w:top w:val="nil"/>
              <w:left w:val="single" w:sz="8" w:space="0" w:color="FFFFFF"/>
              <w:bottom w:val="single" w:sz="8" w:space="0" w:color="FFFFFF"/>
              <w:right w:val="single" w:sz="8" w:space="0" w:color="FFFFFF"/>
            </w:tcBorders>
            <w:tcMar>
              <w:top w:w="100" w:type="dxa"/>
              <w:left w:w="100" w:type="dxa"/>
              <w:bottom w:w="100" w:type="dxa"/>
              <w:right w:w="100" w:type="dxa"/>
            </w:tcMar>
          </w:tcPr>
          <w:p w14:paraId="0FF6D3B1" w14:textId="77777777" w:rsidR="00937D60" w:rsidRDefault="009F3004">
            <w:pPr>
              <w:widowControl w:val="0"/>
              <w:spacing w:after="0" w:line="276" w:lineRule="auto"/>
              <w:rPr>
                <w:color w:val="555555"/>
                <w:sz w:val="20"/>
                <w:szCs w:val="20"/>
              </w:rPr>
            </w:pPr>
            <w:r>
              <w:rPr>
                <w:color w:val="555555"/>
                <w:sz w:val="20"/>
                <w:szCs w:val="20"/>
              </w:rPr>
              <w:t>Mali</w:t>
            </w:r>
          </w:p>
        </w:tc>
        <w:tc>
          <w:tcPr>
            <w:tcW w:w="2625" w:type="dxa"/>
            <w:tcBorders>
              <w:top w:val="nil"/>
              <w:left w:val="nil"/>
              <w:bottom w:val="single" w:sz="8" w:space="0" w:color="FFFFFF"/>
              <w:right w:val="single" w:sz="8" w:space="0" w:color="FFFFFF"/>
            </w:tcBorders>
            <w:tcMar>
              <w:top w:w="100" w:type="dxa"/>
              <w:left w:w="100" w:type="dxa"/>
              <w:bottom w:w="100" w:type="dxa"/>
              <w:right w:w="100" w:type="dxa"/>
            </w:tcMar>
          </w:tcPr>
          <w:p w14:paraId="0B23F7DC" w14:textId="77777777" w:rsidR="00937D60" w:rsidRDefault="009F3004">
            <w:pPr>
              <w:widowControl w:val="0"/>
              <w:spacing w:after="0" w:line="276" w:lineRule="auto"/>
              <w:jc w:val="center"/>
              <w:rPr>
                <w:color w:val="555555"/>
                <w:sz w:val="20"/>
                <w:szCs w:val="20"/>
              </w:rPr>
            </w:pPr>
            <w:r>
              <w:rPr>
                <w:color w:val="555555"/>
                <w:sz w:val="20"/>
                <w:szCs w:val="20"/>
              </w:rPr>
              <w:t>3,856.5</w:t>
            </w:r>
          </w:p>
        </w:tc>
      </w:tr>
      <w:tr w:rsidR="00937D60" w14:paraId="45F4DFAF" w14:textId="77777777">
        <w:tc>
          <w:tcPr>
            <w:tcW w:w="3795" w:type="dxa"/>
            <w:tcBorders>
              <w:top w:val="nil"/>
              <w:left w:val="single" w:sz="8" w:space="0" w:color="FFFFFF"/>
              <w:bottom w:val="single" w:sz="8" w:space="0" w:color="FFFFFF"/>
              <w:right w:val="single" w:sz="8" w:space="0" w:color="FFFFFF"/>
            </w:tcBorders>
            <w:tcMar>
              <w:top w:w="100" w:type="dxa"/>
              <w:left w:w="100" w:type="dxa"/>
              <w:bottom w:w="100" w:type="dxa"/>
              <w:right w:w="100" w:type="dxa"/>
            </w:tcMar>
          </w:tcPr>
          <w:p w14:paraId="56235A71" w14:textId="77777777" w:rsidR="00937D60" w:rsidRDefault="009F3004">
            <w:pPr>
              <w:widowControl w:val="0"/>
              <w:spacing w:after="0" w:line="276" w:lineRule="auto"/>
              <w:rPr>
                <w:color w:val="555555"/>
                <w:sz w:val="20"/>
                <w:szCs w:val="20"/>
              </w:rPr>
            </w:pPr>
            <w:r>
              <w:rPr>
                <w:color w:val="555555"/>
                <w:sz w:val="20"/>
                <w:szCs w:val="20"/>
              </w:rPr>
              <w:t>Sudan</w:t>
            </w:r>
          </w:p>
        </w:tc>
        <w:tc>
          <w:tcPr>
            <w:tcW w:w="2625" w:type="dxa"/>
            <w:tcBorders>
              <w:top w:val="nil"/>
              <w:left w:val="nil"/>
              <w:bottom w:val="single" w:sz="8" w:space="0" w:color="FFFFFF"/>
              <w:right w:val="single" w:sz="8" w:space="0" w:color="FFFFFF"/>
            </w:tcBorders>
            <w:tcMar>
              <w:top w:w="100" w:type="dxa"/>
              <w:left w:w="100" w:type="dxa"/>
              <w:bottom w:w="100" w:type="dxa"/>
              <w:right w:w="100" w:type="dxa"/>
            </w:tcMar>
          </w:tcPr>
          <w:p w14:paraId="25519604" w14:textId="77777777" w:rsidR="00937D60" w:rsidRDefault="009F3004">
            <w:pPr>
              <w:widowControl w:val="0"/>
              <w:spacing w:after="0" w:line="276" w:lineRule="auto"/>
              <w:jc w:val="center"/>
              <w:rPr>
                <w:color w:val="555555"/>
                <w:sz w:val="20"/>
                <w:szCs w:val="20"/>
              </w:rPr>
            </w:pPr>
            <w:r>
              <w:rPr>
                <w:color w:val="555555"/>
                <w:sz w:val="20"/>
                <w:szCs w:val="20"/>
              </w:rPr>
              <w:t>4,474.7</w:t>
            </w:r>
          </w:p>
        </w:tc>
      </w:tr>
      <w:tr w:rsidR="00937D60" w14:paraId="6E3BEA6A" w14:textId="77777777">
        <w:tc>
          <w:tcPr>
            <w:tcW w:w="3795" w:type="dxa"/>
            <w:tcBorders>
              <w:top w:val="nil"/>
              <w:left w:val="single" w:sz="8" w:space="0" w:color="FFFFFF"/>
              <w:bottom w:val="single" w:sz="8" w:space="0" w:color="FFFFFF"/>
              <w:right w:val="single" w:sz="8" w:space="0" w:color="FFFFFF"/>
            </w:tcBorders>
            <w:tcMar>
              <w:top w:w="100" w:type="dxa"/>
              <w:left w:w="100" w:type="dxa"/>
              <w:bottom w:w="100" w:type="dxa"/>
              <w:right w:w="100" w:type="dxa"/>
            </w:tcMar>
          </w:tcPr>
          <w:p w14:paraId="5E361A4F" w14:textId="77777777" w:rsidR="00937D60" w:rsidRDefault="009F3004">
            <w:pPr>
              <w:widowControl w:val="0"/>
              <w:spacing w:after="0" w:line="276" w:lineRule="auto"/>
              <w:rPr>
                <w:color w:val="555555"/>
                <w:sz w:val="20"/>
                <w:szCs w:val="20"/>
              </w:rPr>
            </w:pPr>
            <w:r>
              <w:rPr>
                <w:color w:val="555555"/>
                <w:sz w:val="20"/>
                <w:szCs w:val="20"/>
              </w:rPr>
              <w:t>Ethiopia</w:t>
            </w:r>
          </w:p>
        </w:tc>
        <w:tc>
          <w:tcPr>
            <w:tcW w:w="2625" w:type="dxa"/>
            <w:tcBorders>
              <w:top w:val="nil"/>
              <w:left w:val="nil"/>
              <w:bottom w:val="single" w:sz="8" w:space="0" w:color="FFFFFF"/>
              <w:right w:val="single" w:sz="8" w:space="0" w:color="FFFFFF"/>
            </w:tcBorders>
            <w:tcMar>
              <w:top w:w="100" w:type="dxa"/>
              <w:left w:w="100" w:type="dxa"/>
              <w:bottom w:w="100" w:type="dxa"/>
              <w:right w:w="100" w:type="dxa"/>
            </w:tcMar>
          </w:tcPr>
          <w:p w14:paraId="5C9C2B74" w14:textId="77777777" w:rsidR="00937D60" w:rsidRDefault="009F3004">
            <w:pPr>
              <w:widowControl w:val="0"/>
              <w:spacing w:after="0" w:line="276" w:lineRule="auto"/>
              <w:jc w:val="center"/>
              <w:rPr>
                <w:color w:val="555555"/>
                <w:sz w:val="20"/>
                <w:szCs w:val="20"/>
              </w:rPr>
            </w:pPr>
            <w:r>
              <w:rPr>
                <w:color w:val="555555"/>
                <w:sz w:val="20"/>
                <w:szCs w:val="20"/>
              </w:rPr>
              <w:t>6,286.3</w:t>
            </w:r>
          </w:p>
        </w:tc>
      </w:tr>
      <w:tr w:rsidR="00937D60" w14:paraId="28B62446" w14:textId="77777777">
        <w:tc>
          <w:tcPr>
            <w:tcW w:w="3795" w:type="dxa"/>
            <w:tcBorders>
              <w:top w:val="nil"/>
              <w:left w:val="single" w:sz="8" w:space="0" w:color="FFFFFF"/>
              <w:bottom w:val="single" w:sz="8" w:space="0" w:color="FFFFFF"/>
              <w:right w:val="single" w:sz="8" w:space="0" w:color="FFFFFF"/>
            </w:tcBorders>
            <w:tcMar>
              <w:top w:w="100" w:type="dxa"/>
              <w:left w:w="100" w:type="dxa"/>
              <w:bottom w:w="100" w:type="dxa"/>
              <w:right w:w="100" w:type="dxa"/>
            </w:tcMar>
          </w:tcPr>
          <w:p w14:paraId="0B9CC638" w14:textId="77777777" w:rsidR="00937D60" w:rsidRDefault="009F3004">
            <w:pPr>
              <w:widowControl w:val="0"/>
              <w:spacing w:after="0" w:line="276" w:lineRule="auto"/>
              <w:rPr>
                <w:color w:val="555555"/>
                <w:sz w:val="20"/>
                <w:szCs w:val="20"/>
              </w:rPr>
            </w:pPr>
            <w:r>
              <w:rPr>
                <w:color w:val="555555"/>
                <w:sz w:val="20"/>
                <w:szCs w:val="20"/>
              </w:rPr>
              <w:t>Egypt</w:t>
            </w:r>
          </w:p>
        </w:tc>
        <w:tc>
          <w:tcPr>
            <w:tcW w:w="2625" w:type="dxa"/>
            <w:tcBorders>
              <w:top w:val="nil"/>
              <w:left w:val="nil"/>
              <w:bottom w:val="single" w:sz="8" w:space="0" w:color="FFFFFF"/>
              <w:right w:val="single" w:sz="8" w:space="0" w:color="FFFFFF"/>
            </w:tcBorders>
            <w:tcMar>
              <w:top w:w="100" w:type="dxa"/>
              <w:left w:w="100" w:type="dxa"/>
              <w:bottom w:w="100" w:type="dxa"/>
              <w:right w:w="100" w:type="dxa"/>
            </w:tcMar>
          </w:tcPr>
          <w:p w14:paraId="186D006D" w14:textId="77777777" w:rsidR="00937D60" w:rsidRDefault="009F3004">
            <w:pPr>
              <w:widowControl w:val="0"/>
              <w:spacing w:after="0" w:line="276" w:lineRule="auto"/>
              <w:jc w:val="center"/>
              <w:rPr>
                <w:color w:val="555555"/>
                <w:sz w:val="20"/>
                <w:szCs w:val="20"/>
              </w:rPr>
            </w:pPr>
            <w:r>
              <w:rPr>
                <w:color w:val="555555"/>
                <w:sz w:val="20"/>
                <w:szCs w:val="20"/>
              </w:rPr>
              <w:t>7,143.2</w:t>
            </w:r>
          </w:p>
        </w:tc>
      </w:tr>
      <w:tr w:rsidR="00937D60" w14:paraId="64B0FA93" w14:textId="77777777">
        <w:tc>
          <w:tcPr>
            <w:tcW w:w="3795" w:type="dxa"/>
            <w:tcBorders>
              <w:top w:val="nil"/>
              <w:left w:val="single" w:sz="8" w:space="0" w:color="FFFFFF"/>
              <w:bottom w:val="single" w:sz="8" w:space="0" w:color="FFFFFF"/>
              <w:right w:val="single" w:sz="8" w:space="0" w:color="FFFFFF"/>
            </w:tcBorders>
            <w:tcMar>
              <w:top w:w="100" w:type="dxa"/>
              <w:left w:w="100" w:type="dxa"/>
              <w:bottom w:w="100" w:type="dxa"/>
              <w:right w:w="100" w:type="dxa"/>
            </w:tcMar>
          </w:tcPr>
          <w:p w14:paraId="6E9A60A0" w14:textId="77777777" w:rsidR="00937D60" w:rsidRDefault="009F3004">
            <w:pPr>
              <w:widowControl w:val="0"/>
              <w:spacing w:after="0" w:line="276" w:lineRule="auto"/>
              <w:rPr>
                <w:color w:val="555555"/>
                <w:sz w:val="20"/>
                <w:szCs w:val="20"/>
              </w:rPr>
            </w:pPr>
            <w:r>
              <w:rPr>
                <w:color w:val="555555"/>
                <w:sz w:val="20"/>
                <w:szCs w:val="20"/>
              </w:rPr>
              <w:lastRenderedPageBreak/>
              <w:t>Nigeria</w:t>
            </w:r>
          </w:p>
        </w:tc>
        <w:tc>
          <w:tcPr>
            <w:tcW w:w="2625" w:type="dxa"/>
            <w:tcBorders>
              <w:top w:val="nil"/>
              <w:left w:val="nil"/>
              <w:bottom w:val="single" w:sz="8" w:space="0" w:color="FFFFFF"/>
              <w:right w:val="single" w:sz="8" w:space="0" w:color="FFFFFF"/>
            </w:tcBorders>
            <w:tcMar>
              <w:top w:w="100" w:type="dxa"/>
              <w:left w:w="100" w:type="dxa"/>
              <w:bottom w:w="100" w:type="dxa"/>
              <w:right w:w="100" w:type="dxa"/>
            </w:tcMar>
          </w:tcPr>
          <w:p w14:paraId="3379DA1B" w14:textId="77777777" w:rsidR="00937D60" w:rsidRDefault="009F3004">
            <w:pPr>
              <w:widowControl w:val="0"/>
              <w:spacing w:after="0" w:line="276" w:lineRule="auto"/>
              <w:jc w:val="center"/>
              <w:rPr>
                <w:color w:val="555555"/>
                <w:sz w:val="20"/>
                <w:szCs w:val="20"/>
              </w:rPr>
            </w:pPr>
            <w:r>
              <w:rPr>
                <w:color w:val="555555"/>
                <w:sz w:val="20"/>
                <w:szCs w:val="20"/>
              </w:rPr>
              <w:t>14,808.5</w:t>
            </w:r>
          </w:p>
        </w:tc>
      </w:tr>
      <w:tr w:rsidR="00937D60" w14:paraId="6E44D33E" w14:textId="77777777">
        <w:tc>
          <w:tcPr>
            <w:tcW w:w="3795" w:type="dxa"/>
            <w:tcBorders>
              <w:top w:val="nil"/>
              <w:left w:val="single" w:sz="8" w:space="0" w:color="FFFFFF"/>
              <w:bottom w:val="single" w:sz="8" w:space="0" w:color="FFFFFF"/>
              <w:right w:val="single" w:sz="8" w:space="0" w:color="FFFFFF"/>
            </w:tcBorders>
            <w:shd w:val="clear" w:color="auto" w:fill="EFEFEF"/>
            <w:tcMar>
              <w:top w:w="100" w:type="dxa"/>
              <w:left w:w="100" w:type="dxa"/>
              <w:bottom w:w="100" w:type="dxa"/>
              <w:right w:w="100" w:type="dxa"/>
            </w:tcMar>
          </w:tcPr>
          <w:p w14:paraId="7489BF27" w14:textId="77777777" w:rsidR="00937D60" w:rsidRDefault="009F3004">
            <w:pPr>
              <w:widowControl w:val="0"/>
              <w:spacing w:after="0" w:line="276" w:lineRule="auto"/>
              <w:rPr>
                <w:b/>
                <w:color w:val="555555"/>
                <w:sz w:val="20"/>
                <w:szCs w:val="20"/>
              </w:rPr>
            </w:pPr>
            <w:r>
              <w:rPr>
                <w:b/>
                <w:color w:val="555555"/>
                <w:sz w:val="20"/>
                <w:szCs w:val="20"/>
              </w:rPr>
              <w:t>Total without Indonesia</w:t>
            </w:r>
          </w:p>
        </w:tc>
        <w:tc>
          <w:tcPr>
            <w:tcW w:w="2625" w:type="dxa"/>
            <w:tcBorders>
              <w:top w:val="nil"/>
              <w:left w:val="nil"/>
              <w:bottom w:val="single" w:sz="8" w:space="0" w:color="FFFFFF"/>
              <w:right w:val="single" w:sz="8" w:space="0" w:color="FFFFFF"/>
            </w:tcBorders>
            <w:shd w:val="clear" w:color="auto" w:fill="EFEFEF"/>
            <w:tcMar>
              <w:top w:w="100" w:type="dxa"/>
              <w:left w:w="100" w:type="dxa"/>
              <w:bottom w:w="100" w:type="dxa"/>
              <w:right w:w="100" w:type="dxa"/>
            </w:tcMar>
          </w:tcPr>
          <w:p w14:paraId="63772EA1" w14:textId="77777777" w:rsidR="00937D60" w:rsidRDefault="009F3004">
            <w:pPr>
              <w:widowControl w:val="0"/>
              <w:spacing w:after="0" w:line="276" w:lineRule="auto"/>
              <w:jc w:val="center"/>
              <w:rPr>
                <w:b/>
                <w:color w:val="555555"/>
                <w:sz w:val="20"/>
                <w:szCs w:val="20"/>
              </w:rPr>
            </w:pPr>
            <w:r>
              <w:rPr>
                <w:b/>
                <w:color w:val="555555"/>
                <w:sz w:val="20"/>
                <w:szCs w:val="20"/>
              </w:rPr>
              <w:t>52,781.2</w:t>
            </w:r>
          </w:p>
        </w:tc>
      </w:tr>
      <w:tr w:rsidR="00937D60" w14:paraId="6D6C4BBA" w14:textId="77777777">
        <w:tc>
          <w:tcPr>
            <w:tcW w:w="3795" w:type="dxa"/>
            <w:tcBorders>
              <w:top w:val="nil"/>
              <w:left w:val="single" w:sz="8" w:space="0" w:color="FFFFFF"/>
              <w:bottom w:val="single" w:sz="8" w:space="0" w:color="FFFFFF"/>
              <w:right w:val="single" w:sz="8" w:space="0" w:color="FFFFFF"/>
            </w:tcBorders>
            <w:tcMar>
              <w:top w:w="100" w:type="dxa"/>
              <w:left w:w="100" w:type="dxa"/>
              <w:bottom w:w="100" w:type="dxa"/>
              <w:right w:w="100" w:type="dxa"/>
            </w:tcMar>
          </w:tcPr>
          <w:p w14:paraId="6168DBEB" w14:textId="77777777" w:rsidR="00937D60" w:rsidRDefault="009F3004">
            <w:pPr>
              <w:widowControl w:val="0"/>
              <w:spacing w:after="0" w:line="276" w:lineRule="auto"/>
              <w:rPr>
                <w:color w:val="555555"/>
                <w:sz w:val="20"/>
                <w:szCs w:val="20"/>
              </w:rPr>
            </w:pPr>
            <w:r>
              <w:rPr>
                <w:color w:val="555555"/>
                <w:sz w:val="20"/>
                <w:szCs w:val="20"/>
              </w:rPr>
              <w:t>Indonesia</w:t>
            </w:r>
          </w:p>
        </w:tc>
        <w:tc>
          <w:tcPr>
            <w:tcW w:w="2625" w:type="dxa"/>
            <w:tcBorders>
              <w:top w:val="nil"/>
              <w:left w:val="nil"/>
              <w:bottom w:val="single" w:sz="8" w:space="0" w:color="FFFFFF"/>
              <w:right w:val="single" w:sz="8" w:space="0" w:color="FFFFFF"/>
            </w:tcBorders>
            <w:tcMar>
              <w:top w:w="100" w:type="dxa"/>
              <w:left w:w="100" w:type="dxa"/>
              <w:bottom w:w="100" w:type="dxa"/>
              <w:right w:w="100" w:type="dxa"/>
            </w:tcMar>
          </w:tcPr>
          <w:p w14:paraId="0EC9C3E1" w14:textId="77777777" w:rsidR="00937D60" w:rsidRDefault="009F3004">
            <w:pPr>
              <w:widowControl w:val="0"/>
              <w:spacing w:after="0" w:line="276" w:lineRule="auto"/>
              <w:jc w:val="center"/>
              <w:rPr>
                <w:color w:val="555555"/>
                <w:sz w:val="20"/>
                <w:szCs w:val="20"/>
              </w:rPr>
            </w:pPr>
            <w:r>
              <w:rPr>
                <w:color w:val="555555"/>
                <w:sz w:val="20"/>
                <w:szCs w:val="20"/>
              </w:rPr>
              <w:t>15,497.1</w:t>
            </w:r>
          </w:p>
        </w:tc>
      </w:tr>
      <w:tr w:rsidR="00937D60" w14:paraId="5739285F" w14:textId="77777777">
        <w:tc>
          <w:tcPr>
            <w:tcW w:w="3795" w:type="dxa"/>
            <w:tcBorders>
              <w:top w:val="nil"/>
              <w:left w:val="single" w:sz="8" w:space="0" w:color="FFFFFF"/>
              <w:bottom w:val="single" w:sz="8" w:space="0" w:color="FFFFFF"/>
              <w:right w:val="single" w:sz="8" w:space="0" w:color="FFFFFF"/>
            </w:tcBorders>
            <w:shd w:val="clear" w:color="auto" w:fill="EFEFEF"/>
            <w:tcMar>
              <w:top w:w="100" w:type="dxa"/>
              <w:left w:w="100" w:type="dxa"/>
              <w:bottom w:w="100" w:type="dxa"/>
              <w:right w:w="100" w:type="dxa"/>
            </w:tcMar>
          </w:tcPr>
          <w:p w14:paraId="6EA2193A" w14:textId="77777777" w:rsidR="00937D60" w:rsidRDefault="009F3004">
            <w:pPr>
              <w:widowControl w:val="0"/>
              <w:spacing w:after="0" w:line="276" w:lineRule="auto"/>
              <w:rPr>
                <w:b/>
                <w:color w:val="555555"/>
                <w:sz w:val="20"/>
                <w:szCs w:val="20"/>
              </w:rPr>
            </w:pPr>
            <w:r>
              <w:rPr>
                <w:b/>
                <w:color w:val="555555"/>
                <w:sz w:val="20"/>
                <w:szCs w:val="20"/>
              </w:rPr>
              <w:t>Total with Indonesia</w:t>
            </w:r>
          </w:p>
        </w:tc>
        <w:tc>
          <w:tcPr>
            <w:tcW w:w="2625" w:type="dxa"/>
            <w:tcBorders>
              <w:top w:val="nil"/>
              <w:left w:val="nil"/>
              <w:bottom w:val="single" w:sz="8" w:space="0" w:color="FFFFFF"/>
              <w:right w:val="single" w:sz="8" w:space="0" w:color="FFFFFF"/>
            </w:tcBorders>
            <w:shd w:val="clear" w:color="auto" w:fill="EFEFEF"/>
            <w:tcMar>
              <w:top w:w="100" w:type="dxa"/>
              <w:left w:w="100" w:type="dxa"/>
              <w:bottom w:w="100" w:type="dxa"/>
              <w:right w:w="100" w:type="dxa"/>
            </w:tcMar>
          </w:tcPr>
          <w:p w14:paraId="5BAEAD3F" w14:textId="77777777" w:rsidR="00937D60" w:rsidRDefault="009F3004">
            <w:pPr>
              <w:widowControl w:val="0"/>
              <w:spacing w:after="0" w:line="276" w:lineRule="auto"/>
              <w:jc w:val="center"/>
              <w:rPr>
                <w:b/>
                <w:color w:val="555555"/>
                <w:sz w:val="20"/>
                <w:szCs w:val="20"/>
              </w:rPr>
            </w:pPr>
            <w:r>
              <w:rPr>
                <w:b/>
                <w:color w:val="555555"/>
                <w:sz w:val="20"/>
                <w:szCs w:val="20"/>
              </w:rPr>
              <w:t>68,278.3</w:t>
            </w:r>
          </w:p>
        </w:tc>
      </w:tr>
    </w:tbl>
    <w:p w14:paraId="46CEA039" w14:textId="77777777" w:rsidR="00937D60" w:rsidRDefault="009F3004">
      <w:r>
        <w:br/>
      </w:r>
    </w:p>
    <w:p w14:paraId="7FE59121" w14:textId="5CA49FE2" w:rsidR="00937D60" w:rsidRDefault="009F3004">
      <w:r>
        <w:t xml:space="preserve">On a global level, we estimated that the number of </w:t>
      </w:r>
      <w:commentRangeStart w:id="33"/>
      <w:r>
        <w:t>girls</w:t>
      </w:r>
      <w:commentRangeEnd w:id="33"/>
      <w:r w:rsidR="004C2375">
        <w:rPr>
          <w:rStyle w:val="CommentReference"/>
        </w:rPr>
        <w:commentReference w:id="33"/>
      </w:r>
      <w:r>
        <w:t xml:space="preserve"> expected to be cut, who reside </w:t>
      </w:r>
      <w:ins w:id="34" w:author="José Manuel Aburto" w:date="2018-07-17T10:20:00Z">
        <w:r w:rsidR="00050C01">
          <w:t xml:space="preserve">in </w:t>
        </w:r>
      </w:ins>
      <w:r>
        <w:t>countries for which DHS and MICS survey are available, will increase from just under 3 million in 2015 to 3.7 million in 2030. This estimated increase amounts to 52 million girls for the whole 16-y</w:t>
      </w:r>
      <w:r w:rsidR="006E4958">
        <w:t>ear period, as shown in Figure 4</w:t>
      </w:r>
      <w:r>
        <w:t xml:space="preserve">. We arrange the stacked-bars for each year in </w:t>
      </w:r>
      <w:commentRangeStart w:id="35"/>
      <w:r>
        <w:t>Figure 3 in ascending order, so that countries with smaller estimated numbers of girls to be cut appear closer to the x-axis and countries with the largest numbers appear in the top portions of each annual stacked  bar</w:t>
      </w:r>
      <w:commentRangeEnd w:id="35"/>
      <w:r w:rsidR="004C2375">
        <w:rPr>
          <w:rStyle w:val="CommentReference"/>
        </w:rPr>
        <w:commentReference w:id="35"/>
      </w:r>
      <w:r>
        <w:t>.</w:t>
      </w:r>
    </w:p>
    <w:p w14:paraId="328E7894" w14:textId="2F821195" w:rsidR="00937D60" w:rsidRDefault="006E4958">
      <w:pPr>
        <w:rPr>
          <w:b/>
        </w:rPr>
      </w:pPr>
      <w:r>
        <w:rPr>
          <w:b/>
        </w:rPr>
        <w:t>Figure 4</w:t>
      </w:r>
      <w:r w:rsidR="009F3004">
        <w:rPr>
          <w:b/>
        </w:rPr>
        <w:t>: National estimates – Number of girls expected to be cut, per</w:t>
      </w:r>
      <w:r w:rsidR="00F012D0">
        <w:rPr>
          <w:b/>
        </w:rPr>
        <w:t xml:space="preserve"> year, in millions</w:t>
      </w:r>
    </w:p>
    <w:p w14:paraId="1EB49425" w14:textId="19A22047" w:rsidR="00937D60" w:rsidRDefault="003923B5">
      <w:pPr>
        <w:rPr>
          <w:b/>
        </w:rPr>
      </w:pPr>
      <w:r>
        <w:rPr>
          <w:noProof/>
        </w:rPr>
        <w:drawing>
          <wp:inline distT="0" distB="0" distL="0" distR="0" wp14:anchorId="7BBCF47E" wp14:editId="569C9C1C">
            <wp:extent cx="5572664" cy="3491846"/>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74433" cy="3492954"/>
                    </a:xfrm>
                    <a:prstGeom prst="rect">
                      <a:avLst/>
                    </a:prstGeom>
                  </pic:spPr>
                </pic:pic>
              </a:graphicData>
            </a:graphic>
          </wp:inline>
        </w:drawing>
      </w:r>
    </w:p>
    <w:p w14:paraId="10A402C5" w14:textId="256320B8" w:rsidR="00937D60" w:rsidRDefault="009F3004">
      <w:r>
        <w:t>If data</w:t>
      </w:r>
      <w:ins w:id="36" w:author="José Manuel Aburto" w:date="2018-07-17T10:23:00Z">
        <w:r w:rsidR="004C2375">
          <w:t xml:space="preserve"> on</w:t>
        </w:r>
      </w:ins>
      <w:r>
        <w:t xml:space="preserve"> Indonesia is </w:t>
      </w:r>
      <w:del w:id="37" w:author="José Manuel Aburto" w:date="2018-07-17T10:23:00Z">
        <w:r w:rsidDel="004C2375">
          <w:delText xml:space="preserve">also </w:delText>
        </w:r>
      </w:del>
      <w:r>
        <w:t xml:space="preserve">included in the estimates, the annual </w:t>
      </w:r>
      <w:del w:id="38" w:author="José Manuel Aburto" w:date="2018-07-17T10:23:00Z">
        <w:r w:rsidDel="004C2375">
          <w:delText xml:space="preserve">estimates </w:delText>
        </w:r>
      </w:del>
      <w:ins w:id="39" w:author="José Manuel Aburto" w:date="2018-07-17T10:23:00Z">
        <w:r w:rsidR="004C2375">
          <w:t xml:space="preserve">number </w:t>
        </w:r>
      </w:ins>
      <w:r>
        <w:t>of girls to be cut are approximately 1 million girls higher for each year. This amounts to a cumulative total of 68 million girls expected to be cut be</w:t>
      </w:r>
      <w:r w:rsidR="006E4958">
        <w:t>tween 2015 and 2030. In Figure 5</w:t>
      </w:r>
      <w:r>
        <w:t xml:space="preserve">, which is structured similarly to Figure 3, we display the annual estimates for Indonesia alongside the survey-based estimates for the 24 countries for which survey microdata are available.   </w:t>
      </w:r>
    </w:p>
    <w:p w14:paraId="7F0B034C" w14:textId="37B0B230" w:rsidR="00937D60" w:rsidRDefault="006E4958">
      <w:r>
        <w:rPr>
          <w:b/>
        </w:rPr>
        <w:lastRenderedPageBreak/>
        <w:t>Figure 5</w:t>
      </w:r>
      <w:r w:rsidR="009F3004">
        <w:rPr>
          <w:b/>
        </w:rPr>
        <w:t>: National estimates (including Indonesia)</w:t>
      </w:r>
      <w:r w:rsidR="00080C04">
        <w:rPr>
          <w:b/>
        </w:rPr>
        <w:t xml:space="preserve"> </w:t>
      </w:r>
      <w:r w:rsidR="009F3004">
        <w:rPr>
          <w:b/>
        </w:rPr>
        <w:t>– Number of girls expected t</w:t>
      </w:r>
      <w:r w:rsidR="00F012D0">
        <w:rPr>
          <w:b/>
        </w:rPr>
        <w:t>o be cut, per year, in millions</w:t>
      </w:r>
      <w:r w:rsidR="003923B5" w:rsidRPr="003923B5">
        <w:rPr>
          <w:noProof/>
        </w:rPr>
        <w:t xml:space="preserve"> </w:t>
      </w:r>
      <w:r w:rsidR="003923B5">
        <w:rPr>
          <w:noProof/>
        </w:rPr>
        <w:drawing>
          <wp:inline distT="0" distB="0" distL="0" distR="0" wp14:anchorId="57F0B053" wp14:editId="3329D5B6">
            <wp:extent cx="5943600" cy="372427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724275"/>
                    </a:xfrm>
                    <a:prstGeom prst="rect">
                      <a:avLst/>
                    </a:prstGeom>
                  </pic:spPr>
                </pic:pic>
              </a:graphicData>
            </a:graphic>
          </wp:inline>
        </w:drawing>
      </w:r>
    </w:p>
    <w:p w14:paraId="648A829A" w14:textId="77777777" w:rsidR="00937D60" w:rsidRDefault="00937D60"/>
    <w:p w14:paraId="30C141DC" w14:textId="6B49092B" w:rsidR="00937D60" w:rsidRDefault="009F3004">
      <w:r>
        <w:t>Previous estimates of FGM oscillated around 3 million girls per year (UNICEF 2005; Yoder, Wang and Johansen, 2013; and UNICEF 2013). The est</w:t>
      </w:r>
      <w:r w:rsidR="00FD451E">
        <w:t xml:space="preserve">imates presented herein are </w:t>
      </w:r>
      <w:r>
        <w:t xml:space="preserve">slightly higher than those previously reported. We discuss the comparison of these estimates with previous estimates in the following section. </w:t>
      </w:r>
    </w:p>
    <w:p w14:paraId="563CFCE6" w14:textId="77777777" w:rsidR="001D3FFE" w:rsidRDefault="001D3FFE"/>
    <w:p w14:paraId="6AC2E879" w14:textId="77777777" w:rsidR="001D3FFE" w:rsidRDefault="001D3FFE" w:rsidP="001D3FFE"/>
    <w:p w14:paraId="01086EB1" w14:textId="25B3BC3A" w:rsidR="00937D60" w:rsidRDefault="009F3004">
      <w:r w:rsidRPr="009F3004">
        <w:t xml:space="preserve">Figure </w:t>
      </w:r>
      <w:r w:rsidR="006E4958">
        <w:t>6</w:t>
      </w:r>
      <w:r w:rsidRPr="009F3004">
        <w:t xml:space="preserve"> illustrates the effect of the level of FGM in a country, </w:t>
      </w:r>
      <w:commentRangeStart w:id="40"/>
      <w:r w:rsidRPr="009F3004">
        <w:t>depicted on the y -axis</w:t>
      </w:r>
      <w:commentRangeEnd w:id="40"/>
      <w:r w:rsidR="004C2375">
        <w:rPr>
          <w:rStyle w:val="CommentReference"/>
        </w:rPr>
        <w:commentReference w:id="40"/>
      </w:r>
      <w:r w:rsidRPr="009F3004">
        <w:t xml:space="preserve">, as well as the number of girls age 0-14, depicted on the x-axis, on the contribution of each country to the global estimate, illustrated by the size and color of the </w:t>
      </w:r>
      <w:r>
        <w:t>bubble</w:t>
      </w:r>
      <w:r w:rsidRPr="009F3004">
        <w:t xml:space="preserve"> bellow. As mentioned earlier, </w:t>
      </w:r>
      <w:r>
        <w:t>Nigeria</w:t>
      </w:r>
      <w:r w:rsidRPr="009F3004">
        <w:t xml:space="preserve">, Indonesia, Ethiopia and Egypt contribute to a large extend to the overall number of girls expected to be cut, even though they were not the countries </w:t>
      </w:r>
      <w:r>
        <w:t>with</w:t>
      </w:r>
      <w:r w:rsidRPr="009F3004">
        <w:t xml:space="preserve"> the highest prevalence in our study. Guinea, Somalia and Mal</w:t>
      </w:r>
      <w:r>
        <w:rPr>
          <w:b/>
        </w:rPr>
        <w:t xml:space="preserve">i </w:t>
      </w:r>
      <w:r>
        <w:t>where FG</w:t>
      </w:r>
      <w:r w:rsidR="00080C04">
        <w:t>M</w:t>
      </w:r>
      <w:r>
        <w:t xml:space="preserve"> is routinely practiced, do not influence the overall estimate to a </w:t>
      </w:r>
      <w:r w:rsidR="00080C04">
        <w:t>similar</w:t>
      </w:r>
      <w:r>
        <w:t xml:space="preserve"> extend. This demonstrate the effect demography has on our estimates. </w:t>
      </w:r>
    </w:p>
    <w:p w14:paraId="38E06580" w14:textId="77777777" w:rsidR="00FD451E" w:rsidRDefault="00FD451E">
      <w:pPr>
        <w:rPr>
          <w:b/>
        </w:rPr>
      </w:pPr>
      <w:r>
        <w:rPr>
          <w:b/>
        </w:rPr>
        <w:br w:type="page"/>
      </w:r>
    </w:p>
    <w:p w14:paraId="7D5BEBD1" w14:textId="30228F4E" w:rsidR="00937D60" w:rsidRDefault="00FD451E">
      <w:pPr>
        <w:rPr>
          <w:b/>
        </w:rPr>
      </w:pPr>
      <w:r>
        <w:rPr>
          <w:b/>
        </w:rPr>
        <w:lastRenderedPageBreak/>
        <w:t>Figure 6</w:t>
      </w:r>
      <w:r w:rsidR="009F3004">
        <w:rPr>
          <w:b/>
        </w:rPr>
        <w:t xml:space="preserve">: Location of </w:t>
      </w:r>
      <w:r w:rsidR="00F4034E">
        <w:rPr>
          <w:b/>
        </w:rPr>
        <w:t>girls expected to be cut</w:t>
      </w:r>
      <w:r w:rsidR="009F3004">
        <w:rPr>
          <w:b/>
        </w:rPr>
        <w:t xml:space="preserve"> 2015-2030 </w:t>
      </w:r>
    </w:p>
    <w:p w14:paraId="4A72A6F0" w14:textId="77777777" w:rsidR="00937D60" w:rsidRDefault="009F3004">
      <w:pPr>
        <w:rPr>
          <w:b/>
        </w:rPr>
      </w:pPr>
      <w:r>
        <w:rPr>
          <w:b/>
          <w:noProof/>
        </w:rPr>
        <w:drawing>
          <wp:inline distT="114300" distB="114300" distL="114300" distR="114300" wp14:anchorId="5F564F46" wp14:editId="612958C1">
            <wp:extent cx="5943600" cy="2842883"/>
            <wp:effectExtent l="0" t="0" r="0" b="0"/>
            <wp:docPr id="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rotWithShape="1">
                    <a:blip r:embed="rId18"/>
                    <a:srcRect t="3514"/>
                    <a:stretch/>
                  </pic:blipFill>
                  <pic:spPr bwMode="auto">
                    <a:xfrm>
                      <a:off x="0" y="0"/>
                      <a:ext cx="5943600" cy="2842883"/>
                    </a:xfrm>
                    <a:prstGeom prst="rect">
                      <a:avLst/>
                    </a:prstGeom>
                    <a:ln>
                      <a:noFill/>
                    </a:ln>
                    <a:extLst>
                      <a:ext uri="{53640926-AAD7-44D8-BBD7-CCE9431645EC}">
                        <a14:shadowObscured xmlns:a14="http://schemas.microsoft.com/office/drawing/2010/main"/>
                      </a:ext>
                    </a:extLst>
                  </pic:spPr>
                </pic:pic>
              </a:graphicData>
            </a:graphic>
          </wp:inline>
        </w:drawing>
      </w:r>
    </w:p>
    <w:p w14:paraId="2B7B2253" w14:textId="6F2313E9" w:rsidR="00937D60" w:rsidRDefault="009F3004">
      <w:pPr>
        <w:rPr>
          <w:sz w:val="16"/>
          <w:szCs w:val="16"/>
        </w:rPr>
      </w:pPr>
      <w:r>
        <w:rPr>
          <w:sz w:val="16"/>
          <w:szCs w:val="16"/>
        </w:rPr>
        <w:t>Sources:</w:t>
      </w:r>
      <w:r w:rsidR="00F4034E">
        <w:rPr>
          <w:sz w:val="16"/>
          <w:szCs w:val="16"/>
        </w:rPr>
        <w:t xml:space="preserve"> </w:t>
      </w:r>
      <w:r>
        <w:rPr>
          <w:sz w:val="16"/>
          <w:szCs w:val="16"/>
        </w:rPr>
        <w:t>FGM data - latest nationally representative hous</w:t>
      </w:r>
      <w:r w:rsidR="00F4034E">
        <w:rPr>
          <w:sz w:val="16"/>
          <w:szCs w:val="16"/>
        </w:rPr>
        <w:t>ehold survey, and UN DESA, Worl</w:t>
      </w:r>
      <w:r>
        <w:rPr>
          <w:sz w:val="16"/>
          <w:szCs w:val="16"/>
        </w:rPr>
        <w:t>d Population Prospects, 2017 Revision</w:t>
      </w:r>
    </w:p>
    <w:p w14:paraId="2DE09B87" w14:textId="77777777" w:rsidR="00937D60" w:rsidRDefault="00937D60">
      <w:pPr>
        <w:rPr>
          <w:b/>
          <w:sz w:val="28"/>
          <w:szCs w:val="28"/>
        </w:rPr>
      </w:pPr>
    </w:p>
    <w:p w14:paraId="1CBB4790" w14:textId="77777777" w:rsidR="00937D60" w:rsidRDefault="009F3004">
      <w:pPr>
        <w:rPr>
          <w:b/>
          <w:sz w:val="28"/>
          <w:szCs w:val="28"/>
        </w:rPr>
      </w:pPr>
      <w:r>
        <w:rPr>
          <w:b/>
          <w:sz w:val="28"/>
          <w:szCs w:val="28"/>
        </w:rPr>
        <w:t>Discussion</w:t>
      </w:r>
    </w:p>
    <w:p w14:paraId="595978A6" w14:textId="77777777" w:rsidR="00937D60" w:rsidRDefault="009F3004">
      <w:r>
        <w:t xml:space="preserve">In this paper, we presented a new approach to the estimation of FGM risk and affected population size for </w:t>
      </w:r>
      <w:commentRangeStart w:id="41"/>
      <w:r>
        <w:t>25</w:t>
      </w:r>
      <w:commentRangeEnd w:id="41"/>
      <w:r w:rsidR="004C2375">
        <w:rPr>
          <w:rStyle w:val="CommentReference"/>
        </w:rPr>
        <w:commentReference w:id="41"/>
      </w:r>
      <w:r>
        <w:t xml:space="preserve"> countries where FGM is documented in nationally representative household surveys. Building on previous estimation efforts, this methodology provides a more precise analysis of the population dynamics surrounding FGM which often assumed implicitly a constant risk of cutting for all cohorts until the age of 20. </w:t>
      </w:r>
    </w:p>
    <w:p w14:paraId="5876525E" w14:textId="77777777" w:rsidR="00937D60" w:rsidRDefault="009F3004">
      <w:pPr>
        <w:spacing w:after="0"/>
      </w:pPr>
      <w:r>
        <w:t xml:space="preserve">The estimates presented in this paper dynamically unpack two core drivers behind the number of girls that will experience FGM in future. The first one is the probability of girls going through FGM at each year of their life, that is the risk of cutting at age 0-years, at age 1-year, at age 2-years, etc.. The second one is the absolute number of girls in each single year cohort, i.e. </w:t>
      </w:r>
      <w:proofErr w:type="spellStart"/>
      <w:r>
        <w:t>i</w:t>
      </w:r>
      <w:proofErr w:type="spellEnd"/>
      <w:r>
        <w:t xml:space="preserve">. the number of girls aged 0-years, aged 1-year and aged 2-years that are alive.  Therefore, our estimates provide an explicit quantification of the effect of future population dynamics on FGM risk girls age 0-14 face in the 25 countries included in this note. </w:t>
      </w:r>
    </w:p>
    <w:p w14:paraId="4E42C6BA" w14:textId="77777777" w:rsidR="00937D60" w:rsidRDefault="00937D60">
      <w:pPr>
        <w:spacing w:after="0"/>
        <w:rPr>
          <w:u w:val="single"/>
        </w:rPr>
      </w:pPr>
    </w:p>
    <w:p w14:paraId="72CE9A98" w14:textId="77777777" w:rsidR="00937D60" w:rsidRDefault="009F3004">
      <w:pPr>
        <w:spacing w:after="0" w:line="240" w:lineRule="auto"/>
        <w:rPr>
          <w:u w:val="single"/>
        </w:rPr>
      </w:pPr>
      <w:r>
        <w:rPr>
          <w:u w:val="single"/>
        </w:rPr>
        <w:t xml:space="preserve">Comparison with Previous Estimates </w:t>
      </w:r>
    </w:p>
    <w:p w14:paraId="7B0DAEEE" w14:textId="77777777" w:rsidR="00937D60" w:rsidRDefault="00937D60">
      <w:pPr>
        <w:spacing w:after="0" w:line="240" w:lineRule="auto"/>
      </w:pPr>
    </w:p>
    <w:p w14:paraId="56FCC816" w14:textId="77777777" w:rsidR="00937D60" w:rsidRDefault="009F3004">
      <w:pPr>
        <w:spacing w:after="0" w:line="240" w:lineRule="auto"/>
      </w:pPr>
      <w:r>
        <w:t xml:space="preserve">Our incidence estimates are higher than previous estimates, for two reasons. First, we have cautiously factored in girls cut in the first year of their life in Indonesia, and due to the magnitude of the Indonesian data this adds roughly 1 million girls per year. Second, as we explicitly factor in future population dynamics, our estimates which start around 4 million in 2015, slowly rise to 4.6 in 2030 which is </w:t>
      </w:r>
      <w:r>
        <w:lastRenderedPageBreak/>
        <w:t>approximately 50% higher than previous estimates. This is true despite the exclusion of Cameroon, Liberia, Uganda, Eritrea and Djibouti from the estimates (more below).</w:t>
      </w:r>
    </w:p>
    <w:p w14:paraId="3A94D5ED" w14:textId="6A10C3F6" w:rsidR="00937D60" w:rsidRDefault="009F3004">
      <w:pPr>
        <w:spacing w:after="0" w:line="240" w:lineRule="auto"/>
      </w:pPr>
      <w:r>
        <w:t xml:space="preserve">Demography matters, and population size and future population growth are key factors that will shape absolute FGM risk in future years. Hence, we </w:t>
      </w:r>
      <w:r w:rsidR="00F4034E">
        <w:t>focused</w:t>
      </w:r>
      <w:r>
        <w:t xml:space="preserve"> explicitly on factoring in these population dynamics into the estimation and modeling process to ensure resulting estimates are sensitive to underlying demographic change and, in turn, shape policy and program design to reduce harmful practices.</w:t>
      </w:r>
    </w:p>
    <w:p w14:paraId="7ADFA815" w14:textId="77777777" w:rsidR="00937D60" w:rsidRDefault="00937D60">
      <w:pPr>
        <w:spacing w:after="0" w:line="240" w:lineRule="auto"/>
        <w:rPr>
          <w:u w:val="single"/>
        </w:rPr>
      </w:pPr>
    </w:p>
    <w:p w14:paraId="7140164D" w14:textId="77777777" w:rsidR="00937D60" w:rsidRDefault="009F3004">
      <w:pPr>
        <w:spacing w:after="0" w:line="240" w:lineRule="auto"/>
        <w:rPr>
          <w:u w:val="single"/>
        </w:rPr>
      </w:pPr>
      <w:r>
        <w:rPr>
          <w:u w:val="single"/>
        </w:rPr>
        <w:t>Limitations of available data</w:t>
      </w:r>
    </w:p>
    <w:p w14:paraId="42A47EBC" w14:textId="77777777" w:rsidR="00937D60" w:rsidRDefault="00937D60">
      <w:pPr>
        <w:spacing w:after="0" w:line="240" w:lineRule="auto"/>
        <w:rPr>
          <w:u w:val="single"/>
        </w:rPr>
      </w:pPr>
    </w:p>
    <w:p w14:paraId="3B9EC864" w14:textId="77777777" w:rsidR="00937D60" w:rsidRDefault="009F3004">
      <w:pPr>
        <w:spacing w:after="0" w:line="240" w:lineRule="auto"/>
      </w:pPr>
      <w:r>
        <w:t>The data and methods that underpin these estimates are subject to a number of limitations, as a result of the quantity of available data, the nature of these data, and the necessary simplifying assumptions made during the estimation process. We discuss these data limitations in turn below.</w:t>
      </w:r>
    </w:p>
    <w:p w14:paraId="557A72DA" w14:textId="77777777" w:rsidR="00937D60" w:rsidRDefault="00937D60">
      <w:pPr>
        <w:spacing w:after="0" w:line="240" w:lineRule="auto"/>
      </w:pPr>
    </w:p>
    <w:p w14:paraId="5594FCD2" w14:textId="77777777" w:rsidR="00937D60" w:rsidRDefault="009F3004">
      <w:pPr>
        <w:spacing w:after="0" w:line="240" w:lineRule="auto"/>
        <w:ind w:left="720"/>
        <w:rPr>
          <w:u w:val="single"/>
        </w:rPr>
      </w:pPr>
      <w:r>
        <w:rPr>
          <w:u w:val="single"/>
        </w:rPr>
        <w:t>Availability of survey data</w:t>
      </w:r>
    </w:p>
    <w:p w14:paraId="4FB3E625" w14:textId="77777777" w:rsidR="00937D60" w:rsidRDefault="00937D60">
      <w:pPr>
        <w:spacing w:after="0" w:line="240" w:lineRule="auto"/>
        <w:ind w:left="720"/>
      </w:pPr>
    </w:p>
    <w:p w14:paraId="4390FBD3" w14:textId="77777777" w:rsidR="00937D60" w:rsidRDefault="009F3004">
      <w:pPr>
        <w:spacing w:after="0" w:line="240" w:lineRule="auto"/>
        <w:ind w:left="720"/>
      </w:pPr>
      <w:r>
        <w:t xml:space="preserve">Nationally-representative data on FGM incidence for all countries of the world are not available and limited to countries targeted in the last 10 years by a MICS or DHS survey that included a FGM module. Hence, this analysis focuses on available data for 25 countries for which this is the case.  </w:t>
      </w:r>
    </w:p>
    <w:p w14:paraId="2C199416" w14:textId="77777777" w:rsidR="00937D60" w:rsidRDefault="00937D60">
      <w:pPr>
        <w:spacing w:after="0" w:line="240" w:lineRule="auto"/>
        <w:ind w:left="720"/>
      </w:pPr>
    </w:p>
    <w:p w14:paraId="6C52DFF0" w14:textId="1637A0D6" w:rsidR="00937D60" w:rsidRDefault="009F3004">
      <w:pPr>
        <w:spacing w:after="0" w:line="240" w:lineRule="auto"/>
        <w:ind w:left="720"/>
      </w:pPr>
      <w:r>
        <w:t xml:space="preserve">Countries such as Cameroon, Djibouti, and Eritrea were not included since there are no recent enough nationally representative surveys that included FGM data. Uganda and Liberia could not be included in the dataset as a question on the age at cutting was not asked during those surveys. Countries that host large numbers </w:t>
      </w:r>
      <w:r w:rsidR="00080C04">
        <w:t>of international</w:t>
      </w:r>
      <w:r>
        <w:t xml:space="preserve"> migrants from places where the FGM is practiced, such as France, Germany, USA, are excluded from this analysis given the lack of data concerning these migrant communities and our focus on countries that are part of the joint UNFPA-</w:t>
      </w:r>
      <w:r w:rsidR="00FD451E">
        <w:t>UNICEF</w:t>
      </w:r>
      <w:r>
        <w:t xml:space="preserve"> program on FGM.</w:t>
      </w:r>
      <w:r>
        <w:rPr>
          <w:vertAlign w:val="superscript"/>
        </w:rPr>
        <w:footnoteReference w:id="13"/>
      </w:r>
      <w:r>
        <w:t xml:space="preserve"> </w:t>
      </w:r>
    </w:p>
    <w:p w14:paraId="4265F31F" w14:textId="77777777" w:rsidR="00937D60" w:rsidRDefault="00937D60">
      <w:pPr>
        <w:spacing w:after="0" w:line="240" w:lineRule="auto"/>
        <w:ind w:left="720"/>
      </w:pPr>
    </w:p>
    <w:p w14:paraId="5C2CCCB1" w14:textId="52756298" w:rsidR="00937D60" w:rsidRDefault="009F3004">
      <w:pPr>
        <w:spacing w:after="0" w:line="240" w:lineRule="auto"/>
        <w:ind w:left="720"/>
      </w:pPr>
      <w:r>
        <w:t xml:space="preserve">We present our estimates initially without data from Indonesia (in Figure 2) and then with data from Indonesia (in Figure 3). We do this for clarity and scientific transparency. The available data from Indonesia are notably less detailed than the DHS and MICS survey microdata published for other countries. The Indonesian RISKESDAS survey data most </w:t>
      </w:r>
      <w:r w:rsidR="00080C04">
        <w:t>importantly do</w:t>
      </w:r>
      <w:r>
        <w:t xml:space="preserve"> not provide specify the year by year disaggregation of age at cutting.</w:t>
      </w:r>
      <w:r>
        <w:rPr>
          <w:vertAlign w:val="superscript"/>
        </w:rPr>
        <w:footnoteReference w:id="14"/>
      </w:r>
      <w:r>
        <w:t xml:space="preserve"> However Indonesia, with a projected population size of 264 million persons in 2017, is the 4th most populous country in the world. So excluding Indonesia would highly underestimate the actual number of girls at risk. . </w:t>
      </w:r>
    </w:p>
    <w:p w14:paraId="3DB599BD" w14:textId="77777777" w:rsidR="00937D60" w:rsidRDefault="00937D60">
      <w:pPr>
        <w:spacing w:after="0" w:line="240" w:lineRule="auto"/>
        <w:ind w:left="720"/>
      </w:pPr>
    </w:p>
    <w:p w14:paraId="7AD7AFAA" w14:textId="77777777" w:rsidR="00937D60" w:rsidRDefault="009F3004">
      <w:pPr>
        <w:spacing w:after="0" w:line="240" w:lineRule="auto"/>
        <w:ind w:left="720"/>
      </w:pPr>
      <w:r>
        <w:rPr>
          <w:u w:val="single"/>
        </w:rPr>
        <w:t>Lack of ‘trend’ or time-series data</w:t>
      </w:r>
      <w:r>
        <w:t xml:space="preserve">  </w:t>
      </w:r>
    </w:p>
    <w:p w14:paraId="3F7AFBF4" w14:textId="77777777" w:rsidR="00937D60" w:rsidRDefault="00937D60">
      <w:pPr>
        <w:spacing w:after="0" w:line="240" w:lineRule="auto"/>
        <w:ind w:left="720"/>
      </w:pPr>
    </w:p>
    <w:p w14:paraId="6C208865" w14:textId="77777777" w:rsidR="00937D60" w:rsidRDefault="009F3004">
      <w:pPr>
        <w:spacing w:after="0"/>
        <w:ind w:left="720"/>
      </w:pPr>
      <w:r>
        <w:t xml:space="preserve">At this point, only the most recently available data point was taken into account which is used as the baseline level in 2015 and is assumed to remain constant until 2030. Therefore, the </w:t>
      </w:r>
      <w:r>
        <w:lastRenderedPageBreak/>
        <w:t xml:space="preserve">estimates and projections at hand have to be interpreted as number of girls projected to undergo FGM by 2030 if current levels of FGM are to prevail. </w:t>
      </w:r>
    </w:p>
    <w:p w14:paraId="371D72D8" w14:textId="77777777" w:rsidR="00937D60" w:rsidRDefault="009F3004">
      <w:pPr>
        <w:spacing w:after="0"/>
        <w:ind w:left="720"/>
      </w:pPr>
      <w:r>
        <w:t>As there is evidence of a decline in the practice in many countries (</w:t>
      </w:r>
      <w:proofErr w:type="spellStart"/>
      <w:r>
        <w:rPr>
          <w:rFonts w:ascii="Arial" w:eastAsia="Arial" w:hAnsi="Arial" w:cs="Arial"/>
          <w:sz w:val="20"/>
          <w:szCs w:val="20"/>
        </w:rPr>
        <w:t>Chikhungu</w:t>
      </w:r>
      <w:proofErr w:type="spellEnd"/>
      <w:r>
        <w:rPr>
          <w:rFonts w:ascii="Arial" w:eastAsia="Arial" w:hAnsi="Arial" w:cs="Arial"/>
          <w:sz w:val="20"/>
          <w:szCs w:val="20"/>
        </w:rPr>
        <w:t xml:space="preserve"> and </w:t>
      </w:r>
      <w:proofErr w:type="spellStart"/>
      <w:r>
        <w:rPr>
          <w:rFonts w:ascii="Arial" w:eastAsia="Arial" w:hAnsi="Arial" w:cs="Arial"/>
          <w:sz w:val="20"/>
          <w:szCs w:val="20"/>
        </w:rPr>
        <w:t>Madise</w:t>
      </w:r>
      <w:proofErr w:type="spellEnd"/>
      <w:r>
        <w:rPr>
          <w:rFonts w:ascii="Arial" w:eastAsia="Arial" w:hAnsi="Arial" w:cs="Arial"/>
          <w:sz w:val="20"/>
          <w:szCs w:val="20"/>
        </w:rPr>
        <w:t xml:space="preserve"> 2015)</w:t>
      </w:r>
      <w:r>
        <w:t xml:space="preserve">, future estimates should include this trend and take into account FGM data from successive surveys or different cohorts within the same survey,  if they are available and as they hopefully become more available in the near future.  We regard this as one of the most important future steps to improve our understanding of the demography of FGM. </w:t>
      </w:r>
    </w:p>
    <w:p w14:paraId="7FCB8E86" w14:textId="77777777" w:rsidR="00937D60" w:rsidRDefault="00937D60">
      <w:pPr>
        <w:spacing w:after="0"/>
        <w:ind w:left="720"/>
      </w:pPr>
    </w:p>
    <w:p w14:paraId="3F27A483" w14:textId="77777777" w:rsidR="00937D60" w:rsidRDefault="009F3004">
      <w:pPr>
        <w:spacing w:after="0"/>
        <w:ind w:left="720"/>
        <w:rPr>
          <w:u w:val="single"/>
        </w:rPr>
      </w:pPr>
      <w:r>
        <w:rPr>
          <w:u w:val="single"/>
        </w:rPr>
        <w:t>Non-availability of data for younger girls</w:t>
      </w:r>
    </w:p>
    <w:p w14:paraId="6EDF1CEA" w14:textId="77777777" w:rsidR="00937D60" w:rsidRDefault="00937D60">
      <w:pPr>
        <w:spacing w:after="0"/>
        <w:ind w:left="720"/>
      </w:pPr>
    </w:p>
    <w:p w14:paraId="0065295C" w14:textId="77777777" w:rsidR="00937D60" w:rsidRDefault="009F3004">
      <w:pPr>
        <w:spacing w:after="0"/>
        <w:ind w:left="720"/>
      </w:pPr>
      <w:r>
        <w:t xml:space="preserve">Gambia, Iraq, Niger and Yemen do not collect data on girls younger than 15 years old. When using the data for these countries, the closest age group of women 15-19 years are used in order to estimate the number of girls projected to be cut. Accordingly, the methodology for these countries differs slightly. These young women are either cut, or censored at 15 years as by definition they survived until the age group 15-19 years. How we assume this to influence the data quality, however, is discussed above in the data section. </w:t>
      </w:r>
    </w:p>
    <w:p w14:paraId="43F054B6" w14:textId="77777777" w:rsidR="00937D60" w:rsidRDefault="00937D60">
      <w:pPr>
        <w:spacing w:after="0"/>
        <w:ind w:left="720"/>
      </w:pPr>
    </w:p>
    <w:p w14:paraId="75EE9CFD" w14:textId="77777777" w:rsidR="00937D60" w:rsidRDefault="009F3004">
      <w:pPr>
        <w:spacing w:after="0"/>
        <w:ind w:left="720"/>
        <w:rPr>
          <w:u w:val="single"/>
        </w:rPr>
      </w:pPr>
      <w:r>
        <w:rPr>
          <w:u w:val="single"/>
        </w:rPr>
        <w:t>Respondent recall issues in retrospective survey</w:t>
      </w:r>
    </w:p>
    <w:p w14:paraId="5E097A16" w14:textId="77777777" w:rsidR="00937D60" w:rsidRDefault="00937D60">
      <w:pPr>
        <w:spacing w:after="0"/>
        <w:ind w:left="720"/>
        <w:rPr>
          <w:u w:val="single"/>
        </w:rPr>
      </w:pPr>
    </w:p>
    <w:p w14:paraId="2C9D98A7" w14:textId="732D0480" w:rsidR="00937D60" w:rsidRDefault="009F3004">
      <w:pPr>
        <w:spacing w:after="0"/>
        <w:ind w:left="720"/>
      </w:pPr>
      <w:r>
        <w:t xml:space="preserve">If a woman could only vaguely recall when her daughter was cut, or when she was cut, DHS and MICS typically code this as cut ‘During infancy’. In this case, the national survey </w:t>
      </w:r>
      <w:r w:rsidR="00080C04">
        <w:t>reports most</w:t>
      </w:r>
      <w:r>
        <w:t xml:space="preserve"> commonly define ‘infancy’ from 0-5 years. The exact age was estimate by applying the same distribution as observed among women who could remember the exact year of cutting for the respective national survey.  </w:t>
      </w:r>
    </w:p>
    <w:p w14:paraId="34F5FF68" w14:textId="77777777" w:rsidR="00937D60" w:rsidRDefault="00937D60">
      <w:pPr>
        <w:spacing w:after="0"/>
        <w:ind w:left="720"/>
      </w:pPr>
    </w:p>
    <w:p w14:paraId="5C541039" w14:textId="77777777" w:rsidR="00937D60" w:rsidRDefault="009F3004">
      <w:pPr>
        <w:spacing w:after="0"/>
        <w:ind w:left="720"/>
        <w:rPr>
          <w:u w:val="single"/>
        </w:rPr>
      </w:pPr>
      <w:r>
        <w:rPr>
          <w:u w:val="single"/>
        </w:rPr>
        <w:t>Age-cut off</w:t>
      </w:r>
    </w:p>
    <w:p w14:paraId="1FFF3393" w14:textId="77777777" w:rsidR="00937D60" w:rsidRDefault="00937D60">
      <w:pPr>
        <w:spacing w:after="0"/>
        <w:ind w:left="720"/>
        <w:rPr>
          <w:u w:val="single"/>
        </w:rPr>
      </w:pPr>
    </w:p>
    <w:p w14:paraId="1C6A5237" w14:textId="06E639F3" w:rsidR="00937D60" w:rsidRDefault="009F3004">
      <w:pPr>
        <w:spacing w:after="0"/>
        <w:ind w:left="720"/>
      </w:pPr>
      <w:r>
        <w:t xml:space="preserve">DHS and MICS surveys interview women age 15-49 who provide information on themselves and, more recently, on their daughters age 14 or younger. As a consequence, the estimates at hand assume that FGM occurs only in the first 14 years of life, and that the status of 14 years old is the final FGM status. This is a reasonable assumption in most cases at hand. Yet, </w:t>
      </w:r>
      <w:r w:rsidRPr="00F4034E">
        <w:rPr>
          <w:color w:val="auto"/>
        </w:rPr>
        <w:t>in Kenya a non</w:t>
      </w:r>
      <w:r>
        <w:t>-negligible amount of FGM occurs after this cut-off.</w:t>
      </w:r>
    </w:p>
    <w:p w14:paraId="35E0CA38" w14:textId="77777777" w:rsidR="00937D60" w:rsidRDefault="00937D60">
      <w:pPr>
        <w:spacing w:after="0"/>
        <w:ind w:left="720"/>
      </w:pPr>
    </w:p>
    <w:p w14:paraId="0BBA8FB4" w14:textId="77777777" w:rsidR="00937D60" w:rsidRDefault="009F3004">
      <w:pPr>
        <w:spacing w:after="0"/>
        <w:ind w:left="720"/>
        <w:rPr>
          <w:u w:val="single"/>
        </w:rPr>
      </w:pPr>
      <w:r>
        <w:rPr>
          <w:u w:val="single"/>
        </w:rPr>
        <w:t>Uncertainty of the estimates</w:t>
      </w:r>
    </w:p>
    <w:p w14:paraId="0F279933" w14:textId="77777777" w:rsidR="00937D60" w:rsidRDefault="00937D60">
      <w:pPr>
        <w:spacing w:after="0"/>
        <w:ind w:left="720"/>
        <w:rPr>
          <w:u w:val="single"/>
        </w:rPr>
      </w:pPr>
    </w:p>
    <w:p w14:paraId="7D2D04D4" w14:textId="77777777" w:rsidR="00937D60" w:rsidRDefault="009F3004">
      <w:pPr>
        <w:spacing w:after="0"/>
        <w:ind w:left="720"/>
      </w:pPr>
      <w:r>
        <w:t xml:space="preserve">The estimates at hand are based on nationally representative household surveys as well as population projections by the United Nations and underlie uncertainties that at this point have not yet been quantified. Below, we are listing the factors that lead to or increase uncertainties around the point estimates we presented in this paper. </w:t>
      </w:r>
    </w:p>
    <w:p w14:paraId="431F27E9" w14:textId="77777777" w:rsidR="00937D60" w:rsidRDefault="00937D60">
      <w:pPr>
        <w:spacing w:after="0"/>
        <w:ind w:left="720"/>
      </w:pPr>
    </w:p>
    <w:p w14:paraId="1D4AE8E4" w14:textId="77777777" w:rsidR="00937D60" w:rsidRDefault="009F3004">
      <w:pPr>
        <w:spacing w:after="0"/>
        <w:ind w:left="720"/>
        <w:rPr>
          <w:u w:val="single"/>
        </w:rPr>
      </w:pPr>
      <w:r>
        <w:rPr>
          <w:u w:val="single"/>
        </w:rPr>
        <w:t>Non-sampling bias</w:t>
      </w:r>
    </w:p>
    <w:p w14:paraId="5DD54519" w14:textId="77777777" w:rsidR="00937D60" w:rsidRDefault="00937D60">
      <w:pPr>
        <w:spacing w:after="0"/>
        <w:ind w:left="720"/>
        <w:rPr>
          <w:u w:val="single"/>
        </w:rPr>
      </w:pPr>
    </w:p>
    <w:p w14:paraId="59C8BADB" w14:textId="77777777" w:rsidR="00937D60" w:rsidRDefault="009F3004">
      <w:pPr>
        <w:spacing w:after="0"/>
        <w:ind w:left="720"/>
        <w:rPr>
          <w:u w:val="single"/>
        </w:rPr>
      </w:pPr>
      <w:r>
        <w:t xml:space="preserve">Both the survey data on FGM and the population projections of girls exposed to the risk of FGM between 2015 and 2030 are subject to measurement uncertainty. The survey data are subject to uncertainty as our estimates are based on a subset of the actual population living in each country which has been sampled by a certain survey design, in the case of DHS, for example, a two stage cluster survey. The population projections used are deterministic projections, but in reality are themselves subject to measurement uncertainty. </w:t>
      </w:r>
    </w:p>
    <w:p w14:paraId="04B5372F" w14:textId="77777777" w:rsidR="00937D60" w:rsidRDefault="00937D60">
      <w:pPr>
        <w:spacing w:after="0"/>
        <w:ind w:left="720"/>
      </w:pPr>
    </w:p>
    <w:p w14:paraId="3712AE76" w14:textId="77777777" w:rsidR="00937D60" w:rsidRDefault="009F3004">
      <w:pPr>
        <w:spacing w:after="240"/>
        <w:ind w:firstLine="720"/>
        <w:rPr>
          <w:u w:val="single"/>
        </w:rPr>
      </w:pPr>
      <w:r>
        <w:rPr>
          <w:u w:val="single"/>
        </w:rPr>
        <w:t>Sampling bias - Reliability of survey responses</w:t>
      </w:r>
    </w:p>
    <w:p w14:paraId="62BBBB08" w14:textId="77777777" w:rsidR="00937D60" w:rsidRDefault="009F3004">
      <w:pPr>
        <w:spacing w:after="0"/>
        <w:ind w:left="720"/>
      </w:pPr>
      <w:r>
        <w:t xml:space="preserve">The estimation of girls/women projected to be cut between 2015 and 2030 assumes that the reporting of FGM by respondents is reliable in the surveys at hand. Inconsistency between data sources may result from language/terminological issues between the interviewer (or survey instrument) and respondent, or changes in the perceived social cultural acceptance, legality, or understanding of FGM amongst survey respondents (UNFPA 2013). This might especially affect the reliability of data derived from mothers’ statements. In some of the countries included in our analysis, such as Burkina Faso, the practice of FGM has been outlawed for many years. Therefore, there might be a disincentive for women to report on the FGM status of their daughters if they are cut. On the other hand, for mothers, the event might date back many years and memories of mothers on their daughter’s childhood might be more reliable compared to memories of their own childhood, taking into account that for a 19 year old, the oldest ‘mother’ cohort included in this estimate, the respondent’s recall period can be as long as 18 years. This is relevant for the four countries included in this estimate for which only data for 15-19 year old have been available. </w:t>
      </w:r>
    </w:p>
    <w:p w14:paraId="57031DC3" w14:textId="77777777" w:rsidR="00937D60" w:rsidRDefault="00937D60">
      <w:pPr>
        <w:spacing w:after="0"/>
        <w:ind w:left="720"/>
      </w:pPr>
    </w:p>
    <w:p w14:paraId="2D99A559" w14:textId="7C543489" w:rsidR="00937D60" w:rsidRDefault="009F3004">
      <w:pPr>
        <w:spacing w:after="0"/>
        <w:ind w:left="720"/>
      </w:pPr>
      <w:r>
        <w:t xml:space="preserve">It is hard to know how reliable respondent reporting is in nationally-representative surveys and the range of variation in survey data reliability across the available surveys. A reliability assessment using successive surveys within </w:t>
      </w:r>
      <w:proofErr w:type="spellStart"/>
      <w:r>
        <w:t>Navorongo</w:t>
      </w:r>
      <w:proofErr w:type="spellEnd"/>
      <w:r>
        <w:t xml:space="preserve"> Health and Demographic Surveillance site in Ghana found that 15% of respondents gave differing responses to FGM questions across the surveys (Jackson et al 2003).  In a 2005 small-scale study in rural Northern Tanzania, data from survey responses suggested that 66% of females had experienced FGM in contrast to clinical exam data that implied that 74% had experienced FGM (</w:t>
      </w:r>
      <w:proofErr w:type="spellStart"/>
      <w:r>
        <w:t>Klouman</w:t>
      </w:r>
      <w:proofErr w:type="spellEnd"/>
      <w:r>
        <w:t xml:space="preserve">, </w:t>
      </w:r>
      <w:proofErr w:type="spellStart"/>
      <w:r>
        <w:t>Mangoni</w:t>
      </w:r>
      <w:proofErr w:type="spellEnd"/>
      <w:r>
        <w:t xml:space="preserve">, </w:t>
      </w:r>
      <w:proofErr w:type="spellStart"/>
      <w:r>
        <w:t>Klepp</w:t>
      </w:r>
      <w:proofErr w:type="spellEnd"/>
      <w:r>
        <w:t xml:space="preserve"> 2005). Thus additional data and further research is needed to better assess the reliability and validity of responses to survey questions on FGM experience/incidence in different cultural settings. </w:t>
      </w:r>
    </w:p>
    <w:p w14:paraId="7A690332" w14:textId="77777777" w:rsidR="00937D60" w:rsidRDefault="00937D60">
      <w:pPr>
        <w:spacing w:after="240"/>
        <w:rPr>
          <w:u w:val="single"/>
        </w:rPr>
      </w:pPr>
    </w:p>
    <w:p w14:paraId="29AC9A63" w14:textId="77777777" w:rsidR="00937D60" w:rsidRDefault="00937D60">
      <w:pPr>
        <w:spacing w:after="0"/>
      </w:pPr>
    </w:p>
    <w:p w14:paraId="5DABA04E" w14:textId="77777777" w:rsidR="00937D60" w:rsidRDefault="009F3004">
      <w:pPr>
        <w:spacing w:after="240"/>
        <w:rPr>
          <w:b/>
          <w:sz w:val="28"/>
          <w:szCs w:val="28"/>
        </w:rPr>
      </w:pPr>
      <w:r>
        <w:rPr>
          <w:b/>
          <w:sz w:val="28"/>
          <w:szCs w:val="28"/>
        </w:rPr>
        <w:t>Future research directions</w:t>
      </w:r>
    </w:p>
    <w:p w14:paraId="1C31B019" w14:textId="77777777" w:rsidR="00937D60" w:rsidRDefault="009F3004">
      <w:pPr>
        <w:spacing w:after="240"/>
      </w:pPr>
      <w:r>
        <w:t xml:space="preserve">Based on the assessment of limitations of the estimates at hand, we identified some of the most important next steps in order to obtain more precise and reliable incidence estimates on the number of girls at risk of experiencing FGM bellow. </w:t>
      </w:r>
    </w:p>
    <w:p w14:paraId="393D67CE" w14:textId="77777777" w:rsidR="00937D60" w:rsidRDefault="009F3004">
      <w:pPr>
        <w:numPr>
          <w:ilvl w:val="0"/>
          <w:numId w:val="1"/>
        </w:numPr>
        <w:spacing w:after="0"/>
        <w:contextualSpacing/>
      </w:pPr>
      <w:r>
        <w:lastRenderedPageBreak/>
        <w:t xml:space="preserve">As an immediate next step, estimates should quantify the non-sampling bias in the household surveys at hand determined by the sampling design, and include an assessment and comparison of data given by women on their own status and experience of FGM as well as the information they provide on their daughters. This analysis should be dynamic in order to factor in changing legislative and social norms in the assessment of the reliability of survey data. </w:t>
      </w:r>
    </w:p>
    <w:p w14:paraId="03C41092" w14:textId="77777777" w:rsidR="00937D60" w:rsidRDefault="00937D60">
      <w:pPr>
        <w:spacing w:after="0"/>
      </w:pPr>
    </w:p>
    <w:p w14:paraId="13BC7680" w14:textId="77777777" w:rsidR="00937D60" w:rsidRDefault="009F3004">
      <w:pPr>
        <w:numPr>
          <w:ilvl w:val="0"/>
          <w:numId w:val="1"/>
        </w:numPr>
        <w:spacing w:after="0"/>
        <w:contextualSpacing/>
      </w:pPr>
      <w:r>
        <w:t xml:space="preserve">A thorough analysis of the quantifiable uncertainty around the estimates should be put into context by an analysis on the sensitivity of the methodology based on certain assumptions and test what effect for example the age cut-off or the type of population projection scenario have on the final estimates. </w:t>
      </w:r>
    </w:p>
    <w:p w14:paraId="401ACE96" w14:textId="77777777" w:rsidR="00937D60" w:rsidRDefault="00937D60">
      <w:pPr>
        <w:spacing w:after="0"/>
        <w:ind w:left="720"/>
      </w:pPr>
    </w:p>
    <w:p w14:paraId="72DD6305" w14:textId="77777777" w:rsidR="00937D60" w:rsidRDefault="009F3004">
      <w:pPr>
        <w:numPr>
          <w:ilvl w:val="0"/>
          <w:numId w:val="1"/>
        </w:numPr>
        <w:contextualSpacing/>
      </w:pPr>
      <w:r>
        <w:t xml:space="preserve">Estimating the trend of the risk of girls to be cut will be crucial in order to make the estimates more precise and determine if the goal of Agenda 2030 to eliminate FGM will be achievable. While this will be challenging with a handful of countries with only one and many others with no more than three data points, a careful selection of methodology should be applied. . </w:t>
      </w:r>
    </w:p>
    <w:p w14:paraId="322CACC1" w14:textId="77777777" w:rsidR="00937D60" w:rsidRDefault="00937D60">
      <w:pPr>
        <w:spacing w:after="0"/>
      </w:pPr>
    </w:p>
    <w:p w14:paraId="76EC3E5A" w14:textId="77777777" w:rsidR="00937D60" w:rsidRDefault="009F3004">
      <w:pPr>
        <w:numPr>
          <w:ilvl w:val="0"/>
          <w:numId w:val="1"/>
        </w:numPr>
        <w:contextualSpacing/>
      </w:pPr>
      <w:r>
        <w:t xml:space="preserve">In order to truly measure the dynamics of FGM, disaggregation will be crucial. Sub-national estimates, based on the relevant stratifications across wealth, education and other socio-economic characteristics might help to truly unveil the dynamics that shape FGM. Yet, more research on the identification of these covariates is needed in order to successfully implement such an approach. . </w:t>
      </w:r>
    </w:p>
    <w:p w14:paraId="60210585" w14:textId="77777777" w:rsidR="00937D60" w:rsidRDefault="00937D60">
      <w:pPr>
        <w:spacing w:after="0"/>
      </w:pPr>
    </w:p>
    <w:p w14:paraId="6DDD9ED9" w14:textId="77777777" w:rsidR="00937D60" w:rsidRDefault="009F3004">
      <w:pPr>
        <w:numPr>
          <w:ilvl w:val="0"/>
          <w:numId w:val="1"/>
        </w:numPr>
        <w:contextualSpacing/>
      </w:pPr>
      <w:r>
        <w:t>Finally, in order to calculate a truly global estimate, the availability of FGM data should be extended to migrant communities, and countries that have currently been excluded from the analysis due to the lack of recent FGM data.</w:t>
      </w:r>
    </w:p>
    <w:p w14:paraId="6A23DB5F" w14:textId="77777777" w:rsidR="00937D60" w:rsidRDefault="009F3004">
      <w:pPr>
        <w:spacing w:after="0"/>
      </w:pPr>
      <w:r>
        <w:t xml:space="preserve"> </w:t>
      </w:r>
    </w:p>
    <w:p w14:paraId="7CA3C51E" w14:textId="77777777" w:rsidR="00937D60" w:rsidRDefault="009F3004">
      <w:pPr>
        <w:numPr>
          <w:ilvl w:val="0"/>
          <w:numId w:val="1"/>
        </w:numPr>
        <w:contextualSpacing/>
      </w:pPr>
      <w:r>
        <w:t xml:space="preserve">In order to achieve all of the above, more data points, more granular surveys and a larger scope of data collections would be necessary. </w:t>
      </w:r>
    </w:p>
    <w:p w14:paraId="31CE0889" w14:textId="77777777" w:rsidR="00937D60" w:rsidRDefault="00937D60">
      <w:pPr>
        <w:spacing w:after="0"/>
      </w:pPr>
    </w:p>
    <w:p w14:paraId="482A3454" w14:textId="77777777" w:rsidR="00937D60" w:rsidRDefault="009F3004">
      <w:pPr>
        <w:rPr>
          <w:b/>
          <w:sz w:val="28"/>
          <w:szCs w:val="28"/>
        </w:rPr>
      </w:pPr>
      <w:r>
        <w:rPr>
          <w:b/>
          <w:sz w:val="28"/>
          <w:szCs w:val="28"/>
        </w:rPr>
        <w:t>Conclusion</w:t>
      </w:r>
    </w:p>
    <w:p w14:paraId="16265C13" w14:textId="04D4023E" w:rsidR="00937D60" w:rsidRDefault="009F3004">
      <w:pPr>
        <w:spacing w:after="0" w:line="240" w:lineRule="auto"/>
      </w:pPr>
      <w:r>
        <w:t xml:space="preserve">FGM is a harmful practice that both violates basic human rights of women and girls and poses a number of serious physical and mental health risks to them. If FGM practices were to continue at the levels most recently documented, 68 million girls are projected to be cut between 2015 and 2030 in the 25 countries where sufficient data are available. In Indonesia alone, approximately 15 million girls are projected to be cut if the risk of FGM for girls in the first year of their </w:t>
      </w:r>
      <w:r w:rsidR="00080C04">
        <w:t>life was to stay the same until</w:t>
      </w:r>
      <w:r>
        <w:t xml:space="preserve"> 2030. Due to the underlying population dynamics in the countries covered by this estimate, the projected number of girls to be cut each year will increase from 3.9 in 2015 to 4.6 million in 2030.</w:t>
      </w:r>
      <w:r>
        <w:br/>
      </w:r>
    </w:p>
    <w:p w14:paraId="1B6D9210" w14:textId="77777777" w:rsidR="00937D60" w:rsidRDefault="009F3004">
      <w:pPr>
        <w:spacing w:after="0" w:line="240" w:lineRule="auto"/>
      </w:pPr>
      <w:r>
        <w:t xml:space="preserve">This analysis of FGM data is the first multi-country initiative to explicitly model the age pattern of cutting when estimating the future FGM risk to girls. It is therefore possible to capture population dynamics in each countries at a more granular level and thus significantly improves estimation precision. </w:t>
      </w:r>
    </w:p>
    <w:p w14:paraId="55893E43" w14:textId="77777777" w:rsidR="00937D60" w:rsidRDefault="00937D60">
      <w:pPr>
        <w:spacing w:after="0" w:line="240" w:lineRule="auto"/>
      </w:pPr>
    </w:p>
    <w:p w14:paraId="0D267100" w14:textId="77777777" w:rsidR="00937D60" w:rsidRDefault="009F3004">
      <w:pPr>
        <w:spacing w:after="0" w:line="240" w:lineRule="auto"/>
      </w:pPr>
      <w:r>
        <w:t>Our estimates imply that even under constant levels of FGM, globally, more and more girls will be affected each year due to the underlying demographics in the countries under consideration. This highlights the importance of factoring in underlying population dynamics when estimating</w:t>
      </w:r>
      <w:r>
        <w:br/>
        <w:t>FGM risk. It also demonstrates that increased efforts are required in order to halt this trend.</w:t>
      </w:r>
    </w:p>
    <w:p w14:paraId="16C9CC9E" w14:textId="77777777" w:rsidR="00937D60" w:rsidRDefault="00937D60">
      <w:pPr>
        <w:spacing w:after="0" w:line="240" w:lineRule="auto"/>
      </w:pPr>
    </w:p>
    <w:p w14:paraId="56BB850A" w14:textId="77777777" w:rsidR="00937D60" w:rsidRDefault="00937D60">
      <w:pPr>
        <w:rPr>
          <w:b/>
          <w:sz w:val="28"/>
          <w:szCs w:val="28"/>
        </w:rPr>
      </w:pPr>
    </w:p>
    <w:p w14:paraId="1328E9F5" w14:textId="77777777" w:rsidR="00080C04" w:rsidRDefault="00080C04">
      <w:pPr>
        <w:rPr>
          <w:b/>
          <w:sz w:val="28"/>
          <w:szCs w:val="28"/>
        </w:rPr>
      </w:pPr>
      <w:r>
        <w:rPr>
          <w:b/>
          <w:sz w:val="28"/>
          <w:szCs w:val="28"/>
        </w:rPr>
        <w:br w:type="page"/>
      </w:r>
    </w:p>
    <w:p w14:paraId="72EBC0F3" w14:textId="6E6E2907" w:rsidR="00937D60" w:rsidRDefault="009F3004">
      <w:pPr>
        <w:rPr>
          <w:b/>
          <w:sz w:val="28"/>
          <w:szCs w:val="28"/>
        </w:rPr>
      </w:pPr>
      <w:r>
        <w:rPr>
          <w:b/>
          <w:sz w:val="28"/>
          <w:szCs w:val="28"/>
        </w:rPr>
        <w:lastRenderedPageBreak/>
        <w:t>Literature</w:t>
      </w:r>
    </w:p>
    <w:p w14:paraId="357028A5" w14:textId="77777777" w:rsidR="00D13441" w:rsidRDefault="00D13441" w:rsidP="00D13441">
      <w:pPr>
        <w:spacing w:after="0" w:line="276" w:lineRule="auto"/>
        <w:rPr>
          <w:color w:val="111111"/>
          <w:highlight w:val="white"/>
        </w:rPr>
      </w:pPr>
      <w:proofErr w:type="spellStart"/>
      <w:r>
        <w:rPr>
          <w:color w:val="111111"/>
          <w:highlight w:val="white"/>
        </w:rPr>
        <w:t>Adeokun</w:t>
      </w:r>
      <w:proofErr w:type="spellEnd"/>
      <w:r>
        <w:rPr>
          <w:color w:val="111111"/>
          <w:highlight w:val="white"/>
        </w:rPr>
        <w:t xml:space="preserve">, Lawrence,  </w:t>
      </w:r>
      <w:proofErr w:type="spellStart"/>
      <w:r>
        <w:rPr>
          <w:color w:val="111111"/>
          <w:highlight w:val="white"/>
        </w:rPr>
        <w:t>Modupe</w:t>
      </w:r>
      <w:proofErr w:type="spellEnd"/>
      <w:r>
        <w:rPr>
          <w:color w:val="111111"/>
          <w:highlight w:val="white"/>
        </w:rPr>
        <w:t xml:space="preserve"> </w:t>
      </w:r>
      <w:proofErr w:type="spellStart"/>
      <w:r>
        <w:rPr>
          <w:color w:val="111111"/>
          <w:highlight w:val="white"/>
        </w:rPr>
        <w:t>Oduwole</w:t>
      </w:r>
      <w:proofErr w:type="spellEnd"/>
      <w:r>
        <w:rPr>
          <w:color w:val="111111"/>
          <w:highlight w:val="white"/>
        </w:rPr>
        <w:t xml:space="preserve">, Frank </w:t>
      </w:r>
      <w:proofErr w:type="spellStart"/>
      <w:r>
        <w:rPr>
          <w:color w:val="111111"/>
          <w:highlight w:val="white"/>
        </w:rPr>
        <w:t>Oronsaye</w:t>
      </w:r>
      <w:proofErr w:type="spellEnd"/>
      <w:r>
        <w:rPr>
          <w:color w:val="111111"/>
          <w:highlight w:val="white"/>
        </w:rPr>
        <w:t xml:space="preserve">, AO </w:t>
      </w:r>
      <w:proofErr w:type="spellStart"/>
      <w:r>
        <w:rPr>
          <w:color w:val="111111"/>
          <w:highlight w:val="white"/>
        </w:rPr>
        <w:t>Gbogboade</w:t>
      </w:r>
      <w:proofErr w:type="spellEnd"/>
      <w:r>
        <w:rPr>
          <w:color w:val="111111"/>
          <w:highlight w:val="white"/>
        </w:rPr>
        <w:t xml:space="preserve">, </w:t>
      </w:r>
      <w:proofErr w:type="spellStart"/>
      <w:r>
        <w:rPr>
          <w:color w:val="111111"/>
          <w:highlight w:val="white"/>
        </w:rPr>
        <w:t>Nurudeen</w:t>
      </w:r>
      <w:proofErr w:type="spellEnd"/>
      <w:r>
        <w:rPr>
          <w:color w:val="111111"/>
          <w:highlight w:val="white"/>
        </w:rPr>
        <w:t xml:space="preserve"> </w:t>
      </w:r>
      <w:proofErr w:type="spellStart"/>
      <w:r>
        <w:rPr>
          <w:color w:val="111111"/>
          <w:highlight w:val="white"/>
        </w:rPr>
        <w:t>Aliyu</w:t>
      </w:r>
      <w:proofErr w:type="spellEnd"/>
      <w:r>
        <w:rPr>
          <w:color w:val="111111"/>
          <w:highlight w:val="white"/>
        </w:rPr>
        <w:t xml:space="preserve">, </w:t>
      </w:r>
      <w:proofErr w:type="spellStart"/>
      <w:r>
        <w:rPr>
          <w:color w:val="111111"/>
          <w:highlight w:val="white"/>
        </w:rPr>
        <w:t>Wumi</w:t>
      </w:r>
      <w:proofErr w:type="spellEnd"/>
      <w:r>
        <w:rPr>
          <w:color w:val="111111"/>
          <w:highlight w:val="white"/>
        </w:rPr>
        <w:t xml:space="preserve"> </w:t>
      </w:r>
      <w:proofErr w:type="spellStart"/>
      <w:r>
        <w:rPr>
          <w:color w:val="111111"/>
          <w:highlight w:val="white"/>
        </w:rPr>
        <w:t>Adekunle</w:t>
      </w:r>
      <w:proofErr w:type="spellEnd"/>
      <w:r>
        <w:rPr>
          <w:color w:val="111111"/>
          <w:highlight w:val="white"/>
        </w:rPr>
        <w:t xml:space="preserve">, Grace </w:t>
      </w:r>
      <w:proofErr w:type="spellStart"/>
      <w:r>
        <w:rPr>
          <w:color w:val="111111"/>
          <w:highlight w:val="white"/>
        </w:rPr>
        <w:t>Sadiq</w:t>
      </w:r>
      <w:proofErr w:type="spellEnd"/>
      <w:r>
        <w:rPr>
          <w:color w:val="111111"/>
          <w:highlight w:val="white"/>
        </w:rPr>
        <w:t xml:space="preserve">, </w:t>
      </w:r>
      <w:proofErr w:type="spellStart"/>
      <w:r>
        <w:rPr>
          <w:color w:val="111111"/>
          <w:highlight w:val="white"/>
        </w:rPr>
        <w:t>Ireti</w:t>
      </w:r>
      <w:proofErr w:type="spellEnd"/>
      <w:r>
        <w:rPr>
          <w:color w:val="111111"/>
          <w:highlight w:val="white"/>
        </w:rPr>
        <w:t xml:space="preserve"> Sutton, and </w:t>
      </w:r>
      <w:proofErr w:type="spellStart"/>
      <w:r>
        <w:rPr>
          <w:color w:val="111111"/>
          <w:highlight w:val="white"/>
        </w:rPr>
        <w:t>Modupe</w:t>
      </w:r>
      <w:proofErr w:type="spellEnd"/>
      <w:r>
        <w:rPr>
          <w:color w:val="111111"/>
          <w:highlight w:val="white"/>
        </w:rPr>
        <w:t xml:space="preserve"> </w:t>
      </w:r>
      <w:proofErr w:type="spellStart"/>
      <w:r>
        <w:rPr>
          <w:color w:val="111111"/>
          <w:highlight w:val="white"/>
        </w:rPr>
        <w:t>Taiwo</w:t>
      </w:r>
      <w:proofErr w:type="spellEnd"/>
      <w:r>
        <w:rPr>
          <w:color w:val="111111"/>
          <w:highlight w:val="white"/>
        </w:rPr>
        <w:t xml:space="preserve">. “Trends in Female Circumcision Between 1933 And 2003 in Osun And Ogun States, Nigeria: A Cohort Analysis.” </w:t>
      </w:r>
      <w:r>
        <w:rPr>
          <w:i/>
          <w:color w:val="111111"/>
          <w:highlight w:val="white"/>
        </w:rPr>
        <w:t xml:space="preserve">African Journal of Reproductive Health  </w:t>
      </w:r>
      <w:r>
        <w:rPr>
          <w:color w:val="111111"/>
          <w:highlight w:val="white"/>
        </w:rPr>
        <w:t xml:space="preserve">10, no. 2 (2006): pp. 48-56. url: </w:t>
      </w:r>
      <w:hyperlink r:id="rId19">
        <w:r>
          <w:rPr>
            <w:color w:val="1155CC"/>
            <w:highlight w:val="white"/>
            <w:u w:val="single"/>
          </w:rPr>
          <w:t>https://www.ajol.info/index.php/ajrh/article/view/7885</w:t>
        </w:r>
      </w:hyperlink>
      <w:r>
        <w:rPr>
          <w:color w:val="111111"/>
          <w:highlight w:val="white"/>
        </w:rPr>
        <w:t xml:space="preserve"> </w:t>
      </w:r>
    </w:p>
    <w:p w14:paraId="2AD41F3B" w14:textId="77777777" w:rsidR="00D13441" w:rsidRDefault="00D13441">
      <w:pPr>
        <w:spacing w:after="0" w:line="276" w:lineRule="auto"/>
      </w:pPr>
    </w:p>
    <w:p w14:paraId="59560ED4" w14:textId="77777777" w:rsidR="00937D60" w:rsidRDefault="009F3004">
      <w:pPr>
        <w:spacing w:after="0" w:line="276" w:lineRule="auto"/>
      </w:pPr>
      <w:proofErr w:type="spellStart"/>
      <w:r>
        <w:t>Chikhungu</w:t>
      </w:r>
      <w:proofErr w:type="spellEnd"/>
      <w:r>
        <w:t xml:space="preserve">, LC and NJ </w:t>
      </w:r>
      <w:proofErr w:type="spellStart"/>
      <w:r>
        <w:t>Madise</w:t>
      </w:r>
      <w:proofErr w:type="spellEnd"/>
      <w:r>
        <w:t xml:space="preserve">. “Trends and protective factors of female genital mutilation in Burkina Faso: 1999 to 2010.” </w:t>
      </w:r>
      <w:r>
        <w:rPr>
          <w:i/>
        </w:rPr>
        <w:t>International Journal for Equity in Health</w:t>
      </w:r>
      <w:r>
        <w:t xml:space="preserve"> (2015): 14-42. </w:t>
      </w:r>
      <w:proofErr w:type="spellStart"/>
      <w:r>
        <w:t>doi</w:t>
      </w:r>
      <w:proofErr w:type="spellEnd"/>
      <w:r>
        <w:t xml:space="preserve">: 10.1186/s12939-015-0171-1 </w:t>
      </w:r>
    </w:p>
    <w:p w14:paraId="5583D23A" w14:textId="77777777" w:rsidR="00937D60" w:rsidRDefault="00937D60">
      <w:pPr>
        <w:spacing w:after="0" w:line="276" w:lineRule="auto"/>
      </w:pPr>
    </w:p>
    <w:p w14:paraId="3D24D489" w14:textId="77777777" w:rsidR="00937D60" w:rsidRPr="009F3004" w:rsidRDefault="009F3004">
      <w:pPr>
        <w:spacing w:after="0" w:line="276" w:lineRule="auto"/>
        <w:rPr>
          <w:lang w:val="fr-BE"/>
        </w:rPr>
      </w:pPr>
      <w:r>
        <w:t xml:space="preserve">Demographic and Health Surveys (DHS). </w:t>
      </w:r>
      <w:r w:rsidRPr="009F3004">
        <w:rPr>
          <w:lang w:val="fr-BE"/>
        </w:rPr>
        <w:t xml:space="preserve">“DHS Questionnaires and Modules.” url: </w:t>
      </w:r>
      <w:hyperlink r:id="rId20">
        <w:r w:rsidRPr="009F3004">
          <w:rPr>
            <w:color w:val="1155CC"/>
            <w:u w:val="single"/>
            <w:lang w:val="fr-BE"/>
          </w:rPr>
          <w:t>https://dhsprogram.com/publications/publication-DHSQM-DHS-Questionnaires-and-Manuals.cfm</w:t>
        </w:r>
      </w:hyperlink>
      <w:r w:rsidRPr="009F3004">
        <w:rPr>
          <w:lang w:val="fr-BE"/>
        </w:rPr>
        <w:t xml:space="preserve"> </w:t>
      </w:r>
    </w:p>
    <w:p w14:paraId="48FA60F6" w14:textId="77777777" w:rsidR="00937D60" w:rsidRDefault="00937D60">
      <w:pPr>
        <w:spacing w:after="0" w:line="276" w:lineRule="auto"/>
        <w:rPr>
          <w:lang w:val="fr-BE"/>
        </w:rPr>
      </w:pPr>
    </w:p>
    <w:p w14:paraId="3D4AA5FF" w14:textId="5E99BFC3" w:rsidR="005222B6" w:rsidRPr="005222B6" w:rsidRDefault="005222B6" w:rsidP="005222B6">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pPr>
      <w:proofErr w:type="spellStart"/>
      <w:r w:rsidRPr="005222B6">
        <w:t>Fagbamigbe</w:t>
      </w:r>
      <w:proofErr w:type="spellEnd"/>
      <w:r w:rsidRPr="005222B6">
        <w:t> AF, AS Adebowale , I</w:t>
      </w:r>
      <w:r>
        <w:t xml:space="preserve">. </w:t>
      </w:r>
      <w:proofErr w:type="spellStart"/>
      <w:r w:rsidRPr="005222B6">
        <w:t>Morhason</w:t>
      </w:r>
      <w:proofErr w:type="spellEnd"/>
      <w:r w:rsidRPr="005222B6">
        <w:t>-Bello</w:t>
      </w:r>
      <w:r>
        <w:t>. “</w:t>
      </w:r>
      <w:r w:rsidRPr="005222B6">
        <w:t>Survival analysis of time to uptake of modern contraceptives among sexually active women of reproductive age in Nigeria</w:t>
      </w:r>
      <w:r>
        <w:t xml:space="preserve">.” </w:t>
      </w:r>
    </w:p>
    <w:p w14:paraId="73CEEC7E" w14:textId="0D683FC9" w:rsidR="005222B6" w:rsidRPr="005222B6" w:rsidRDefault="005222B6" w:rsidP="005222B6">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pPr>
      <w:r w:rsidRPr="005222B6">
        <w:rPr>
          <w:i/>
        </w:rPr>
        <w:t>BMJ Open</w:t>
      </w:r>
      <w:r>
        <w:rPr>
          <w:i/>
        </w:rPr>
        <w:t xml:space="preserve"> 5(2015)</w:t>
      </w:r>
      <w:r w:rsidRPr="005222B6">
        <w:t>. </w:t>
      </w:r>
      <w:proofErr w:type="spellStart"/>
      <w:r w:rsidRPr="005222B6">
        <w:t>doi</w:t>
      </w:r>
      <w:proofErr w:type="spellEnd"/>
      <w:r w:rsidRPr="005222B6">
        <w:t>: 10.1136/bmjopen-2015-008371</w:t>
      </w:r>
    </w:p>
    <w:p w14:paraId="12D55C5C" w14:textId="77777777" w:rsidR="005222B6" w:rsidRPr="005222B6" w:rsidRDefault="005222B6">
      <w:pPr>
        <w:spacing w:after="0" w:line="276" w:lineRule="auto"/>
      </w:pPr>
    </w:p>
    <w:p w14:paraId="3C9327F5" w14:textId="123F81EF" w:rsidR="00D13441" w:rsidRPr="00D13441" w:rsidRDefault="00D13441">
      <w:pPr>
        <w:spacing w:after="0" w:line="240" w:lineRule="auto"/>
      </w:pPr>
      <w:r w:rsidRPr="00D13441">
        <w:t>Horvitz, D. G., D. J. Thompson. “A Generalization of Sampling Without Replacement From a Finite Universe</w:t>
      </w:r>
      <w:r>
        <w:t>.</w:t>
      </w:r>
      <w:r w:rsidRPr="00D13441">
        <w:t>“</w:t>
      </w:r>
      <w:r>
        <w:t xml:space="preserve"> </w:t>
      </w:r>
      <w:r>
        <w:rPr>
          <w:rFonts w:ascii="Arial" w:hAnsi="Arial" w:cs="Arial"/>
          <w:i/>
          <w:iCs/>
          <w:color w:val="333333"/>
          <w:sz w:val="21"/>
          <w:szCs w:val="21"/>
          <w:shd w:val="clear" w:color="auto" w:fill="FFFFFF"/>
        </w:rPr>
        <w:t xml:space="preserve">Journal of the American Statistical Association </w:t>
      </w:r>
      <w:r w:rsidRPr="00D13441">
        <w:rPr>
          <w:rFonts w:ascii="Arial" w:hAnsi="Arial" w:cs="Arial"/>
          <w:iCs/>
          <w:color w:val="333333"/>
          <w:sz w:val="21"/>
          <w:szCs w:val="21"/>
          <w:shd w:val="clear" w:color="auto" w:fill="FFFFFF"/>
        </w:rPr>
        <w:t>47, no. 260 (1952): 663-685</w:t>
      </w:r>
    </w:p>
    <w:p w14:paraId="7470A9DB" w14:textId="77777777" w:rsidR="00D13441" w:rsidRPr="00D13441" w:rsidRDefault="00D13441">
      <w:pPr>
        <w:spacing w:after="0" w:line="240" w:lineRule="auto"/>
      </w:pPr>
    </w:p>
    <w:p w14:paraId="4866AB5D" w14:textId="77777777" w:rsidR="00937D60" w:rsidRDefault="009F3004">
      <w:pPr>
        <w:spacing w:after="0" w:line="240" w:lineRule="auto"/>
      </w:pPr>
      <w:r>
        <w:t xml:space="preserve">Jackson, E.E., P. </w:t>
      </w:r>
      <w:proofErr w:type="spellStart"/>
      <w:r>
        <w:t>Akweongo</w:t>
      </w:r>
      <w:proofErr w:type="spellEnd"/>
      <w:r>
        <w:t xml:space="preserve">, E. </w:t>
      </w:r>
      <w:proofErr w:type="spellStart"/>
      <w:r>
        <w:t>Sakeah</w:t>
      </w:r>
      <w:proofErr w:type="spellEnd"/>
      <w:r>
        <w:t xml:space="preserve">, A. Hodgson, R. </w:t>
      </w:r>
      <w:proofErr w:type="spellStart"/>
      <w:r>
        <w:t>Asuru</w:t>
      </w:r>
      <w:proofErr w:type="spellEnd"/>
      <w:r>
        <w:t xml:space="preserve">, and J.E. Phillips. “Inconsistent Reporting of Female Genital Cutting Status in Northern Ghana: Explanatory Factors and Analytical Consequences.” </w:t>
      </w:r>
      <w:r>
        <w:rPr>
          <w:i/>
        </w:rPr>
        <w:t>Studies in Family Planning</w:t>
      </w:r>
      <w:r>
        <w:t xml:space="preserve"> 34, no. 3 (2003): 200-210. </w:t>
      </w:r>
      <w:proofErr w:type="spellStart"/>
      <w:r>
        <w:t>doi</w:t>
      </w:r>
      <w:proofErr w:type="spellEnd"/>
      <w:r>
        <w:t xml:space="preserve">: </w:t>
      </w:r>
      <w:r>
        <w:rPr>
          <w:color w:val="333333"/>
          <w:highlight w:val="white"/>
        </w:rPr>
        <w:t xml:space="preserve">10.1111/j.1728-4465.2003.00200.x </w:t>
      </w:r>
    </w:p>
    <w:p w14:paraId="25C8DB24" w14:textId="77777777" w:rsidR="00937D60" w:rsidRDefault="00937D60">
      <w:pPr>
        <w:spacing w:after="0" w:line="240" w:lineRule="auto"/>
      </w:pPr>
    </w:p>
    <w:p w14:paraId="258BAB14" w14:textId="77777777" w:rsidR="00937D60" w:rsidRDefault="009F3004">
      <w:pPr>
        <w:spacing w:after="100" w:line="250" w:lineRule="auto"/>
      </w:pPr>
      <w:proofErr w:type="spellStart"/>
      <w:r>
        <w:t>Johnsdotter</w:t>
      </w:r>
      <w:proofErr w:type="spellEnd"/>
      <w:r>
        <w:t xml:space="preserve">, Sarah, and </w:t>
      </w:r>
      <w:proofErr w:type="spellStart"/>
      <w:r>
        <w:t>Birgitta</w:t>
      </w:r>
      <w:proofErr w:type="spellEnd"/>
      <w:r>
        <w:t xml:space="preserve"> Essen. “Cultural change after migration: Circumcision of girls in Western migrant communities.” </w:t>
      </w:r>
      <w:r>
        <w:rPr>
          <w:i/>
        </w:rPr>
        <w:t xml:space="preserve">Best Practice and Research Clinical Obstetrics and </w:t>
      </w:r>
      <w:proofErr w:type="spellStart"/>
      <w:r>
        <w:rPr>
          <w:i/>
        </w:rPr>
        <w:t>Gynaecology</w:t>
      </w:r>
      <w:proofErr w:type="spellEnd"/>
      <w:r>
        <w:rPr>
          <w:i/>
        </w:rPr>
        <w:t xml:space="preserve"> - special issue on Migration - Impact on Reproductive Health</w:t>
      </w:r>
      <w:r>
        <w:t xml:space="preserve"> 32 (2015): 15-25. </w:t>
      </w:r>
      <w:proofErr w:type="spellStart"/>
      <w:r>
        <w:t>doi</w:t>
      </w:r>
      <w:proofErr w:type="spellEnd"/>
      <w:r>
        <w:t xml:space="preserve">: </w:t>
      </w:r>
      <w:hyperlink r:id="rId21">
        <w:r>
          <w:rPr>
            <w:color w:val="007398"/>
            <w:u w:val="single"/>
          </w:rPr>
          <w:t>https://doi.org/10.1016/j.bpobgyn.2015.10.012</w:t>
        </w:r>
      </w:hyperlink>
      <w:r>
        <w:t xml:space="preserve"> </w:t>
      </w:r>
    </w:p>
    <w:p w14:paraId="7A2EDE2D" w14:textId="77777777" w:rsidR="00937D60" w:rsidRDefault="00937D60">
      <w:pPr>
        <w:spacing w:after="100" w:line="250" w:lineRule="auto"/>
      </w:pPr>
    </w:p>
    <w:p w14:paraId="730E6239" w14:textId="77777777" w:rsidR="00937D60" w:rsidRDefault="009F3004">
      <w:pPr>
        <w:pBdr>
          <w:top w:val="none" w:sz="0" w:space="0" w:color="auto"/>
          <w:left w:val="none" w:sz="0" w:space="0" w:color="auto"/>
          <w:bottom w:val="none" w:sz="0" w:space="0" w:color="auto"/>
          <w:right w:val="none" w:sz="0" w:space="0" w:color="auto"/>
          <w:between w:val="none" w:sz="0" w:space="0" w:color="auto"/>
        </w:pBdr>
        <w:shd w:val="clear" w:color="auto" w:fill="FFFFFF"/>
        <w:spacing w:after="0" w:line="297" w:lineRule="auto"/>
      </w:pPr>
      <w:r>
        <w:t xml:space="preserve">Goldberg, Howard, Paul </w:t>
      </w:r>
      <w:proofErr w:type="spellStart"/>
      <w:r>
        <w:t>Stupp</w:t>
      </w:r>
      <w:proofErr w:type="spellEnd"/>
      <w:r>
        <w:t xml:space="preserve">, </w:t>
      </w:r>
      <w:proofErr w:type="spellStart"/>
      <w:r>
        <w:t>Ekwutosi</w:t>
      </w:r>
      <w:proofErr w:type="spellEnd"/>
      <w:r>
        <w:t xml:space="preserve"> </w:t>
      </w:r>
      <w:proofErr w:type="spellStart"/>
      <w:r>
        <w:t>Okoroho</w:t>
      </w:r>
      <w:proofErr w:type="spellEnd"/>
      <w:r>
        <w:t xml:space="preserve">, </w:t>
      </w:r>
      <w:proofErr w:type="spellStart"/>
      <w:r>
        <w:t>Ghenet</w:t>
      </w:r>
      <w:proofErr w:type="spellEnd"/>
      <w:r>
        <w:t xml:space="preserve"> </w:t>
      </w:r>
      <w:proofErr w:type="spellStart"/>
      <w:r>
        <w:t>Besera</w:t>
      </w:r>
      <w:proofErr w:type="spellEnd"/>
      <w:r>
        <w:t xml:space="preserve">, David Goodman, and Isabella </w:t>
      </w:r>
      <w:proofErr w:type="spellStart"/>
      <w:r>
        <w:t>Danel</w:t>
      </w:r>
      <w:proofErr w:type="spellEnd"/>
      <w:r>
        <w:t xml:space="preserve">. “Female Genital Mutilation/Cutting in the United States: Updated Estimates of Women and Girls at Risk.” </w:t>
      </w:r>
      <w:r>
        <w:rPr>
          <w:i/>
        </w:rPr>
        <w:t>Public Health Reports</w:t>
      </w:r>
      <w:r>
        <w:rPr>
          <w:color w:val="333333"/>
          <w:highlight w:val="white"/>
        </w:rPr>
        <w:t xml:space="preserve"> 131, no. 2 (2012): 340-347. url:  </w:t>
      </w:r>
      <w:hyperlink r:id="rId22">
        <w:r>
          <w:rPr>
            <w:color w:val="1155CC"/>
            <w:u w:val="single"/>
          </w:rPr>
          <w:t>http://journals.sagepub.com/doi/abs/10.1177/003335491613100218?journalCode=phrg</w:t>
        </w:r>
      </w:hyperlink>
      <w:r>
        <w:t xml:space="preserve"> </w:t>
      </w:r>
    </w:p>
    <w:p w14:paraId="09DB2AE8" w14:textId="77777777" w:rsidR="00937D60" w:rsidRDefault="00937D60">
      <w:pPr>
        <w:pBdr>
          <w:top w:val="none" w:sz="0" w:space="0" w:color="auto"/>
          <w:left w:val="none" w:sz="0" w:space="0" w:color="auto"/>
          <w:bottom w:val="none" w:sz="0" w:space="0" w:color="auto"/>
          <w:right w:val="none" w:sz="0" w:space="0" w:color="auto"/>
          <w:between w:val="none" w:sz="0" w:space="0" w:color="auto"/>
        </w:pBdr>
        <w:shd w:val="clear" w:color="auto" w:fill="FFFFFF"/>
        <w:spacing w:after="0" w:line="297" w:lineRule="auto"/>
      </w:pPr>
    </w:p>
    <w:p w14:paraId="3809C60C" w14:textId="77777777" w:rsidR="00937D60" w:rsidRDefault="009F3004">
      <w:pPr>
        <w:pBdr>
          <w:top w:val="none" w:sz="0" w:space="0" w:color="auto"/>
          <w:left w:val="none" w:sz="0" w:space="0" w:color="auto"/>
          <w:bottom w:val="none" w:sz="0" w:space="0" w:color="auto"/>
          <w:right w:val="none" w:sz="0" w:space="0" w:color="auto"/>
          <w:between w:val="none" w:sz="0" w:space="0" w:color="auto"/>
        </w:pBdr>
        <w:shd w:val="clear" w:color="auto" w:fill="FFFFFF"/>
        <w:spacing w:after="0" w:line="297" w:lineRule="auto"/>
      </w:pPr>
      <w:r>
        <w:t>Kaplan E., P. Meier. “Nonparametric estimation from incomplete observation.” Journal of the American Statistical Association 53. no.282(1958) :457-481, doi:</w:t>
      </w:r>
      <w:hyperlink r:id="rId23" w:history="1">
        <w:r>
          <w:rPr>
            <w:rFonts w:ascii="Arial" w:eastAsia="Arial" w:hAnsi="Arial" w:cs="Arial"/>
            <w:color w:val="663366"/>
            <w:sz w:val="19"/>
            <w:szCs w:val="19"/>
            <w:u w:val="single"/>
          </w:rPr>
          <w:t>10.2307/2281868</w:t>
        </w:r>
      </w:hyperlink>
    </w:p>
    <w:p w14:paraId="69FF83F0" w14:textId="77777777" w:rsidR="00937D60" w:rsidRDefault="009F3004" w:rsidP="009F3004">
      <w:pPr>
        <w:pBdr>
          <w:top w:val="none" w:sz="0" w:space="0" w:color="auto"/>
          <w:left w:val="none" w:sz="0" w:space="0" w:color="auto"/>
          <w:bottom w:val="none" w:sz="0" w:space="0" w:color="auto"/>
          <w:right w:val="none" w:sz="0" w:space="0" w:color="auto"/>
          <w:between w:val="none" w:sz="0" w:space="0" w:color="auto"/>
        </w:pBdr>
        <w:shd w:val="clear" w:color="auto" w:fill="FFFFFF"/>
        <w:spacing w:after="0" w:line="297" w:lineRule="auto"/>
      </w:pPr>
      <w:proofErr w:type="spellStart"/>
      <w:r>
        <w:t>Klouman</w:t>
      </w:r>
      <w:proofErr w:type="spellEnd"/>
      <w:r>
        <w:t xml:space="preserve">, Elise, Rachel </w:t>
      </w:r>
      <w:proofErr w:type="spellStart"/>
      <w:r>
        <w:t>Manongi</w:t>
      </w:r>
      <w:proofErr w:type="spellEnd"/>
      <w:r>
        <w:t xml:space="preserve">, and Knut-Inge </w:t>
      </w:r>
      <w:proofErr w:type="spellStart"/>
      <w:r>
        <w:t>Klepp</w:t>
      </w:r>
      <w:proofErr w:type="spellEnd"/>
      <w:r>
        <w:t xml:space="preserve">, “Self-reported and Observed Female Genital Cutting in Rural Tanzania: Associated Demographic Factors, HIV and Sexually Transmitted Infections.” </w:t>
      </w:r>
      <w:r>
        <w:rPr>
          <w:i/>
        </w:rPr>
        <w:t>Tropical Medicine and International Health</w:t>
      </w:r>
      <w:r>
        <w:t xml:space="preserve"> 10, no. 1 (2005): 105-115. </w:t>
      </w:r>
      <w:proofErr w:type="spellStart"/>
      <w:r>
        <w:t>doi</w:t>
      </w:r>
      <w:proofErr w:type="spellEnd"/>
      <w:r>
        <w:t xml:space="preserve">: </w:t>
      </w:r>
      <w:hyperlink r:id="rId24">
        <w:r>
          <w:rPr>
            <w:rFonts w:ascii="Arial" w:eastAsia="Arial" w:hAnsi="Arial" w:cs="Arial"/>
            <w:color w:val="333333"/>
            <w:sz w:val="17"/>
            <w:szCs w:val="17"/>
            <w:highlight w:val="white"/>
            <w:u w:val="single"/>
          </w:rPr>
          <w:t>10.1111/j.1365-3156.2004.01350.x</w:t>
        </w:r>
      </w:hyperlink>
      <w:r>
        <w:t xml:space="preserve"> </w:t>
      </w:r>
    </w:p>
    <w:p w14:paraId="0A757644" w14:textId="77777777" w:rsidR="00937D60" w:rsidRDefault="00937D60">
      <w:pPr>
        <w:spacing w:after="0" w:line="240" w:lineRule="auto"/>
      </w:pPr>
    </w:p>
    <w:p w14:paraId="48264243" w14:textId="77777777" w:rsidR="00937D60" w:rsidRDefault="009F3004">
      <w:pPr>
        <w:pBdr>
          <w:top w:val="none" w:sz="0" w:space="0" w:color="auto"/>
          <w:left w:val="none" w:sz="0" w:space="0" w:color="auto"/>
          <w:bottom w:val="none" w:sz="0" w:space="0" w:color="auto"/>
          <w:right w:val="none" w:sz="0" w:space="0" w:color="auto"/>
          <w:between w:val="none" w:sz="0" w:space="0" w:color="auto"/>
        </w:pBdr>
        <w:shd w:val="clear" w:color="auto" w:fill="FFFFFF"/>
        <w:spacing w:after="260" w:line="276" w:lineRule="auto"/>
      </w:pPr>
      <w:proofErr w:type="spellStart"/>
      <w:r>
        <w:t>Leye</w:t>
      </w:r>
      <w:proofErr w:type="spellEnd"/>
      <w:r>
        <w:t xml:space="preserve">, Els, </w:t>
      </w:r>
      <w:proofErr w:type="spellStart"/>
      <w:r>
        <w:t>Lut</w:t>
      </w:r>
      <w:proofErr w:type="spellEnd"/>
      <w:r>
        <w:t xml:space="preserve"> </w:t>
      </w:r>
      <w:proofErr w:type="spellStart"/>
      <w:r>
        <w:t>Mergaert</w:t>
      </w:r>
      <w:proofErr w:type="spellEnd"/>
      <w:r>
        <w:t xml:space="preserve">, Catarina Arnaut, </w:t>
      </w:r>
      <w:proofErr w:type="spellStart"/>
      <w:r>
        <w:t>Sioban</w:t>
      </w:r>
      <w:proofErr w:type="spellEnd"/>
      <w:r>
        <w:t xml:space="preserve"> O’Brien Green. “Towards a better estimation of prevalence of female genital mutilation in the European Union: interpreting existing evidence in all EU Member States.” </w:t>
      </w:r>
      <w:r>
        <w:rPr>
          <w:i/>
        </w:rPr>
        <w:t>Genus</w:t>
      </w:r>
      <w:r>
        <w:t xml:space="preserve"> 70, no. 1 (2014): 99-121. url: </w:t>
      </w:r>
      <w:hyperlink r:id="rId25">
        <w:r>
          <w:rPr>
            <w:rFonts w:ascii="Arial" w:eastAsia="Arial" w:hAnsi="Arial" w:cs="Arial"/>
            <w:color w:val="1155CC"/>
            <w:sz w:val="21"/>
            <w:szCs w:val="21"/>
            <w:highlight w:val="white"/>
            <w:u w:val="single"/>
          </w:rPr>
          <w:t>http://www.jstor.org/stable/genus.70.1.99</w:t>
        </w:r>
      </w:hyperlink>
      <w:r>
        <w:rPr>
          <w:rFonts w:ascii="Arial" w:eastAsia="Arial" w:hAnsi="Arial" w:cs="Arial"/>
          <w:color w:val="333333"/>
          <w:sz w:val="21"/>
          <w:szCs w:val="21"/>
          <w:highlight w:val="white"/>
        </w:rPr>
        <w:t xml:space="preserve"> </w:t>
      </w:r>
    </w:p>
    <w:p w14:paraId="7EC8E585" w14:textId="77777777" w:rsidR="00937D60" w:rsidRDefault="009F3004">
      <w:pPr>
        <w:spacing w:after="0" w:line="240" w:lineRule="auto"/>
      </w:pPr>
      <w:r>
        <w:t xml:space="preserve">Lumley, Thomas. “Package ‘survey - Analysis of Complex Survey Samples’.” (2018). url: </w:t>
      </w:r>
      <w:hyperlink r:id="rId26">
        <w:r>
          <w:rPr>
            <w:color w:val="1155CC"/>
            <w:u w:val="single"/>
          </w:rPr>
          <w:t>https://cran.r-project.org/web/packages/survey/survey.pdf</w:t>
        </w:r>
      </w:hyperlink>
      <w:r>
        <w:t xml:space="preserve"> </w:t>
      </w:r>
    </w:p>
    <w:p w14:paraId="7C1A0FB5" w14:textId="77777777" w:rsidR="00937D60" w:rsidRDefault="00937D60">
      <w:pPr>
        <w:spacing w:after="0" w:line="240" w:lineRule="auto"/>
      </w:pPr>
    </w:p>
    <w:p w14:paraId="0ED97E48" w14:textId="77777777" w:rsidR="00937D60" w:rsidRDefault="009F3004">
      <w:pPr>
        <w:spacing w:after="0" w:line="240" w:lineRule="auto"/>
      </w:pPr>
      <w:r>
        <w:t xml:space="preserve">Shell-Duncan, Bettina. “Considerations on the Use and Interpretation of Survey Data on FGM/C.” </w:t>
      </w:r>
      <w:r>
        <w:rPr>
          <w:i/>
        </w:rPr>
        <w:t>Evidence to End FGM/C: Research to Help Women Thrive</w:t>
      </w:r>
      <w:r>
        <w:t>, New York: Population Council, 2016</w:t>
      </w:r>
    </w:p>
    <w:p w14:paraId="48CE3672" w14:textId="77777777" w:rsidR="00937D60" w:rsidRDefault="00937D60">
      <w:pPr>
        <w:spacing w:after="0" w:line="240" w:lineRule="auto"/>
      </w:pPr>
    </w:p>
    <w:p w14:paraId="2A0B8649" w14:textId="77777777" w:rsidR="00937D60" w:rsidRDefault="009F3004">
      <w:pPr>
        <w:spacing w:after="0" w:line="276" w:lineRule="auto"/>
      </w:pPr>
      <w:r>
        <w:t xml:space="preserve">Macfarlane, A. J. and E. </w:t>
      </w:r>
      <w:proofErr w:type="spellStart"/>
      <w:r>
        <w:t>Dorkenoo</w:t>
      </w:r>
      <w:proofErr w:type="spellEnd"/>
      <w:r>
        <w:t xml:space="preserve">. “Female Genital Mutilation in England and Wales: Updated statistical estimates of  the numbers of affected women living in England and Wales and girls at risk Interim report on provisional estimates.” London: City University London, 2014. url: </w:t>
      </w:r>
      <w:hyperlink r:id="rId27">
        <w:r>
          <w:rPr>
            <w:color w:val="1155CC"/>
            <w:u w:val="single"/>
          </w:rPr>
          <w:t>http://openaccess.city.ac.uk/3865/1/Female%20Genital%20Mutilation%20in%20England%20and%20Wales.pdf</w:t>
        </w:r>
      </w:hyperlink>
      <w:r>
        <w:t xml:space="preserve"> </w:t>
      </w:r>
    </w:p>
    <w:p w14:paraId="172B7451" w14:textId="77777777" w:rsidR="00937D60" w:rsidRDefault="00937D60">
      <w:pPr>
        <w:spacing w:after="0" w:line="276" w:lineRule="auto"/>
      </w:pPr>
    </w:p>
    <w:p w14:paraId="7919FA13" w14:textId="77777777" w:rsidR="00937D60" w:rsidRDefault="009F3004">
      <w:pPr>
        <w:spacing w:after="0" w:line="276" w:lineRule="auto"/>
      </w:pPr>
      <w:proofErr w:type="spellStart"/>
      <w:r w:rsidRPr="00FE35E9">
        <w:rPr>
          <w:lang w:val="es-BO"/>
        </w:rPr>
        <w:t>Ortesni</w:t>
      </w:r>
      <w:proofErr w:type="spellEnd"/>
      <w:r w:rsidRPr="00FE35E9">
        <w:rPr>
          <w:lang w:val="es-BO"/>
        </w:rPr>
        <w:t xml:space="preserve">, Livia Elisa, </w:t>
      </w:r>
      <w:proofErr w:type="spellStart"/>
      <w:r w:rsidRPr="00FE35E9">
        <w:rPr>
          <w:lang w:val="es-BO"/>
        </w:rPr>
        <w:t>Patrizia</w:t>
      </w:r>
      <w:proofErr w:type="spellEnd"/>
      <w:r w:rsidRPr="00FE35E9">
        <w:rPr>
          <w:lang w:val="es-BO"/>
        </w:rPr>
        <w:t xml:space="preserve"> </w:t>
      </w:r>
      <w:proofErr w:type="spellStart"/>
      <w:r w:rsidRPr="00FE35E9">
        <w:rPr>
          <w:lang w:val="es-BO"/>
        </w:rPr>
        <w:t>Farina</w:t>
      </w:r>
      <w:proofErr w:type="spellEnd"/>
      <w:r w:rsidRPr="00FE35E9">
        <w:rPr>
          <w:lang w:val="es-BO"/>
        </w:rPr>
        <w:t xml:space="preserve"> and </w:t>
      </w:r>
      <w:proofErr w:type="spellStart"/>
      <w:r w:rsidRPr="00FE35E9">
        <w:rPr>
          <w:lang w:val="es-BO"/>
        </w:rPr>
        <w:t>Alessio</w:t>
      </w:r>
      <w:proofErr w:type="spellEnd"/>
      <w:r w:rsidRPr="00FE35E9">
        <w:rPr>
          <w:lang w:val="es-BO"/>
        </w:rPr>
        <w:t xml:space="preserve"> </w:t>
      </w:r>
      <w:proofErr w:type="spellStart"/>
      <w:r w:rsidRPr="00FE35E9">
        <w:rPr>
          <w:lang w:val="es-BO"/>
        </w:rPr>
        <w:t>Menonna</w:t>
      </w:r>
      <w:proofErr w:type="spellEnd"/>
      <w:r w:rsidRPr="00FE35E9">
        <w:rPr>
          <w:lang w:val="es-BO"/>
        </w:rPr>
        <w:t xml:space="preserve">. </w:t>
      </w:r>
      <w:r>
        <w:t xml:space="preserve">“Improving estimates of the prevalence of Female Genital Mutilation/Cutting among migrants in Western countries.” </w:t>
      </w:r>
      <w:r>
        <w:rPr>
          <w:i/>
        </w:rPr>
        <w:t xml:space="preserve">Demographic Research </w:t>
      </w:r>
      <w:r>
        <w:t xml:space="preserve">32, no. 18(2015): 543-562.  </w:t>
      </w:r>
      <w:proofErr w:type="spellStart"/>
      <w:r>
        <w:t>doi</w:t>
      </w:r>
      <w:proofErr w:type="spellEnd"/>
      <w:r>
        <w:t xml:space="preserve">: 10.4054/DemRes.2015.32.18 </w:t>
      </w:r>
    </w:p>
    <w:p w14:paraId="749BA302" w14:textId="77777777" w:rsidR="00937D60" w:rsidRDefault="00937D60">
      <w:pPr>
        <w:spacing w:after="0" w:line="276" w:lineRule="auto"/>
      </w:pPr>
    </w:p>
    <w:p w14:paraId="11C98A87" w14:textId="77777777" w:rsidR="00937D60" w:rsidRDefault="009F3004">
      <w:pPr>
        <w:spacing w:after="0" w:line="276" w:lineRule="auto"/>
      </w:pPr>
      <w:proofErr w:type="spellStart"/>
      <w:r>
        <w:t>Rebora</w:t>
      </w:r>
      <w:proofErr w:type="spellEnd"/>
      <w:r>
        <w:t xml:space="preserve">, Paola, Maria </w:t>
      </w:r>
      <w:proofErr w:type="spellStart"/>
      <w:r>
        <w:t>Grazia</w:t>
      </w:r>
      <w:proofErr w:type="spellEnd"/>
      <w:r>
        <w:t xml:space="preserve"> Valsecchi. “Survival estimation in two-phase cohort studies with application to biomarkers evaluation.” </w:t>
      </w:r>
      <w:r w:rsidRPr="009F3004">
        <w:rPr>
          <w:i/>
        </w:rPr>
        <w:t>Statistical Methods in Medical Research</w:t>
      </w:r>
      <w:r>
        <w:t xml:space="preserve"> 25, no. 16(2016):2895-2908. </w:t>
      </w:r>
      <w:proofErr w:type="spellStart"/>
      <w:r>
        <w:t>doi</w:t>
      </w:r>
      <w:proofErr w:type="spellEnd"/>
      <w:r>
        <w:t xml:space="preserve">: 10.1177/0962280214534411 </w:t>
      </w:r>
    </w:p>
    <w:p w14:paraId="7BD407D3" w14:textId="77777777" w:rsidR="00937D60" w:rsidRDefault="00937D60">
      <w:pPr>
        <w:spacing w:after="0" w:line="276" w:lineRule="auto"/>
      </w:pPr>
    </w:p>
    <w:p w14:paraId="103D1EFE" w14:textId="77777777" w:rsidR="00937D60" w:rsidRDefault="009F3004">
      <w:pPr>
        <w:spacing w:after="0" w:line="276" w:lineRule="auto"/>
      </w:pPr>
      <w:proofErr w:type="spellStart"/>
      <w:r>
        <w:t>Rutstein</w:t>
      </w:r>
      <w:proofErr w:type="spellEnd"/>
      <w:r>
        <w:t xml:space="preserve">, </w:t>
      </w:r>
      <w:proofErr w:type="spellStart"/>
      <w:r>
        <w:t>Shea</w:t>
      </w:r>
      <w:proofErr w:type="spellEnd"/>
      <w:r>
        <w:t xml:space="preserve"> Oscar, Guillermo Rojas. </w:t>
      </w:r>
      <w:r w:rsidRPr="009F3004">
        <w:rPr>
          <w:i/>
        </w:rPr>
        <w:t>Guide to DHs Statistics</w:t>
      </w:r>
      <w:r>
        <w:t>. Calverton, Maryland (2006)</w:t>
      </w:r>
    </w:p>
    <w:p w14:paraId="13DABB23" w14:textId="77777777" w:rsidR="00937D60" w:rsidRDefault="00937D60">
      <w:pPr>
        <w:spacing w:after="0" w:line="276" w:lineRule="auto"/>
      </w:pPr>
    </w:p>
    <w:p w14:paraId="4949DE6B" w14:textId="77777777" w:rsidR="00937D60" w:rsidRPr="009F3004" w:rsidRDefault="009F3004">
      <w:pPr>
        <w:spacing w:after="0" w:line="276" w:lineRule="auto"/>
      </w:pPr>
      <w:proofErr w:type="spellStart"/>
      <w:r>
        <w:t>Saerndal</w:t>
      </w:r>
      <w:proofErr w:type="spellEnd"/>
      <w:r>
        <w:t xml:space="preserve"> CE and B. </w:t>
      </w:r>
      <w:proofErr w:type="spellStart"/>
      <w:r>
        <w:t>Swensson</w:t>
      </w:r>
      <w:proofErr w:type="spellEnd"/>
      <w:r>
        <w:t xml:space="preserve">. “General view of estimation for two phases of selection with applications to two-phase sampling and nonresponse.” International Statistical Review 55 (1987): 279-294. </w:t>
      </w:r>
    </w:p>
    <w:p w14:paraId="31E68B42" w14:textId="77777777" w:rsidR="00937D60" w:rsidRDefault="00937D60">
      <w:pPr>
        <w:spacing w:after="0" w:line="240" w:lineRule="auto"/>
        <w:rPr>
          <w:color w:val="333333"/>
          <w:highlight w:val="white"/>
        </w:rPr>
      </w:pPr>
    </w:p>
    <w:p w14:paraId="74793B64" w14:textId="77777777" w:rsidR="00937D60" w:rsidRDefault="009F3004">
      <w:pPr>
        <w:spacing w:after="0" w:line="240" w:lineRule="auto"/>
      </w:pPr>
      <w:r>
        <w:t xml:space="preserve">UNFPA. “Driving Forces in Outlawing the Practice of Female Genital Mutilation/Cutting in Kenya, Uganda and Guinea-Bissau.” New York: UNFPA/UNICEF, 2013. url: </w:t>
      </w:r>
      <w:hyperlink r:id="rId28">
        <w:r>
          <w:rPr>
            <w:color w:val="1155CC"/>
            <w:u w:val="single"/>
          </w:rPr>
          <w:t>https://www.unfpa.org/sites/default/files/resource-pdf/Legislation%20and%20FGMC.pdf</w:t>
        </w:r>
      </w:hyperlink>
      <w:r>
        <w:t xml:space="preserve"> </w:t>
      </w:r>
    </w:p>
    <w:p w14:paraId="69E8520D" w14:textId="77777777" w:rsidR="00937D60" w:rsidRDefault="00937D60">
      <w:pPr>
        <w:spacing w:after="0" w:line="240" w:lineRule="auto"/>
      </w:pPr>
    </w:p>
    <w:p w14:paraId="10A0BE21" w14:textId="77777777" w:rsidR="00937D60" w:rsidRDefault="009F3004">
      <w:pPr>
        <w:spacing w:after="0" w:line="240" w:lineRule="auto"/>
      </w:pPr>
      <w:r>
        <w:t xml:space="preserve">UNFPA. “Female Genital Mutilation.” February 6 2018, </w:t>
      </w:r>
      <w:r>
        <w:fldChar w:fldCharType="begin"/>
      </w:r>
      <w:r>
        <w:instrText xml:space="preserve"> HYPERLINK "http://www.unfpa.org/female-genital-mutilation" </w:instrText>
      </w:r>
      <w:r>
        <w:fldChar w:fldCharType="separate"/>
      </w:r>
      <w:r>
        <w:t xml:space="preserve">http://www.unfpa.org/female-genital-mutilation    </w:t>
      </w:r>
    </w:p>
    <w:p w14:paraId="01AA9FB4" w14:textId="77777777" w:rsidR="00937D60" w:rsidRDefault="00937D60">
      <w:pPr>
        <w:spacing w:after="0" w:line="240" w:lineRule="auto"/>
      </w:pPr>
    </w:p>
    <w:p w14:paraId="09BD7A36" w14:textId="77777777" w:rsidR="00937D60" w:rsidRDefault="009F3004">
      <w:pPr>
        <w:spacing w:after="0" w:line="240" w:lineRule="auto"/>
        <w:rPr>
          <w:b/>
        </w:rPr>
      </w:pPr>
      <w:r>
        <w:t xml:space="preserve">UNFPA. “UNFPA-UNICEF Joint Programme to Eliminate Female Genital Mutilation.” February 6 2018. </w:t>
      </w:r>
      <w:r>
        <w:fldChar w:fldCharType="end"/>
      </w:r>
      <w:hyperlink r:id="rId29">
        <w:r>
          <w:rPr>
            <w:color w:val="1155CC"/>
            <w:u w:val="single"/>
          </w:rPr>
          <w:t>https://www.unfpa.org/unfpa-unicef-joint-programme-eliminate-female-genital-mutilation</w:t>
        </w:r>
      </w:hyperlink>
      <w:r>
        <w:t xml:space="preserve"> </w:t>
      </w:r>
      <w:hyperlink r:id="rId30">
        <w:r>
          <w:t xml:space="preserve"> </w:t>
        </w:r>
      </w:hyperlink>
      <w:r>
        <w:t xml:space="preserve">   </w:t>
      </w:r>
    </w:p>
    <w:p w14:paraId="4506177A" w14:textId="77777777" w:rsidR="00937D60" w:rsidRDefault="00937D60">
      <w:pPr>
        <w:spacing w:after="0" w:line="240" w:lineRule="auto"/>
      </w:pPr>
    </w:p>
    <w:p w14:paraId="15BF7416" w14:textId="77777777" w:rsidR="00937D60" w:rsidRDefault="009F3004">
      <w:r>
        <w:t xml:space="preserve">UNICEF. “Press release - Three million girls undergo female genital cutting every year.”  23 November 2005, </w:t>
      </w:r>
      <w:hyperlink r:id="rId31">
        <w:r>
          <w:rPr>
            <w:color w:val="1155CC"/>
            <w:u w:val="single"/>
          </w:rPr>
          <w:t>https://www.unicef.org/media/media_30047.html</w:t>
        </w:r>
      </w:hyperlink>
      <w:r>
        <w:t xml:space="preserve"> </w:t>
      </w:r>
    </w:p>
    <w:p w14:paraId="6CD53333" w14:textId="77777777" w:rsidR="00937D60" w:rsidRDefault="009F3004">
      <w:r>
        <w:lastRenderedPageBreak/>
        <w:t xml:space="preserve">UNICEF. “Female Genital Mutilation - A Global Concern.” February 3 2016, </w:t>
      </w:r>
      <w:hyperlink r:id="rId32">
        <w:r>
          <w:rPr>
            <w:color w:val="1155CC"/>
            <w:u w:val="single"/>
          </w:rPr>
          <w:t>https://www.unicef.org/media/files/FGMC_2016_brochure_final_UNICEF_SPREAD.pdf</w:t>
        </w:r>
      </w:hyperlink>
      <w:r>
        <w:t xml:space="preserve"> </w:t>
      </w:r>
    </w:p>
    <w:p w14:paraId="4A1A291B" w14:textId="77777777" w:rsidR="00937D60" w:rsidRDefault="009F3004">
      <w:r>
        <w:t xml:space="preserve">UNICEF.  “Sexual and reproductive </w:t>
      </w:r>
      <w:proofErr w:type="spellStart"/>
      <w:r>
        <w:t>heath</w:t>
      </w:r>
      <w:proofErr w:type="spellEnd"/>
      <w:r>
        <w:t xml:space="preserve">, Female genital mutilation (FGM).” 2013, </w:t>
      </w:r>
      <w:hyperlink r:id="rId33">
        <w:r>
          <w:rPr>
            <w:color w:val="1155CC"/>
            <w:u w:val="single"/>
          </w:rPr>
          <w:t>http://www.who.int/reproductivehealth/topics/fgm/prevalence/en/</w:t>
        </w:r>
      </w:hyperlink>
      <w:r>
        <w:t xml:space="preserve"> </w:t>
      </w:r>
    </w:p>
    <w:p w14:paraId="68A7DB21" w14:textId="77777777" w:rsidR="00937D60" w:rsidRDefault="009F3004">
      <w:r>
        <w:t xml:space="preserve">UNICEF. “Questionnaire for Individual Women.” 29 November 2017,  </w:t>
      </w:r>
      <w:hyperlink r:id="rId34">
        <w:r>
          <w:rPr>
            <w:color w:val="1155CC"/>
            <w:u w:val="single"/>
          </w:rPr>
          <w:t>http://mics.unicef.org/tools</w:t>
        </w:r>
      </w:hyperlink>
      <w:r>
        <w:t xml:space="preserve"> </w:t>
      </w:r>
    </w:p>
    <w:p w14:paraId="0A8E7787" w14:textId="77777777" w:rsidR="00937D60" w:rsidRDefault="009F3004">
      <w:r>
        <w:t xml:space="preserve">United Nations. “United Nations Resolution A/RES/69/150.” 17 February 2015, </w:t>
      </w:r>
      <w:hyperlink r:id="rId35">
        <w:r>
          <w:rPr>
            <w:color w:val="1155CC"/>
            <w:u w:val="single"/>
          </w:rPr>
          <w:t>http://www.un.org/en/ga/search/view_doc.asp?symbol=A/RES/69/150</w:t>
        </w:r>
      </w:hyperlink>
      <w:r>
        <w:t xml:space="preserve"> </w:t>
      </w:r>
    </w:p>
    <w:p w14:paraId="168C3729" w14:textId="77777777" w:rsidR="00937D60" w:rsidRDefault="00937D60">
      <w:pPr>
        <w:spacing w:after="0" w:line="240" w:lineRule="auto"/>
      </w:pPr>
    </w:p>
    <w:p w14:paraId="1C2CCD74" w14:textId="77777777" w:rsidR="00937D60" w:rsidRDefault="009F3004">
      <w:pPr>
        <w:spacing w:after="0" w:line="240" w:lineRule="auto"/>
      </w:pPr>
      <w:r>
        <w:t xml:space="preserve">United Nations. “United Nations Resolution A/RES/67/146.” 5 March 2013, </w:t>
      </w:r>
      <w:hyperlink r:id="rId36">
        <w:r>
          <w:t>http://www.un.org/en/ga/search/view_doc.asp?symbol=A/RES/67/146</w:t>
        </w:r>
      </w:hyperlink>
      <w:r>
        <w:t xml:space="preserve">    </w:t>
      </w:r>
    </w:p>
    <w:p w14:paraId="7DD29F66" w14:textId="77777777" w:rsidR="00937D60" w:rsidRDefault="00937D60">
      <w:pPr>
        <w:spacing w:after="0" w:line="240" w:lineRule="auto"/>
      </w:pPr>
    </w:p>
    <w:p w14:paraId="1439F81B" w14:textId="77777777" w:rsidR="00937D60" w:rsidRDefault="009F3004">
      <w:pPr>
        <w:spacing w:after="0" w:line="240" w:lineRule="auto"/>
      </w:pPr>
      <w:r>
        <w:t xml:space="preserve">United Nations. “Annex: Resolution adopted by the General Assembly on Work of the Statistical Commission pertaining to the 2030 Agenda for Sustainable Development (A/RES/71/313).” 10 July 2017, </w:t>
      </w:r>
      <w:hyperlink r:id="rId37">
        <w:r>
          <w:rPr>
            <w:color w:val="1155CC"/>
            <w:u w:val="single"/>
          </w:rPr>
          <w:t>https://undocs.org/A/RES/71/313</w:t>
        </w:r>
      </w:hyperlink>
      <w:r>
        <w:t xml:space="preserve"> </w:t>
      </w:r>
    </w:p>
    <w:p w14:paraId="0EEFD497" w14:textId="77777777" w:rsidR="00937D60" w:rsidRDefault="00937D60">
      <w:pPr>
        <w:spacing w:after="0" w:line="240" w:lineRule="auto"/>
      </w:pPr>
    </w:p>
    <w:p w14:paraId="21BB61D9" w14:textId="77777777" w:rsidR="00937D60" w:rsidRDefault="009F3004">
      <w:pPr>
        <w:spacing w:after="0" w:line="240" w:lineRule="auto"/>
        <w:rPr>
          <w:color w:val="333333"/>
          <w:highlight w:val="white"/>
        </w:rPr>
      </w:pPr>
      <w:r>
        <w:rPr>
          <w:color w:val="333333"/>
          <w:highlight w:val="white"/>
        </w:rPr>
        <w:t xml:space="preserve">Yoder, Stanley, </w:t>
      </w:r>
      <w:proofErr w:type="spellStart"/>
      <w:r>
        <w:rPr>
          <w:color w:val="333333"/>
          <w:highlight w:val="white"/>
        </w:rPr>
        <w:t>Shanxiao</w:t>
      </w:r>
      <w:proofErr w:type="spellEnd"/>
      <w:r>
        <w:rPr>
          <w:color w:val="333333"/>
          <w:highlight w:val="white"/>
        </w:rPr>
        <w:t xml:space="preserve"> Wang, and Elise Johansen. “Estimates of Female Genital Mutilation/Cutting in 27 African Countries and Yemen.” </w:t>
      </w:r>
      <w:r>
        <w:rPr>
          <w:i/>
          <w:color w:val="333333"/>
          <w:highlight w:val="white"/>
        </w:rPr>
        <w:t>Studies in Family Planning</w:t>
      </w:r>
      <w:r>
        <w:rPr>
          <w:color w:val="333333"/>
          <w:highlight w:val="white"/>
        </w:rPr>
        <w:t xml:space="preserve"> 44, no 2(2013): 189–204. doi:10.1111/j.1728-4465.2013.00352.x </w:t>
      </w:r>
    </w:p>
    <w:p w14:paraId="2CA59621" w14:textId="77777777" w:rsidR="00937D60" w:rsidRDefault="00937D60">
      <w:pPr>
        <w:spacing w:after="0" w:line="240" w:lineRule="auto"/>
        <w:rPr>
          <w:color w:val="333333"/>
          <w:highlight w:val="white"/>
        </w:rPr>
      </w:pPr>
    </w:p>
    <w:p w14:paraId="677D30B9" w14:textId="77777777" w:rsidR="00937D60" w:rsidRDefault="009F3004">
      <w:pPr>
        <w:spacing w:after="0" w:line="240" w:lineRule="auto"/>
      </w:pPr>
      <w:r>
        <w:t xml:space="preserve">WHO. “Eliminating Female genital mutilation An interagency statement OHCHR, UNAIDS, UNDP, UNECA, UNESCO, UNFPA, UNHCR, UNICEF, UNIFEM, WHO.” 2008, </w:t>
      </w:r>
      <w:hyperlink r:id="rId38">
        <w:r>
          <w:rPr>
            <w:color w:val="1155CC"/>
            <w:u w:val="single"/>
          </w:rPr>
          <w:t>http://apps.who.int/iris/bitstream/10665/43839/1/9789241596442_eng.pdf</w:t>
        </w:r>
      </w:hyperlink>
      <w:r>
        <w:t xml:space="preserve"> </w:t>
      </w:r>
    </w:p>
    <w:p w14:paraId="48C32703" w14:textId="77777777" w:rsidR="00937D60" w:rsidRDefault="00937D60">
      <w:pPr>
        <w:pBdr>
          <w:top w:val="none" w:sz="0" w:space="0" w:color="auto"/>
          <w:left w:val="none" w:sz="0" w:space="0" w:color="auto"/>
          <w:bottom w:val="none" w:sz="0" w:space="0" w:color="auto"/>
          <w:right w:val="none" w:sz="0" w:space="0" w:color="auto"/>
          <w:between w:val="none" w:sz="0" w:space="0" w:color="auto"/>
        </w:pBdr>
        <w:shd w:val="clear" w:color="auto" w:fill="FFFFFF"/>
        <w:spacing w:after="0" w:line="297" w:lineRule="auto"/>
        <w:ind w:left="2160"/>
      </w:pPr>
    </w:p>
    <w:p w14:paraId="01BC76F5" w14:textId="77777777" w:rsidR="00937D60" w:rsidRDefault="00937D60">
      <w:pPr>
        <w:spacing w:after="0" w:line="240" w:lineRule="auto"/>
        <w:rPr>
          <w:sz w:val="20"/>
          <w:szCs w:val="20"/>
        </w:rPr>
      </w:pPr>
    </w:p>
    <w:p w14:paraId="7E8A0121" w14:textId="77777777" w:rsidR="00080C04" w:rsidRDefault="00080C04">
      <w:pPr>
        <w:rPr>
          <w:b/>
          <w:sz w:val="28"/>
          <w:szCs w:val="28"/>
        </w:rPr>
      </w:pPr>
      <w:r>
        <w:rPr>
          <w:b/>
          <w:sz w:val="28"/>
          <w:szCs w:val="28"/>
        </w:rPr>
        <w:br w:type="page"/>
      </w:r>
    </w:p>
    <w:p w14:paraId="362C58D1" w14:textId="675D3A14" w:rsidR="00937D60" w:rsidRDefault="009F3004">
      <w:pPr>
        <w:rPr>
          <w:b/>
          <w:sz w:val="28"/>
          <w:szCs w:val="28"/>
        </w:rPr>
      </w:pPr>
      <w:r>
        <w:rPr>
          <w:b/>
          <w:sz w:val="28"/>
          <w:szCs w:val="28"/>
        </w:rPr>
        <w:lastRenderedPageBreak/>
        <w:t>Annex I</w:t>
      </w:r>
    </w:p>
    <w:p w14:paraId="5E580C2A" w14:textId="77777777" w:rsidR="00937D60" w:rsidRDefault="009F3004">
      <w:pPr>
        <w:pStyle w:val="Heading2"/>
        <w:rPr>
          <w:b/>
          <w:color w:val="000000"/>
        </w:rPr>
      </w:pPr>
      <w:bookmarkStart w:id="42" w:name="_ut2wdl4kzlsh" w:colFirst="0" w:colLast="0"/>
      <w:bookmarkEnd w:id="42"/>
      <w:r>
        <w:rPr>
          <w:b/>
          <w:color w:val="000000"/>
        </w:rPr>
        <w:t>Table 1: National Household Survey Data used for FGM Estimates, 2010-2016</w:t>
      </w:r>
    </w:p>
    <w:tbl>
      <w:tblPr>
        <w:tblStyle w:val="a0"/>
        <w:tblW w:w="9360" w:type="dxa"/>
        <w:tblLayout w:type="fixed"/>
        <w:tblLook w:val="04A0" w:firstRow="1" w:lastRow="0" w:firstColumn="1" w:lastColumn="0" w:noHBand="0" w:noVBand="1"/>
      </w:tblPr>
      <w:tblGrid>
        <w:gridCol w:w="720"/>
        <w:gridCol w:w="2415"/>
        <w:gridCol w:w="825"/>
        <w:gridCol w:w="1305"/>
        <w:gridCol w:w="4095"/>
      </w:tblGrid>
      <w:tr w:rsidR="00937D60" w14:paraId="27B7E237" w14:textId="77777777" w:rsidTr="00937D6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0" w:type="dxa"/>
            <w:tcBorders>
              <w:top w:val="single" w:sz="8" w:space="0" w:color="000000"/>
              <w:left w:val="single" w:sz="8" w:space="0" w:color="D9D9D9"/>
              <w:bottom w:val="single" w:sz="8" w:space="0" w:color="000000"/>
              <w:right w:val="single" w:sz="8" w:space="0" w:color="D9D9D9"/>
            </w:tcBorders>
          </w:tcPr>
          <w:p w14:paraId="72D7879D" w14:textId="77777777" w:rsidR="00937D60" w:rsidRDefault="009F3004">
            <w:pPr>
              <w:jc w:val="center"/>
            </w:pPr>
            <w:r>
              <w:t>No.</w:t>
            </w:r>
          </w:p>
        </w:tc>
        <w:tc>
          <w:tcPr>
            <w:tcW w:w="2415" w:type="dxa"/>
            <w:tcBorders>
              <w:top w:val="single" w:sz="8" w:space="0" w:color="000000"/>
              <w:left w:val="single" w:sz="8" w:space="0" w:color="D9D9D9"/>
              <w:bottom w:val="single" w:sz="8" w:space="0" w:color="000000"/>
              <w:right w:val="single" w:sz="8" w:space="0" w:color="D9D9D9"/>
            </w:tcBorders>
          </w:tcPr>
          <w:p w14:paraId="517A8280" w14:textId="77777777" w:rsidR="00937D60" w:rsidRDefault="009F3004">
            <w:pPr>
              <w:cnfStyle w:val="100000000000" w:firstRow="1" w:lastRow="0" w:firstColumn="0" w:lastColumn="0" w:oddVBand="0" w:evenVBand="0" w:oddHBand="0" w:evenHBand="0" w:firstRowFirstColumn="0" w:firstRowLastColumn="0" w:lastRowFirstColumn="0" w:lastRowLastColumn="0"/>
            </w:pPr>
            <w:r>
              <w:t>Country</w:t>
            </w:r>
          </w:p>
        </w:tc>
        <w:tc>
          <w:tcPr>
            <w:tcW w:w="825" w:type="dxa"/>
            <w:tcBorders>
              <w:top w:val="single" w:sz="8" w:space="0" w:color="000000"/>
              <w:left w:val="single" w:sz="8" w:space="0" w:color="D9D9D9"/>
              <w:bottom w:val="single" w:sz="8" w:space="0" w:color="000000"/>
              <w:right w:val="single" w:sz="8" w:space="0" w:color="D9D9D9"/>
            </w:tcBorders>
          </w:tcPr>
          <w:p w14:paraId="63ED5B10" w14:textId="77777777" w:rsidR="00937D60" w:rsidRDefault="009F3004">
            <w:pPr>
              <w:cnfStyle w:val="100000000000" w:firstRow="1" w:lastRow="0" w:firstColumn="0" w:lastColumn="0" w:oddVBand="0" w:evenVBand="0" w:oddHBand="0" w:evenHBand="0" w:firstRowFirstColumn="0" w:firstRowLastColumn="0" w:lastRowFirstColumn="0" w:lastRowLastColumn="0"/>
            </w:pPr>
            <w:r>
              <w:t>Survey</w:t>
            </w:r>
          </w:p>
        </w:tc>
        <w:tc>
          <w:tcPr>
            <w:tcW w:w="1305" w:type="dxa"/>
            <w:tcBorders>
              <w:top w:val="single" w:sz="8" w:space="0" w:color="000000"/>
              <w:left w:val="single" w:sz="8" w:space="0" w:color="D9D9D9"/>
              <w:bottom w:val="single" w:sz="8" w:space="0" w:color="000000"/>
              <w:right w:val="single" w:sz="8" w:space="0" w:color="D9D9D9"/>
            </w:tcBorders>
          </w:tcPr>
          <w:p w14:paraId="23CB6A9A" w14:textId="77777777" w:rsidR="00937D60" w:rsidRDefault="009F3004">
            <w:pPr>
              <w:cnfStyle w:val="100000000000" w:firstRow="1" w:lastRow="0" w:firstColumn="0" w:lastColumn="0" w:oddVBand="0" w:evenVBand="0" w:oddHBand="0" w:evenHBand="0" w:firstRowFirstColumn="0" w:firstRowLastColumn="0" w:lastRowFirstColumn="0" w:lastRowLastColumn="0"/>
            </w:pPr>
            <w:r>
              <w:t>Year</w:t>
            </w:r>
          </w:p>
        </w:tc>
        <w:tc>
          <w:tcPr>
            <w:tcW w:w="4095" w:type="dxa"/>
            <w:tcBorders>
              <w:top w:val="single" w:sz="8" w:space="0" w:color="000000"/>
              <w:left w:val="single" w:sz="8" w:space="0" w:color="D9D9D9"/>
              <w:bottom w:val="single" w:sz="8" w:space="0" w:color="000000"/>
              <w:right w:val="single" w:sz="8" w:space="0" w:color="D9D9D9"/>
            </w:tcBorders>
          </w:tcPr>
          <w:p w14:paraId="4DC55E1A" w14:textId="77777777" w:rsidR="00937D60" w:rsidRDefault="009F3004">
            <w:pPr>
              <w:cnfStyle w:val="100000000000" w:firstRow="1" w:lastRow="0" w:firstColumn="0" w:lastColumn="0" w:oddVBand="0" w:evenVBand="0" w:oddHBand="0" w:evenHBand="0" w:firstRowFirstColumn="0" w:firstRowLastColumn="0" w:lastRowFirstColumn="0" w:lastRowLastColumn="0"/>
            </w:pPr>
            <w:r>
              <w:t>Comments</w:t>
            </w:r>
          </w:p>
        </w:tc>
      </w:tr>
      <w:tr w:rsidR="00937D60" w14:paraId="0BADF60C" w14:textId="77777777" w:rsidTr="00937D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0" w:type="dxa"/>
            <w:tcBorders>
              <w:top w:val="single" w:sz="8" w:space="0" w:color="000000"/>
            </w:tcBorders>
          </w:tcPr>
          <w:p w14:paraId="546E187E" w14:textId="77777777" w:rsidR="00937D60" w:rsidRDefault="009F3004">
            <w:pPr>
              <w:jc w:val="center"/>
            </w:pPr>
            <w:r>
              <w:t>1</w:t>
            </w:r>
          </w:p>
        </w:tc>
        <w:tc>
          <w:tcPr>
            <w:tcW w:w="2415" w:type="dxa"/>
            <w:tcBorders>
              <w:top w:val="single" w:sz="8" w:space="0" w:color="000000"/>
            </w:tcBorders>
          </w:tcPr>
          <w:p w14:paraId="1EAE82AD" w14:textId="77777777" w:rsidR="00937D60" w:rsidRDefault="009F3004">
            <w:pPr>
              <w:cnfStyle w:val="000000100000" w:firstRow="0" w:lastRow="0" w:firstColumn="0" w:lastColumn="0" w:oddVBand="0" w:evenVBand="0" w:oddHBand="1" w:evenHBand="0" w:firstRowFirstColumn="0" w:firstRowLastColumn="0" w:lastRowFirstColumn="0" w:lastRowLastColumn="0"/>
            </w:pPr>
            <w:r>
              <w:t>Benin</w:t>
            </w:r>
          </w:p>
        </w:tc>
        <w:tc>
          <w:tcPr>
            <w:tcW w:w="825" w:type="dxa"/>
            <w:tcBorders>
              <w:top w:val="single" w:sz="8" w:space="0" w:color="000000"/>
            </w:tcBorders>
          </w:tcPr>
          <w:p w14:paraId="27D7E5B7" w14:textId="77777777" w:rsidR="00937D60" w:rsidRDefault="009F3004">
            <w:pPr>
              <w:cnfStyle w:val="000000100000" w:firstRow="0" w:lastRow="0" w:firstColumn="0" w:lastColumn="0" w:oddVBand="0" w:evenVBand="0" w:oddHBand="1" w:evenHBand="0" w:firstRowFirstColumn="0" w:firstRowLastColumn="0" w:lastRowFirstColumn="0" w:lastRowLastColumn="0"/>
            </w:pPr>
            <w:r>
              <w:t>MICS</w:t>
            </w:r>
          </w:p>
        </w:tc>
        <w:tc>
          <w:tcPr>
            <w:tcW w:w="1305" w:type="dxa"/>
            <w:tcBorders>
              <w:top w:val="single" w:sz="8" w:space="0" w:color="000000"/>
            </w:tcBorders>
          </w:tcPr>
          <w:p w14:paraId="2094602B" w14:textId="77777777" w:rsidR="00937D60" w:rsidRDefault="009F3004">
            <w:pPr>
              <w:cnfStyle w:val="000000100000" w:firstRow="0" w:lastRow="0" w:firstColumn="0" w:lastColumn="0" w:oddVBand="0" w:evenVBand="0" w:oddHBand="1" w:evenHBand="0" w:firstRowFirstColumn="0" w:firstRowLastColumn="0" w:lastRowFirstColumn="0" w:lastRowLastColumn="0"/>
            </w:pPr>
            <w:r>
              <w:t>2014</w:t>
            </w:r>
          </w:p>
        </w:tc>
        <w:tc>
          <w:tcPr>
            <w:tcW w:w="4095" w:type="dxa"/>
            <w:tcBorders>
              <w:top w:val="single" w:sz="8" w:space="0" w:color="000000"/>
            </w:tcBorders>
          </w:tcPr>
          <w:p w14:paraId="773A1E6B" w14:textId="77777777" w:rsidR="00937D60" w:rsidRDefault="009F3004">
            <w:pPr>
              <w:cnfStyle w:val="000000100000" w:firstRow="0" w:lastRow="0" w:firstColumn="0" w:lastColumn="0" w:oddVBand="0" w:evenVBand="0" w:oddHBand="1" w:evenHBand="0" w:firstRowFirstColumn="0" w:firstRowLastColumn="0" w:lastRowFirstColumn="0" w:lastRowLastColumn="0"/>
            </w:pPr>
            <w:r>
              <w:t>18 cases of FGM among daughters</w:t>
            </w:r>
          </w:p>
        </w:tc>
      </w:tr>
      <w:tr w:rsidR="00937D60" w14:paraId="31779F77" w14:textId="77777777">
        <w:tc>
          <w:tcPr>
            <w:cnfStyle w:val="001000000000" w:firstRow="0" w:lastRow="0" w:firstColumn="1" w:lastColumn="0" w:oddVBand="0" w:evenVBand="0" w:oddHBand="0" w:evenHBand="0" w:firstRowFirstColumn="0" w:firstRowLastColumn="0" w:lastRowFirstColumn="0" w:lastRowLastColumn="0"/>
            <w:tcW w:w="720" w:type="dxa"/>
          </w:tcPr>
          <w:p w14:paraId="2BC4D18C" w14:textId="77777777" w:rsidR="00937D60" w:rsidRDefault="009F3004">
            <w:pPr>
              <w:jc w:val="center"/>
            </w:pPr>
            <w:r>
              <w:t>2</w:t>
            </w:r>
          </w:p>
        </w:tc>
        <w:tc>
          <w:tcPr>
            <w:tcW w:w="2415" w:type="dxa"/>
          </w:tcPr>
          <w:p w14:paraId="38A7C1A0" w14:textId="77777777" w:rsidR="00937D60" w:rsidRDefault="009F3004">
            <w:pPr>
              <w:cnfStyle w:val="000000000000" w:firstRow="0" w:lastRow="0" w:firstColumn="0" w:lastColumn="0" w:oddVBand="0" w:evenVBand="0" w:oddHBand="0" w:evenHBand="0" w:firstRowFirstColumn="0" w:firstRowLastColumn="0" w:lastRowFirstColumn="0" w:lastRowLastColumn="0"/>
            </w:pPr>
            <w:r>
              <w:t>Burkina Faso</w:t>
            </w:r>
          </w:p>
        </w:tc>
        <w:tc>
          <w:tcPr>
            <w:tcW w:w="825" w:type="dxa"/>
          </w:tcPr>
          <w:p w14:paraId="16BBE1D5" w14:textId="77777777" w:rsidR="00937D60" w:rsidRDefault="009F3004">
            <w:pPr>
              <w:cnfStyle w:val="000000000000" w:firstRow="0" w:lastRow="0" w:firstColumn="0" w:lastColumn="0" w:oddVBand="0" w:evenVBand="0" w:oddHBand="0" w:evenHBand="0" w:firstRowFirstColumn="0" w:firstRowLastColumn="0" w:lastRowFirstColumn="0" w:lastRowLastColumn="0"/>
            </w:pPr>
            <w:r>
              <w:t>DHS</w:t>
            </w:r>
          </w:p>
        </w:tc>
        <w:tc>
          <w:tcPr>
            <w:tcW w:w="1305" w:type="dxa"/>
          </w:tcPr>
          <w:p w14:paraId="40D35F87" w14:textId="77777777" w:rsidR="00937D60" w:rsidRDefault="009F3004">
            <w:pPr>
              <w:cnfStyle w:val="000000000000" w:firstRow="0" w:lastRow="0" w:firstColumn="0" w:lastColumn="0" w:oddVBand="0" w:evenVBand="0" w:oddHBand="0" w:evenHBand="0" w:firstRowFirstColumn="0" w:firstRowLastColumn="0" w:lastRowFirstColumn="0" w:lastRowLastColumn="0"/>
            </w:pPr>
            <w:r>
              <w:t>2010</w:t>
            </w:r>
          </w:p>
        </w:tc>
        <w:tc>
          <w:tcPr>
            <w:tcW w:w="4095" w:type="dxa"/>
          </w:tcPr>
          <w:p w14:paraId="08048BE6" w14:textId="77777777" w:rsidR="00937D60" w:rsidRDefault="00937D60">
            <w:pPr>
              <w:cnfStyle w:val="000000000000" w:firstRow="0" w:lastRow="0" w:firstColumn="0" w:lastColumn="0" w:oddVBand="0" w:evenVBand="0" w:oddHBand="0" w:evenHBand="0" w:firstRowFirstColumn="0" w:firstRowLastColumn="0" w:lastRowFirstColumn="0" w:lastRowLastColumn="0"/>
            </w:pPr>
          </w:p>
        </w:tc>
      </w:tr>
      <w:tr w:rsidR="00937D60" w14:paraId="26690CFE"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0" w:type="dxa"/>
          </w:tcPr>
          <w:p w14:paraId="552D78D0" w14:textId="77777777" w:rsidR="00937D60" w:rsidRDefault="009F3004">
            <w:pPr>
              <w:jc w:val="center"/>
            </w:pPr>
            <w:r>
              <w:t>3</w:t>
            </w:r>
          </w:p>
        </w:tc>
        <w:tc>
          <w:tcPr>
            <w:tcW w:w="2415" w:type="dxa"/>
          </w:tcPr>
          <w:p w14:paraId="4C80A292" w14:textId="77777777" w:rsidR="00937D60" w:rsidRDefault="009F3004">
            <w:pPr>
              <w:cnfStyle w:val="000000100000" w:firstRow="0" w:lastRow="0" w:firstColumn="0" w:lastColumn="0" w:oddVBand="0" w:evenVBand="0" w:oddHBand="1" w:evenHBand="0" w:firstRowFirstColumn="0" w:firstRowLastColumn="0" w:lastRowFirstColumn="0" w:lastRowLastColumn="0"/>
            </w:pPr>
            <w:r>
              <w:t>Cameroon</w:t>
            </w:r>
          </w:p>
        </w:tc>
        <w:tc>
          <w:tcPr>
            <w:tcW w:w="825" w:type="dxa"/>
          </w:tcPr>
          <w:p w14:paraId="7DE9A12A" w14:textId="77777777" w:rsidR="00937D60" w:rsidRDefault="009F3004">
            <w:pPr>
              <w:cnfStyle w:val="000000100000" w:firstRow="0" w:lastRow="0" w:firstColumn="0" w:lastColumn="0" w:oddVBand="0" w:evenVBand="0" w:oddHBand="1" w:evenHBand="0" w:firstRowFirstColumn="0" w:firstRowLastColumn="0" w:lastRowFirstColumn="0" w:lastRowLastColumn="0"/>
            </w:pPr>
            <w:r>
              <w:t>-</w:t>
            </w:r>
          </w:p>
        </w:tc>
        <w:tc>
          <w:tcPr>
            <w:tcW w:w="1305" w:type="dxa"/>
          </w:tcPr>
          <w:p w14:paraId="06D8B834" w14:textId="77777777" w:rsidR="00937D60" w:rsidRDefault="009F3004">
            <w:pPr>
              <w:cnfStyle w:val="000000100000" w:firstRow="0" w:lastRow="0" w:firstColumn="0" w:lastColumn="0" w:oddVBand="0" w:evenVBand="0" w:oddHBand="1" w:evenHBand="0" w:firstRowFirstColumn="0" w:firstRowLastColumn="0" w:lastRowFirstColumn="0" w:lastRowLastColumn="0"/>
            </w:pPr>
            <w:r>
              <w:t>-</w:t>
            </w:r>
          </w:p>
        </w:tc>
        <w:tc>
          <w:tcPr>
            <w:tcW w:w="4095" w:type="dxa"/>
          </w:tcPr>
          <w:p w14:paraId="431F64C1" w14:textId="77777777" w:rsidR="00937D60" w:rsidRDefault="009F3004">
            <w:pPr>
              <w:cnfStyle w:val="000000100000" w:firstRow="0" w:lastRow="0" w:firstColumn="0" w:lastColumn="0" w:oddVBand="0" w:evenVBand="0" w:oddHBand="1" w:evenHBand="0" w:firstRowFirstColumn="0" w:firstRowLastColumn="0" w:lastRowFirstColumn="0" w:lastRowLastColumn="0"/>
            </w:pPr>
            <w:r>
              <w:t>DHS 2004 out of scope, given surveys only conducted since 2010 were included in analysis</w:t>
            </w:r>
          </w:p>
        </w:tc>
      </w:tr>
      <w:tr w:rsidR="00937D60" w14:paraId="0FEAF65B" w14:textId="77777777">
        <w:tc>
          <w:tcPr>
            <w:cnfStyle w:val="001000000000" w:firstRow="0" w:lastRow="0" w:firstColumn="1" w:lastColumn="0" w:oddVBand="0" w:evenVBand="0" w:oddHBand="0" w:evenHBand="0" w:firstRowFirstColumn="0" w:firstRowLastColumn="0" w:lastRowFirstColumn="0" w:lastRowLastColumn="0"/>
            <w:tcW w:w="720" w:type="dxa"/>
          </w:tcPr>
          <w:p w14:paraId="27242DB0" w14:textId="77777777" w:rsidR="00937D60" w:rsidRDefault="009F3004">
            <w:pPr>
              <w:jc w:val="center"/>
            </w:pPr>
            <w:r>
              <w:t>4</w:t>
            </w:r>
          </w:p>
        </w:tc>
        <w:tc>
          <w:tcPr>
            <w:tcW w:w="2415" w:type="dxa"/>
          </w:tcPr>
          <w:p w14:paraId="31F9825E" w14:textId="77777777" w:rsidR="00937D60" w:rsidRDefault="009F3004">
            <w:pPr>
              <w:cnfStyle w:val="000000000000" w:firstRow="0" w:lastRow="0" w:firstColumn="0" w:lastColumn="0" w:oddVBand="0" w:evenVBand="0" w:oddHBand="0" w:evenHBand="0" w:firstRowFirstColumn="0" w:firstRowLastColumn="0" w:lastRowFirstColumn="0" w:lastRowLastColumn="0"/>
            </w:pPr>
            <w:r>
              <w:t>Central African Republic</w:t>
            </w:r>
          </w:p>
        </w:tc>
        <w:tc>
          <w:tcPr>
            <w:tcW w:w="825" w:type="dxa"/>
          </w:tcPr>
          <w:p w14:paraId="4C0B2A49" w14:textId="77777777" w:rsidR="00937D60" w:rsidRDefault="009F3004">
            <w:pPr>
              <w:cnfStyle w:val="000000000000" w:firstRow="0" w:lastRow="0" w:firstColumn="0" w:lastColumn="0" w:oddVBand="0" w:evenVBand="0" w:oddHBand="0" w:evenHBand="0" w:firstRowFirstColumn="0" w:firstRowLastColumn="0" w:lastRowFirstColumn="0" w:lastRowLastColumn="0"/>
            </w:pPr>
            <w:r>
              <w:t>MICS</w:t>
            </w:r>
          </w:p>
        </w:tc>
        <w:tc>
          <w:tcPr>
            <w:tcW w:w="1305" w:type="dxa"/>
          </w:tcPr>
          <w:p w14:paraId="63622010" w14:textId="77777777" w:rsidR="00937D60" w:rsidRDefault="009F3004">
            <w:pPr>
              <w:cnfStyle w:val="000000000000" w:firstRow="0" w:lastRow="0" w:firstColumn="0" w:lastColumn="0" w:oddVBand="0" w:evenVBand="0" w:oddHBand="0" w:evenHBand="0" w:firstRowFirstColumn="0" w:firstRowLastColumn="0" w:lastRowFirstColumn="0" w:lastRowLastColumn="0"/>
            </w:pPr>
            <w:r>
              <w:t>2010</w:t>
            </w:r>
          </w:p>
        </w:tc>
        <w:tc>
          <w:tcPr>
            <w:tcW w:w="4095" w:type="dxa"/>
          </w:tcPr>
          <w:p w14:paraId="4674F515" w14:textId="77777777" w:rsidR="00937D60" w:rsidRDefault="00937D60">
            <w:pPr>
              <w:cnfStyle w:val="000000000000" w:firstRow="0" w:lastRow="0" w:firstColumn="0" w:lastColumn="0" w:oddVBand="0" w:evenVBand="0" w:oddHBand="0" w:evenHBand="0" w:firstRowFirstColumn="0" w:firstRowLastColumn="0" w:lastRowFirstColumn="0" w:lastRowLastColumn="0"/>
            </w:pPr>
          </w:p>
        </w:tc>
      </w:tr>
      <w:tr w:rsidR="00937D60" w14:paraId="208E3F1D"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0" w:type="dxa"/>
          </w:tcPr>
          <w:p w14:paraId="43F9BEBA" w14:textId="77777777" w:rsidR="00937D60" w:rsidRDefault="009F3004">
            <w:pPr>
              <w:jc w:val="center"/>
            </w:pPr>
            <w:r>
              <w:t>5</w:t>
            </w:r>
          </w:p>
        </w:tc>
        <w:tc>
          <w:tcPr>
            <w:tcW w:w="2415" w:type="dxa"/>
          </w:tcPr>
          <w:p w14:paraId="5F16ABDA" w14:textId="77777777" w:rsidR="00937D60" w:rsidRDefault="009F3004">
            <w:pPr>
              <w:cnfStyle w:val="000000100000" w:firstRow="0" w:lastRow="0" w:firstColumn="0" w:lastColumn="0" w:oddVBand="0" w:evenVBand="0" w:oddHBand="1" w:evenHBand="0" w:firstRowFirstColumn="0" w:firstRowLastColumn="0" w:lastRowFirstColumn="0" w:lastRowLastColumn="0"/>
            </w:pPr>
            <w:r>
              <w:t>Chad</w:t>
            </w:r>
          </w:p>
        </w:tc>
        <w:tc>
          <w:tcPr>
            <w:tcW w:w="825" w:type="dxa"/>
          </w:tcPr>
          <w:p w14:paraId="03CBB293" w14:textId="77777777" w:rsidR="00937D60" w:rsidRDefault="009F3004">
            <w:pPr>
              <w:cnfStyle w:val="000000100000" w:firstRow="0" w:lastRow="0" w:firstColumn="0" w:lastColumn="0" w:oddVBand="0" w:evenVBand="0" w:oddHBand="1" w:evenHBand="0" w:firstRowFirstColumn="0" w:firstRowLastColumn="0" w:lastRowFirstColumn="0" w:lastRowLastColumn="0"/>
            </w:pPr>
            <w:r>
              <w:t>DHS</w:t>
            </w:r>
          </w:p>
        </w:tc>
        <w:tc>
          <w:tcPr>
            <w:tcW w:w="1305" w:type="dxa"/>
          </w:tcPr>
          <w:p w14:paraId="388E65DA" w14:textId="77777777" w:rsidR="00937D60" w:rsidRDefault="009F3004">
            <w:pPr>
              <w:cnfStyle w:val="000000100000" w:firstRow="0" w:lastRow="0" w:firstColumn="0" w:lastColumn="0" w:oddVBand="0" w:evenVBand="0" w:oddHBand="1" w:evenHBand="0" w:firstRowFirstColumn="0" w:firstRowLastColumn="0" w:lastRowFirstColumn="0" w:lastRowLastColumn="0"/>
            </w:pPr>
            <w:r>
              <w:t>2014-2015</w:t>
            </w:r>
          </w:p>
        </w:tc>
        <w:tc>
          <w:tcPr>
            <w:tcW w:w="4095" w:type="dxa"/>
          </w:tcPr>
          <w:p w14:paraId="49E63BBB" w14:textId="77777777" w:rsidR="00937D60" w:rsidRDefault="00937D60">
            <w:pPr>
              <w:cnfStyle w:val="000000100000" w:firstRow="0" w:lastRow="0" w:firstColumn="0" w:lastColumn="0" w:oddVBand="0" w:evenVBand="0" w:oddHBand="1" w:evenHBand="0" w:firstRowFirstColumn="0" w:firstRowLastColumn="0" w:lastRowFirstColumn="0" w:lastRowLastColumn="0"/>
            </w:pPr>
          </w:p>
        </w:tc>
      </w:tr>
      <w:tr w:rsidR="00937D60" w14:paraId="32A6B94D" w14:textId="77777777">
        <w:tc>
          <w:tcPr>
            <w:cnfStyle w:val="001000000000" w:firstRow="0" w:lastRow="0" w:firstColumn="1" w:lastColumn="0" w:oddVBand="0" w:evenVBand="0" w:oddHBand="0" w:evenHBand="0" w:firstRowFirstColumn="0" w:firstRowLastColumn="0" w:lastRowFirstColumn="0" w:lastRowLastColumn="0"/>
            <w:tcW w:w="720" w:type="dxa"/>
          </w:tcPr>
          <w:p w14:paraId="0C180EA2" w14:textId="77777777" w:rsidR="00937D60" w:rsidRDefault="009F3004">
            <w:pPr>
              <w:jc w:val="center"/>
            </w:pPr>
            <w:r>
              <w:t>6</w:t>
            </w:r>
          </w:p>
        </w:tc>
        <w:tc>
          <w:tcPr>
            <w:tcW w:w="2415" w:type="dxa"/>
          </w:tcPr>
          <w:p w14:paraId="11F62130" w14:textId="77777777" w:rsidR="00937D60" w:rsidRDefault="009F3004">
            <w:pPr>
              <w:cnfStyle w:val="000000000000" w:firstRow="0" w:lastRow="0" w:firstColumn="0" w:lastColumn="0" w:oddVBand="0" w:evenVBand="0" w:oddHBand="0" w:evenHBand="0" w:firstRowFirstColumn="0" w:firstRowLastColumn="0" w:lastRowFirstColumn="0" w:lastRowLastColumn="0"/>
            </w:pPr>
            <w:r>
              <w:t>Cote d’Ivoire</w:t>
            </w:r>
          </w:p>
        </w:tc>
        <w:tc>
          <w:tcPr>
            <w:tcW w:w="825" w:type="dxa"/>
          </w:tcPr>
          <w:p w14:paraId="2A63FB17" w14:textId="77777777" w:rsidR="00937D60" w:rsidRDefault="009F3004">
            <w:pPr>
              <w:cnfStyle w:val="000000000000" w:firstRow="0" w:lastRow="0" w:firstColumn="0" w:lastColumn="0" w:oddVBand="0" w:evenVBand="0" w:oddHBand="0" w:evenHBand="0" w:firstRowFirstColumn="0" w:firstRowLastColumn="0" w:lastRowFirstColumn="0" w:lastRowLastColumn="0"/>
            </w:pPr>
            <w:r>
              <w:t>DHS</w:t>
            </w:r>
          </w:p>
        </w:tc>
        <w:tc>
          <w:tcPr>
            <w:tcW w:w="1305" w:type="dxa"/>
          </w:tcPr>
          <w:p w14:paraId="58A4743A" w14:textId="77777777" w:rsidR="00937D60" w:rsidRDefault="009F3004">
            <w:pPr>
              <w:cnfStyle w:val="000000000000" w:firstRow="0" w:lastRow="0" w:firstColumn="0" w:lastColumn="0" w:oddVBand="0" w:evenVBand="0" w:oddHBand="0" w:evenHBand="0" w:firstRowFirstColumn="0" w:firstRowLastColumn="0" w:lastRowFirstColumn="0" w:lastRowLastColumn="0"/>
            </w:pPr>
            <w:r>
              <w:t>2011-2012</w:t>
            </w:r>
          </w:p>
        </w:tc>
        <w:tc>
          <w:tcPr>
            <w:tcW w:w="4095" w:type="dxa"/>
          </w:tcPr>
          <w:p w14:paraId="380BAADD" w14:textId="77777777" w:rsidR="00937D60" w:rsidRDefault="00937D60">
            <w:pPr>
              <w:cnfStyle w:val="000000000000" w:firstRow="0" w:lastRow="0" w:firstColumn="0" w:lastColumn="0" w:oddVBand="0" w:evenVBand="0" w:oddHBand="0" w:evenHBand="0" w:firstRowFirstColumn="0" w:firstRowLastColumn="0" w:lastRowFirstColumn="0" w:lastRowLastColumn="0"/>
            </w:pPr>
          </w:p>
        </w:tc>
      </w:tr>
      <w:tr w:rsidR="00937D60" w14:paraId="6C575D8F"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0" w:type="dxa"/>
          </w:tcPr>
          <w:p w14:paraId="411F90B8" w14:textId="77777777" w:rsidR="00937D60" w:rsidRDefault="009F3004">
            <w:pPr>
              <w:jc w:val="center"/>
            </w:pPr>
            <w:r>
              <w:t>7</w:t>
            </w:r>
          </w:p>
        </w:tc>
        <w:tc>
          <w:tcPr>
            <w:tcW w:w="2415" w:type="dxa"/>
          </w:tcPr>
          <w:p w14:paraId="72FFC333" w14:textId="77777777" w:rsidR="00937D60" w:rsidRDefault="009F3004">
            <w:pPr>
              <w:cnfStyle w:val="000000100000" w:firstRow="0" w:lastRow="0" w:firstColumn="0" w:lastColumn="0" w:oddVBand="0" w:evenVBand="0" w:oddHBand="1" w:evenHBand="0" w:firstRowFirstColumn="0" w:firstRowLastColumn="0" w:lastRowFirstColumn="0" w:lastRowLastColumn="0"/>
            </w:pPr>
            <w:r>
              <w:t>Djibouti</w:t>
            </w:r>
          </w:p>
        </w:tc>
        <w:tc>
          <w:tcPr>
            <w:tcW w:w="825" w:type="dxa"/>
          </w:tcPr>
          <w:p w14:paraId="58F06BFE" w14:textId="77777777" w:rsidR="00937D60" w:rsidRDefault="009F3004">
            <w:pPr>
              <w:cnfStyle w:val="000000100000" w:firstRow="0" w:lastRow="0" w:firstColumn="0" w:lastColumn="0" w:oddVBand="0" w:evenVBand="0" w:oddHBand="1" w:evenHBand="0" w:firstRowFirstColumn="0" w:firstRowLastColumn="0" w:lastRowFirstColumn="0" w:lastRowLastColumn="0"/>
            </w:pPr>
            <w:r>
              <w:t>-</w:t>
            </w:r>
          </w:p>
        </w:tc>
        <w:tc>
          <w:tcPr>
            <w:tcW w:w="1305" w:type="dxa"/>
          </w:tcPr>
          <w:p w14:paraId="1A6BE1D7" w14:textId="77777777" w:rsidR="00937D60" w:rsidRDefault="009F3004">
            <w:pPr>
              <w:cnfStyle w:val="000000100000" w:firstRow="0" w:lastRow="0" w:firstColumn="0" w:lastColumn="0" w:oddVBand="0" w:evenVBand="0" w:oddHBand="1" w:evenHBand="0" w:firstRowFirstColumn="0" w:firstRowLastColumn="0" w:lastRowFirstColumn="0" w:lastRowLastColumn="0"/>
            </w:pPr>
            <w:r>
              <w:t>-</w:t>
            </w:r>
          </w:p>
        </w:tc>
        <w:tc>
          <w:tcPr>
            <w:tcW w:w="4095" w:type="dxa"/>
          </w:tcPr>
          <w:p w14:paraId="37C3C488" w14:textId="77777777" w:rsidR="00937D60" w:rsidRDefault="009F3004">
            <w:pPr>
              <w:cnfStyle w:val="000000100000" w:firstRow="0" w:lastRow="0" w:firstColumn="0" w:lastColumn="0" w:oddVBand="0" w:evenVBand="0" w:oddHBand="1" w:evenHBand="0" w:firstRowFirstColumn="0" w:firstRowLastColumn="0" w:lastRowFirstColumn="0" w:lastRowLastColumn="0"/>
            </w:pPr>
            <w:r>
              <w:t>DHS 2006 out of scope, given surveys only conducted since 2010 were included in analysis</w:t>
            </w:r>
          </w:p>
        </w:tc>
      </w:tr>
      <w:tr w:rsidR="00937D60" w14:paraId="63E7EFF6" w14:textId="77777777">
        <w:tc>
          <w:tcPr>
            <w:cnfStyle w:val="001000000000" w:firstRow="0" w:lastRow="0" w:firstColumn="1" w:lastColumn="0" w:oddVBand="0" w:evenVBand="0" w:oddHBand="0" w:evenHBand="0" w:firstRowFirstColumn="0" w:firstRowLastColumn="0" w:lastRowFirstColumn="0" w:lastRowLastColumn="0"/>
            <w:tcW w:w="720" w:type="dxa"/>
          </w:tcPr>
          <w:p w14:paraId="6EAD3414" w14:textId="77777777" w:rsidR="00937D60" w:rsidRDefault="009F3004">
            <w:pPr>
              <w:jc w:val="center"/>
            </w:pPr>
            <w:r>
              <w:t>8</w:t>
            </w:r>
          </w:p>
        </w:tc>
        <w:tc>
          <w:tcPr>
            <w:tcW w:w="2415" w:type="dxa"/>
          </w:tcPr>
          <w:p w14:paraId="05B3CA4C" w14:textId="77777777" w:rsidR="00937D60" w:rsidRDefault="009F3004">
            <w:pPr>
              <w:cnfStyle w:val="000000000000" w:firstRow="0" w:lastRow="0" w:firstColumn="0" w:lastColumn="0" w:oddVBand="0" w:evenVBand="0" w:oddHBand="0" w:evenHBand="0" w:firstRowFirstColumn="0" w:firstRowLastColumn="0" w:lastRowFirstColumn="0" w:lastRowLastColumn="0"/>
            </w:pPr>
            <w:r>
              <w:t>Egypt</w:t>
            </w:r>
          </w:p>
        </w:tc>
        <w:tc>
          <w:tcPr>
            <w:tcW w:w="825" w:type="dxa"/>
          </w:tcPr>
          <w:p w14:paraId="5D646FCB" w14:textId="77777777" w:rsidR="00937D60" w:rsidRDefault="009F3004">
            <w:pPr>
              <w:cnfStyle w:val="000000000000" w:firstRow="0" w:lastRow="0" w:firstColumn="0" w:lastColumn="0" w:oddVBand="0" w:evenVBand="0" w:oddHBand="0" w:evenHBand="0" w:firstRowFirstColumn="0" w:firstRowLastColumn="0" w:lastRowFirstColumn="0" w:lastRowLastColumn="0"/>
            </w:pPr>
            <w:r>
              <w:t>DHS</w:t>
            </w:r>
          </w:p>
        </w:tc>
        <w:tc>
          <w:tcPr>
            <w:tcW w:w="1305" w:type="dxa"/>
          </w:tcPr>
          <w:p w14:paraId="7121A2B3" w14:textId="77777777" w:rsidR="00937D60" w:rsidRDefault="009F3004">
            <w:pPr>
              <w:cnfStyle w:val="000000000000" w:firstRow="0" w:lastRow="0" w:firstColumn="0" w:lastColumn="0" w:oddVBand="0" w:evenVBand="0" w:oddHBand="0" w:evenHBand="0" w:firstRowFirstColumn="0" w:firstRowLastColumn="0" w:lastRowFirstColumn="0" w:lastRowLastColumn="0"/>
            </w:pPr>
            <w:r>
              <w:t>2014</w:t>
            </w:r>
          </w:p>
        </w:tc>
        <w:tc>
          <w:tcPr>
            <w:tcW w:w="4095" w:type="dxa"/>
          </w:tcPr>
          <w:p w14:paraId="326B92B5" w14:textId="77777777" w:rsidR="00937D60" w:rsidRDefault="009F3004">
            <w:pPr>
              <w:cnfStyle w:val="000000000000" w:firstRow="0" w:lastRow="0" w:firstColumn="0" w:lastColumn="0" w:oddVBand="0" w:evenVBand="0" w:oddHBand="0" w:evenHBand="0" w:firstRowFirstColumn="0" w:firstRowLastColumn="0" w:lastRowFirstColumn="0" w:lastRowLastColumn="0"/>
            </w:pPr>
            <w:r>
              <w:t>Data for daughters were collected until 19, but in this methodology only data until 14 are used</w:t>
            </w:r>
          </w:p>
        </w:tc>
      </w:tr>
      <w:tr w:rsidR="00937D60" w14:paraId="7722399E"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0" w:type="dxa"/>
          </w:tcPr>
          <w:p w14:paraId="53ED91C6" w14:textId="77777777" w:rsidR="00937D60" w:rsidRDefault="009F3004">
            <w:pPr>
              <w:jc w:val="center"/>
            </w:pPr>
            <w:r>
              <w:t>9</w:t>
            </w:r>
          </w:p>
        </w:tc>
        <w:tc>
          <w:tcPr>
            <w:tcW w:w="2415" w:type="dxa"/>
          </w:tcPr>
          <w:p w14:paraId="5BFE37DD" w14:textId="77777777" w:rsidR="00937D60" w:rsidRDefault="009F3004">
            <w:pPr>
              <w:cnfStyle w:val="000000100000" w:firstRow="0" w:lastRow="0" w:firstColumn="0" w:lastColumn="0" w:oddVBand="0" w:evenVBand="0" w:oddHBand="1" w:evenHBand="0" w:firstRowFirstColumn="0" w:firstRowLastColumn="0" w:lastRowFirstColumn="0" w:lastRowLastColumn="0"/>
            </w:pPr>
            <w:r>
              <w:t>Eritrea</w:t>
            </w:r>
          </w:p>
        </w:tc>
        <w:tc>
          <w:tcPr>
            <w:tcW w:w="825" w:type="dxa"/>
          </w:tcPr>
          <w:p w14:paraId="42B1F872" w14:textId="77777777" w:rsidR="00937D60" w:rsidRDefault="009F3004">
            <w:pPr>
              <w:cnfStyle w:val="000000100000" w:firstRow="0" w:lastRow="0" w:firstColumn="0" w:lastColumn="0" w:oddVBand="0" w:evenVBand="0" w:oddHBand="1" w:evenHBand="0" w:firstRowFirstColumn="0" w:firstRowLastColumn="0" w:lastRowFirstColumn="0" w:lastRowLastColumn="0"/>
            </w:pPr>
            <w:r>
              <w:t>-</w:t>
            </w:r>
          </w:p>
        </w:tc>
        <w:tc>
          <w:tcPr>
            <w:tcW w:w="1305" w:type="dxa"/>
          </w:tcPr>
          <w:p w14:paraId="4094FB1D" w14:textId="77777777" w:rsidR="00937D60" w:rsidRDefault="009F3004">
            <w:pPr>
              <w:cnfStyle w:val="000000100000" w:firstRow="0" w:lastRow="0" w:firstColumn="0" w:lastColumn="0" w:oddVBand="0" w:evenVBand="0" w:oddHBand="1" w:evenHBand="0" w:firstRowFirstColumn="0" w:firstRowLastColumn="0" w:lastRowFirstColumn="0" w:lastRowLastColumn="0"/>
            </w:pPr>
            <w:r>
              <w:t>-</w:t>
            </w:r>
          </w:p>
        </w:tc>
        <w:tc>
          <w:tcPr>
            <w:tcW w:w="4095" w:type="dxa"/>
          </w:tcPr>
          <w:p w14:paraId="2E726F3D" w14:textId="77777777" w:rsidR="00937D60" w:rsidRDefault="009F3004">
            <w:pPr>
              <w:cnfStyle w:val="000000100000" w:firstRow="0" w:lastRow="0" w:firstColumn="0" w:lastColumn="0" w:oddVBand="0" w:evenVBand="0" w:oddHBand="1" w:evenHBand="0" w:firstRowFirstColumn="0" w:firstRowLastColumn="0" w:lastRowFirstColumn="0" w:lastRowLastColumn="0"/>
            </w:pPr>
            <w:r>
              <w:t>DHS out of scope, given surveys only conducted since 2010 were included in analysis</w:t>
            </w:r>
          </w:p>
        </w:tc>
      </w:tr>
      <w:tr w:rsidR="00937D60" w14:paraId="5440BFFF" w14:textId="77777777">
        <w:tc>
          <w:tcPr>
            <w:cnfStyle w:val="001000000000" w:firstRow="0" w:lastRow="0" w:firstColumn="1" w:lastColumn="0" w:oddVBand="0" w:evenVBand="0" w:oddHBand="0" w:evenHBand="0" w:firstRowFirstColumn="0" w:firstRowLastColumn="0" w:lastRowFirstColumn="0" w:lastRowLastColumn="0"/>
            <w:tcW w:w="720" w:type="dxa"/>
          </w:tcPr>
          <w:p w14:paraId="77096705" w14:textId="77777777" w:rsidR="00937D60" w:rsidRDefault="009F3004">
            <w:pPr>
              <w:jc w:val="center"/>
            </w:pPr>
            <w:r>
              <w:t>10</w:t>
            </w:r>
          </w:p>
        </w:tc>
        <w:tc>
          <w:tcPr>
            <w:tcW w:w="2415" w:type="dxa"/>
          </w:tcPr>
          <w:p w14:paraId="3EC21823" w14:textId="77777777" w:rsidR="00937D60" w:rsidRDefault="009F3004">
            <w:pPr>
              <w:cnfStyle w:val="000000000000" w:firstRow="0" w:lastRow="0" w:firstColumn="0" w:lastColumn="0" w:oddVBand="0" w:evenVBand="0" w:oddHBand="0" w:evenHBand="0" w:firstRowFirstColumn="0" w:firstRowLastColumn="0" w:lastRowFirstColumn="0" w:lastRowLastColumn="0"/>
            </w:pPr>
            <w:r>
              <w:t>Ethiopia</w:t>
            </w:r>
          </w:p>
        </w:tc>
        <w:tc>
          <w:tcPr>
            <w:tcW w:w="825" w:type="dxa"/>
          </w:tcPr>
          <w:p w14:paraId="3724D127" w14:textId="77777777" w:rsidR="00937D60" w:rsidRDefault="009F3004">
            <w:pPr>
              <w:cnfStyle w:val="000000000000" w:firstRow="0" w:lastRow="0" w:firstColumn="0" w:lastColumn="0" w:oddVBand="0" w:evenVBand="0" w:oddHBand="0" w:evenHBand="0" w:firstRowFirstColumn="0" w:firstRowLastColumn="0" w:lastRowFirstColumn="0" w:lastRowLastColumn="0"/>
            </w:pPr>
            <w:r>
              <w:t>DHS</w:t>
            </w:r>
          </w:p>
        </w:tc>
        <w:tc>
          <w:tcPr>
            <w:tcW w:w="1305" w:type="dxa"/>
          </w:tcPr>
          <w:p w14:paraId="1A78A83A" w14:textId="77777777" w:rsidR="00937D60" w:rsidRDefault="009F3004">
            <w:pPr>
              <w:cnfStyle w:val="000000000000" w:firstRow="0" w:lastRow="0" w:firstColumn="0" w:lastColumn="0" w:oddVBand="0" w:evenVBand="0" w:oddHBand="0" w:evenHBand="0" w:firstRowFirstColumn="0" w:firstRowLastColumn="0" w:lastRowFirstColumn="0" w:lastRowLastColumn="0"/>
            </w:pPr>
            <w:r>
              <w:t>2016</w:t>
            </w:r>
          </w:p>
        </w:tc>
        <w:tc>
          <w:tcPr>
            <w:tcW w:w="4095" w:type="dxa"/>
          </w:tcPr>
          <w:p w14:paraId="21DA717E" w14:textId="77777777" w:rsidR="00937D60" w:rsidRDefault="00937D60">
            <w:pPr>
              <w:cnfStyle w:val="000000000000" w:firstRow="0" w:lastRow="0" w:firstColumn="0" w:lastColumn="0" w:oddVBand="0" w:evenVBand="0" w:oddHBand="0" w:evenHBand="0" w:firstRowFirstColumn="0" w:firstRowLastColumn="0" w:lastRowFirstColumn="0" w:lastRowLastColumn="0"/>
            </w:pPr>
          </w:p>
        </w:tc>
      </w:tr>
      <w:tr w:rsidR="00937D60" w14:paraId="63E72C69"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0" w:type="dxa"/>
          </w:tcPr>
          <w:p w14:paraId="53126F94" w14:textId="77777777" w:rsidR="00937D60" w:rsidRDefault="009F3004">
            <w:pPr>
              <w:jc w:val="center"/>
            </w:pPr>
            <w:r>
              <w:t>11</w:t>
            </w:r>
          </w:p>
        </w:tc>
        <w:tc>
          <w:tcPr>
            <w:tcW w:w="2415" w:type="dxa"/>
          </w:tcPr>
          <w:p w14:paraId="054F67B9" w14:textId="77777777" w:rsidR="00937D60" w:rsidRDefault="009F3004">
            <w:pPr>
              <w:cnfStyle w:val="000000100000" w:firstRow="0" w:lastRow="0" w:firstColumn="0" w:lastColumn="0" w:oddVBand="0" w:evenVBand="0" w:oddHBand="1" w:evenHBand="0" w:firstRowFirstColumn="0" w:firstRowLastColumn="0" w:lastRowFirstColumn="0" w:lastRowLastColumn="0"/>
            </w:pPr>
            <w:r>
              <w:t>Gambia</w:t>
            </w:r>
          </w:p>
        </w:tc>
        <w:tc>
          <w:tcPr>
            <w:tcW w:w="825" w:type="dxa"/>
          </w:tcPr>
          <w:p w14:paraId="524AC759" w14:textId="77777777" w:rsidR="00937D60" w:rsidRDefault="009F3004">
            <w:pPr>
              <w:cnfStyle w:val="000000100000" w:firstRow="0" w:lastRow="0" w:firstColumn="0" w:lastColumn="0" w:oddVBand="0" w:evenVBand="0" w:oddHBand="1" w:evenHBand="0" w:firstRowFirstColumn="0" w:firstRowLastColumn="0" w:lastRowFirstColumn="0" w:lastRowLastColumn="0"/>
            </w:pPr>
            <w:r>
              <w:t>DHS</w:t>
            </w:r>
          </w:p>
        </w:tc>
        <w:tc>
          <w:tcPr>
            <w:tcW w:w="1305" w:type="dxa"/>
          </w:tcPr>
          <w:p w14:paraId="19CE8271" w14:textId="77777777" w:rsidR="00937D60" w:rsidRDefault="009F3004">
            <w:pPr>
              <w:cnfStyle w:val="000000100000" w:firstRow="0" w:lastRow="0" w:firstColumn="0" w:lastColumn="0" w:oddVBand="0" w:evenVBand="0" w:oddHBand="1" w:evenHBand="0" w:firstRowFirstColumn="0" w:firstRowLastColumn="0" w:lastRowFirstColumn="0" w:lastRowLastColumn="0"/>
            </w:pPr>
            <w:r>
              <w:t>2013</w:t>
            </w:r>
          </w:p>
        </w:tc>
        <w:tc>
          <w:tcPr>
            <w:tcW w:w="4095" w:type="dxa"/>
          </w:tcPr>
          <w:p w14:paraId="226EEC1D" w14:textId="77777777" w:rsidR="00937D60" w:rsidRDefault="009F3004">
            <w:pPr>
              <w:cnfStyle w:val="000000100000" w:firstRow="0" w:lastRow="0" w:firstColumn="0" w:lastColumn="0" w:oddVBand="0" w:evenVBand="0" w:oddHBand="1" w:evenHBand="0" w:firstRowFirstColumn="0" w:firstRowLastColumn="0" w:lastRowFirstColumn="0" w:lastRowLastColumn="0"/>
            </w:pPr>
            <w:r>
              <w:t>The MICS 2010 dataset was not yet available, the DHS 2013 did not contain the module on daughters (missing variables GIDX, G122-G124)</w:t>
            </w:r>
          </w:p>
          <w:p w14:paraId="1464DDD1" w14:textId="77777777" w:rsidR="00937D60" w:rsidRDefault="009F3004">
            <w:pPr>
              <w:cnfStyle w:val="000000100000" w:firstRow="0" w:lastRow="0" w:firstColumn="0" w:lastColumn="0" w:oddVBand="0" w:evenVBand="0" w:oddHBand="1" w:evenHBand="0" w:firstRowFirstColumn="0" w:firstRowLastColumn="0" w:lastRowFirstColumn="0" w:lastRowLastColumn="0"/>
            </w:pPr>
            <w:r>
              <w:t xml:space="preserve">Data for women age 15-19 were used </w:t>
            </w:r>
          </w:p>
          <w:p w14:paraId="7C9E6720" w14:textId="77777777" w:rsidR="00937D60" w:rsidRDefault="009F3004">
            <w:pPr>
              <w:cnfStyle w:val="000000100000" w:firstRow="0" w:lastRow="0" w:firstColumn="0" w:lastColumn="0" w:oddVBand="0" w:evenVBand="0" w:oddHBand="1" w:evenHBand="0" w:firstRowFirstColumn="0" w:firstRowLastColumn="0" w:lastRowFirstColumn="0" w:lastRowLastColumn="0"/>
            </w:pPr>
            <w:r>
              <w:t>95=During infancy (&lt;5 according to DHS report), but not in 15-19 data set</w:t>
            </w:r>
          </w:p>
        </w:tc>
      </w:tr>
      <w:tr w:rsidR="00937D60" w14:paraId="61D34D7A" w14:textId="77777777">
        <w:tc>
          <w:tcPr>
            <w:cnfStyle w:val="001000000000" w:firstRow="0" w:lastRow="0" w:firstColumn="1" w:lastColumn="0" w:oddVBand="0" w:evenVBand="0" w:oddHBand="0" w:evenHBand="0" w:firstRowFirstColumn="0" w:firstRowLastColumn="0" w:lastRowFirstColumn="0" w:lastRowLastColumn="0"/>
            <w:tcW w:w="720" w:type="dxa"/>
          </w:tcPr>
          <w:p w14:paraId="369FA6AA" w14:textId="77777777" w:rsidR="00937D60" w:rsidRDefault="009F3004">
            <w:pPr>
              <w:jc w:val="center"/>
            </w:pPr>
            <w:r>
              <w:t>12</w:t>
            </w:r>
          </w:p>
        </w:tc>
        <w:tc>
          <w:tcPr>
            <w:tcW w:w="2415" w:type="dxa"/>
          </w:tcPr>
          <w:p w14:paraId="25C99E87" w14:textId="77777777" w:rsidR="00937D60" w:rsidRDefault="009F3004">
            <w:pPr>
              <w:cnfStyle w:val="000000000000" w:firstRow="0" w:lastRow="0" w:firstColumn="0" w:lastColumn="0" w:oddVBand="0" w:evenVBand="0" w:oddHBand="0" w:evenHBand="0" w:firstRowFirstColumn="0" w:firstRowLastColumn="0" w:lastRowFirstColumn="0" w:lastRowLastColumn="0"/>
            </w:pPr>
            <w:r>
              <w:t>Ghana</w:t>
            </w:r>
          </w:p>
        </w:tc>
        <w:tc>
          <w:tcPr>
            <w:tcW w:w="825" w:type="dxa"/>
          </w:tcPr>
          <w:p w14:paraId="42D3618E" w14:textId="77777777" w:rsidR="00937D60" w:rsidRDefault="009F3004">
            <w:pPr>
              <w:cnfStyle w:val="000000000000" w:firstRow="0" w:lastRow="0" w:firstColumn="0" w:lastColumn="0" w:oddVBand="0" w:evenVBand="0" w:oddHBand="0" w:evenHBand="0" w:firstRowFirstColumn="0" w:firstRowLastColumn="0" w:lastRowFirstColumn="0" w:lastRowLastColumn="0"/>
            </w:pPr>
            <w:r>
              <w:t>MICS</w:t>
            </w:r>
          </w:p>
        </w:tc>
        <w:tc>
          <w:tcPr>
            <w:tcW w:w="1305" w:type="dxa"/>
          </w:tcPr>
          <w:p w14:paraId="42526D7C" w14:textId="77777777" w:rsidR="00937D60" w:rsidRDefault="009F3004">
            <w:pPr>
              <w:cnfStyle w:val="000000000000" w:firstRow="0" w:lastRow="0" w:firstColumn="0" w:lastColumn="0" w:oddVBand="0" w:evenVBand="0" w:oddHBand="0" w:evenHBand="0" w:firstRowFirstColumn="0" w:firstRowLastColumn="0" w:lastRowFirstColumn="0" w:lastRowLastColumn="0"/>
            </w:pPr>
            <w:r>
              <w:t>2011</w:t>
            </w:r>
          </w:p>
        </w:tc>
        <w:tc>
          <w:tcPr>
            <w:tcW w:w="4095" w:type="dxa"/>
          </w:tcPr>
          <w:p w14:paraId="6F3F1346" w14:textId="77777777" w:rsidR="00937D60" w:rsidRDefault="00937D60">
            <w:pPr>
              <w:cnfStyle w:val="000000000000" w:firstRow="0" w:lastRow="0" w:firstColumn="0" w:lastColumn="0" w:oddVBand="0" w:evenVBand="0" w:oddHBand="0" w:evenHBand="0" w:firstRowFirstColumn="0" w:firstRowLastColumn="0" w:lastRowFirstColumn="0" w:lastRowLastColumn="0"/>
            </w:pPr>
          </w:p>
        </w:tc>
      </w:tr>
      <w:tr w:rsidR="00937D60" w14:paraId="1A970E96"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0" w:type="dxa"/>
          </w:tcPr>
          <w:p w14:paraId="025034A4" w14:textId="77777777" w:rsidR="00937D60" w:rsidRDefault="009F3004">
            <w:pPr>
              <w:jc w:val="center"/>
            </w:pPr>
            <w:r>
              <w:t>13</w:t>
            </w:r>
          </w:p>
        </w:tc>
        <w:tc>
          <w:tcPr>
            <w:tcW w:w="2415" w:type="dxa"/>
          </w:tcPr>
          <w:p w14:paraId="5A001998" w14:textId="77777777" w:rsidR="00937D60" w:rsidRDefault="009F3004">
            <w:pPr>
              <w:cnfStyle w:val="000000100000" w:firstRow="0" w:lastRow="0" w:firstColumn="0" w:lastColumn="0" w:oddVBand="0" w:evenVBand="0" w:oddHBand="1" w:evenHBand="0" w:firstRowFirstColumn="0" w:firstRowLastColumn="0" w:lastRowFirstColumn="0" w:lastRowLastColumn="0"/>
            </w:pPr>
            <w:r>
              <w:t>Guinea</w:t>
            </w:r>
          </w:p>
        </w:tc>
        <w:tc>
          <w:tcPr>
            <w:tcW w:w="825" w:type="dxa"/>
          </w:tcPr>
          <w:p w14:paraId="50E2C7E4" w14:textId="77777777" w:rsidR="00937D60" w:rsidRDefault="009F3004">
            <w:pPr>
              <w:cnfStyle w:val="000000100000" w:firstRow="0" w:lastRow="0" w:firstColumn="0" w:lastColumn="0" w:oddVBand="0" w:evenVBand="0" w:oddHBand="1" w:evenHBand="0" w:firstRowFirstColumn="0" w:firstRowLastColumn="0" w:lastRowFirstColumn="0" w:lastRowLastColumn="0"/>
            </w:pPr>
            <w:r>
              <w:t>DHS</w:t>
            </w:r>
          </w:p>
        </w:tc>
        <w:tc>
          <w:tcPr>
            <w:tcW w:w="1305" w:type="dxa"/>
          </w:tcPr>
          <w:p w14:paraId="271B6759" w14:textId="77777777" w:rsidR="00937D60" w:rsidRDefault="009F3004">
            <w:pPr>
              <w:cnfStyle w:val="000000100000" w:firstRow="0" w:lastRow="0" w:firstColumn="0" w:lastColumn="0" w:oddVBand="0" w:evenVBand="0" w:oddHBand="1" w:evenHBand="0" w:firstRowFirstColumn="0" w:firstRowLastColumn="0" w:lastRowFirstColumn="0" w:lastRowLastColumn="0"/>
            </w:pPr>
            <w:r>
              <w:t>2012</w:t>
            </w:r>
          </w:p>
        </w:tc>
        <w:tc>
          <w:tcPr>
            <w:tcW w:w="4095" w:type="dxa"/>
          </w:tcPr>
          <w:p w14:paraId="61587BED" w14:textId="77777777" w:rsidR="00937D60" w:rsidRDefault="00937D60">
            <w:pPr>
              <w:cnfStyle w:val="000000100000" w:firstRow="0" w:lastRow="0" w:firstColumn="0" w:lastColumn="0" w:oddVBand="0" w:evenVBand="0" w:oddHBand="1" w:evenHBand="0" w:firstRowFirstColumn="0" w:firstRowLastColumn="0" w:lastRowFirstColumn="0" w:lastRowLastColumn="0"/>
            </w:pPr>
          </w:p>
        </w:tc>
      </w:tr>
      <w:tr w:rsidR="00937D60" w14:paraId="0B8ECF16" w14:textId="77777777">
        <w:tc>
          <w:tcPr>
            <w:cnfStyle w:val="001000000000" w:firstRow="0" w:lastRow="0" w:firstColumn="1" w:lastColumn="0" w:oddVBand="0" w:evenVBand="0" w:oddHBand="0" w:evenHBand="0" w:firstRowFirstColumn="0" w:firstRowLastColumn="0" w:lastRowFirstColumn="0" w:lastRowLastColumn="0"/>
            <w:tcW w:w="720" w:type="dxa"/>
          </w:tcPr>
          <w:p w14:paraId="30176204" w14:textId="77777777" w:rsidR="00937D60" w:rsidRDefault="009F3004">
            <w:pPr>
              <w:jc w:val="center"/>
            </w:pPr>
            <w:r>
              <w:t>14</w:t>
            </w:r>
          </w:p>
        </w:tc>
        <w:tc>
          <w:tcPr>
            <w:tcW w:w="2415" w:type="dxa"/>
          </w:tcPr>
          <w:p w14:paraId="0C17FEE9" w14:textId="77777777" w:rsidR="00937D60" w:rsidRDefault="009F3004">
            <w:pPr>
              <w:cnfStyle w:val="000000000000" w:firstRow="0" w:lastRow="0" w:firstColumn="0" w:lastColumn="0" w:oddVBand="0" w:evenVBand="0" w:oddHBand="0" w:evenHBand="0" w:firstRowFirstColumn="0" w:firstRowLastColumn="0" w:lastRowFirstColumn="0" w:lastRowLastColumn="0"/>
            </w:pPr>
            <w:r>
              <w:t>Guinea-Bissau</w:t>
            </w:r>
          </w:p>
        </w:tc>
        <w:tc>
          <w:tcPr>
            <w:tcW w:w="825" w:type="dxa"/>
          </w:tcPr>
          <w:p w14:paraId="0F9AE0C0" w14:textId="77777777" w:rsidR="00937D60" w:rsidRDefault="009F3004">
            <w:pPr>
              <w:cnfStyle w:val="000000000000" w:firstRow="0" w:lastRow="0" w:firstColumn="0" w:lastColumn="0" w:oddVBand="0" w:evenVBand="0" w:oddHBand="0" w:evenHBand="0" w:firstRowFirstColumn="0" w:firstRowLastColumn="0" w:lastRowFirstColumn="0" w:lastRowLastColumn="0"/>
            </w:pPr>
            <w:r>
              <w:t>MICS</w:t>
            </w:r>
          </w:p>
        </w:tc>
        <w:tc>
          <w:tcPr>
            <w:tcW w:w="1305" w:type="dxa"/>
          </w:tcPr>
          <w:p w14:paraId="43ACF0C1" w14:textId="77777777" w:rsidR="00937D60" w:rsidRDefault="009F3004">
            <w:pPr>
              <w:cnfStyle w:val="000000000000" w:firstRow="0" w:lastRow="0" w:firstColumn="0" w:lastColumn="0" w:oddVBand="0" w:evenVBand="0" w:oddHBand="0" w:evenHBand="0" w:firstRowFirstColumn="0" w:firstRowLastColumn="0" w:lastRowFirstColumn="0" w:lastRowLastColumn="0"/>
            </w:pPr>
            <w:r>
              <w:t>2014</w:t>
            </w:r>
          </w:p>
        </w:tc>
        <w:tc>
          <w:tcPr>
            <w:tcW w:w="4095" w:type="dxa"/>
          </w:tcPr>
          <w:p w14:paraId="5C9CEF22" w14:textId="77777777" w:rsidR="00937D60" w:rsidRDefault="00937D60">
            <w:pPr>
              <w:cnfStyle w:val="000000000000" w:firstRow="0" w:lastRow="0" w:firstColumn="0" w:lastColumn="0" w:oddVBand="0" w:evenVBand="0" w:oddHBand="0" w:evenHBand="0" w:firstRowFirstColumn="0" w:firstRowLastColumn="0" w:lastRowFirstColumn="0" w:lastRowLastColumn="0"/>
            </w:pPr>
          </w:p>
        </w:tc>
      </w:tr>
      <w:tr w:rsidR="00937D60" w14:paraId="2A3977B1"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0" w:type="dxa"/>
          </w:tcPr>
          <w:p w14:paraId="00AB2968" w14:textId="77777777" w:rsidR="00937D60" w:rsidRDefault="009F3004">
            <w:pPr>
              <w:jc w:val="center"/>
            </w:pPr>
            <w:r>
              <w:t>15</w:t>
            </w:r>
          </w:p>
        </w:tc>
        <w:tc>
          <w:tcPr>
            <w:tcW w:w="2415" w:type="dxa"/>
          </w:tcPr>
          <w:p w14:paraId="416026EA" w14:textId="77777777" w:rsidR="00937D60" w:rsidRDefault="009F3004">
            <w:pPr>
              <w:cnfStyle w:val="000000100000" w:firstRow="0" w:lastRow="0" w:firstColumn="0" w:lastColumn="0" w:oddVBand="0" w:evenVBand="0" w:oddHBand="1" w:evenHBand="0" w:firstRowFirstColumn="0" w:firstRowLastColumn="0" w:lastRowFirstColumn="0" w:lastRowLastColumn="0"/>
            </w:pPr>
            <w:r>
              <w:t>Indonesia</w:t>
            </w:r>
          </w:p>
        </w:tc>
        <w:tc>
          <w:tcPr>
            <w:tcW w:w="825" w:type="dxa"/>
          </w:tcPr>
          <w:p w14:paraId="20C1B853" w14:textId="77777777" w:rsidR="00937D60" w:rsidRDefault="009F3004">
            <w:pPr>
              <w:cnfStyle w:val="000000100000" w:firstRow="0" w:lastRow="0" w:firstColumn="0" w:lastColumn="0" w:oddVBand="0" w:evenVBand="0" w:oddHBand="1" w:evenHBand="0" w:firstRowFirstColumn="0" w:firstRowLastColumn="0" w:lastRowFirstColumn="0" w:lastRowLastColumn="0"/>
            </w:pPr>
            <w:r>
              <w:t>RISKESDAS</w:t>
            </w:r>
          </w:p>
        </w:tc>
        <w:tc>
          <w:tcPr>
            <w:tcW w:w="1305" w:type="dxa"/>
          </w:tcPr>
          <w:p w14:paraId="42C91AE0" w14:textId="77777777" w:rsidR="00937D60" w:rsidRDefault="009F3004">
            <w:pPr>
              <w:cnfStyle w:val="000000100000" w:firstRow="0" w:lastRow="0" w:firstColumn="0" w:lastColumn="0" w:oddVBand="0" w:evenVBand="0" w:oddHBand="1" w:evenHBand="0" w:firstRowFirstColumn="0" w:firstRowLastColumn="0" w:lastRowFirstColumn="0" w:lastRowLastColumn="0"/>
            </w:pPr>
            <w:r>
              <w:t>2013</w:t>
            </w:r>
          </w:p>
        </w:tc>
        <w:tc>
          <w:tcPr>
            <w:tcW w:w="4095" w:type="dxa"/>
          </w:tcPr>
          <w:p w14:paraId="3818CB3B" w14:textId="77777777" w:rsidR="00937D60" w:rsidRDefault="009F3004">
            <w:pPr>
              <w:cnfStyle w:val="000000100000" w:firstRow="0" w:lastRow="0" w:firstColumn="0" w:lastColumn="0" w:oddVBand="0" w:evenVBand="0" w:oddHBand="1" w:evenHBand="0" w:firstRowFirstColumn="0" w:firstRowLastColumn="0" w:lastRowFirstColumn="0" w:lastRowLastColumn="0"/>
            </w:pPr>
            <w:r>
              <w:t>Data on age at cutting were not collected by single-year and micro dataset not available at this point, please refer to attached methodology</w:t>
            </w:r>
          </w:p>
        </w:tc>
      </w:tr>
      <w:tr w:rsidR="00937D60" w14:paraId="62E01AA5" w14:textId="77777777">
        <w:tc>
          <w:tcPr>
            <w:cnfStyle w:val="001000000000" w:firstRow="0" w:lastRow="0" w:firstColumn="1" w:lastColumn="0" w:oddVBand="0" w:evenVBand="0" w:oddHBand="0" w:evenHBand="0" w:firstRowFirstColumn="0" w:firstRowLastColumn="0" w:lastRowFirstColumn="0" w:lastRowLastColumn="0"/>
            <w:tcW w:w="720" w:type="dxa"/>
          </w:tcPr>
          <w:p w14:paraId="79B1924C" w14:textId="77777777" w:rsidR="00937D60" w:rsidRDefault="009F3004">
            <w:pPr>
              <w:jc w:val="center"/>
            </w:pPr>
            <w:r>
              <w:t>16</w:t>
            </w:r>
          </w:p>
        </w:tc>
        <w:tc>
          <w:tcPr>
            <w:tcW w:w="2415" w:type="dxa"/>
          </w:tcPr>
          <w:p w14:paraId="2C465503" w14:textId="77777777" w:rsidR="00937D60" w:rsidRDefault="009F3004">
            <w:pPr>
              <w:cnfStyle w:val="000000000000" w:firstRow="0" w:lastRow="0" w:firstColumn="0" w:lastColumn="0" w:oddVBand="0" w:evenVBand="0" w:oddHBand="0" w:evenHBand="0" w:firstRowFirstColumn="0" w:firstRowLastColumn="0" w:lastRowFirstColumn="0" w:lastRowLastColumn="0"/>
            </w:pPr>
            <w:r>
              <w:t>Iraq</w:t>
            </w:r>
          </w:p>
        </w:tc>
        <w:tc>
          <w:tcPr>
            <w:tcW w:w="825" w:type="dxa"/>
          </w:tcPr>
          <w:p w14:paraId="2138210B" w14:textId="77777777" w:rsidR="00937D60" w:rsidRDefault="009F3004">
            <w:pPr>
              <w:cnfStyle w:val="000000000000" w:firstRow="0" w:lastRow="0" w:firstColumn="0" w:lastColumn="0" w:oddVBand="0" w:evenVBand="0" w:oddHBand="0" w:evenHBand="0" w:firstRowFirstColumn="0" w:firstRowLastColumn="0" w:lastRowFirstColumn="0" w:lastRowLastColumn="0"/>
            </w:pPr>
            <w:r>
              <w:t>MICS</w:t>
            </w:r>
          </w:p>
        </w:tc>
        <w:tc>
          <w:tcPr>
            <w:tcW w:w="1305" w:type="dxa"/>
          </w:tcPr>
          <w:p w14:paraId="01586B62" w14:textId="77777777" w:rsidR="00937D60" w:rsidRDefault="009F3004">
            <w:pPr>
              <w:cnfStyle w:val="000000000000" w:firstRow="0" w:lastRow="0" w:firstColumn="0" w:lastColumn="0" w:oddVBand="0" w:evenVBand="0" w:oddHBand="0" w:evenHBand="0" w:firstRowFirstColumn="0" w:firstRowLastColumn="0" w:lastRowFirstColumn="0" w:lastRowLastColumn="0"/>
            </w:pPr>
            <w:r>
              <w:t>2011</w:t>
            </w:r>
          </w:p>
        </w:tc>
        <w:tc>
          <w:tcPr>
            <w:tcW w:w="4095" w:type="dxa"/>
          </w:tcPr>
          <w:p w14:paraId="381C2D8C" w14:textId="77777777" w:rsidR="00937D60" w:rsidRDefault="009F3004">
            <w:pPr>
              <w:cnfStyle w:val="000000000000" w:firstRow="0" w:lastRow="0" w:firstColumn="0" w:lastColumn="0" w:oddVBand="0" w:evenVBand="0" w:oddHBand="0" w:evenHBand="0" w:firstRowFirstColumn="0" w:firstRowLastColumn="0" w:lastRowFirstColumn="0" w:lastRowLastColumn="0"/>
            </w:pPr>
            <w:r>
              <w:t>Does not contain full module on FGM on daughters, Data for women age 15-19 were used</w:t>
            </w:r>
          </w:p>
          <w:p w14:paraId="2C0C2E60" w14:textId="77777777" w:rsidR="00937D60" w:rsidRDefault="009F3004">
            <w:pPr>
              <w:cnfStyle w:val="000000000000" w:firstRow="0" w:lastRow="0" w:firstColumn="0" w:lastColumn="0" w:oddVBand="0" w:evenVBand="0" w:oddHBand="0" w:evenHBand="0" w:firstRowFirstColumn="0" w:firstRowLastColumn="0" w:lastRowFirstColumn="0" w:lastRowLastColumn="0"/>
            </w:pPr>
            <w:r>
              <w:t>95 during infancy</w:t>
            </w:r>
          </w:p>
          <w:p w14:paraId="6A5BE7FF" w14:textId="77777777" w:rsidR="00937D60" w:rsidRDefault="009F3004">
            <w:pPr>
              <w:cnfStyle w:val="000000000000" w:firstRow="0" w:lastRow="0" w:firstColumn="0" w:lastColumn="0" w:oddVBand="0" w:evenVBand="0" w:oddHBand="0" w:evenHBand="0" w:firstRowFirstColumn="0" w:firstRowLastColumn="0" w:lastRowFirstColumn="0" w:lastRowLastColumn="0"/>
            </w:pPr>
            <w:r>
              <w:t>True for 5 observations in dataset</w:t>
            </w:r>
          </w:p>
        </w:tc>
      </w:tr>
      <w:tr w:rsidR="00937D60" w14:paraId="301FF76A"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0" w:type="dxa"/>
          </w:tcPr>
          <w:p w14:paraId="4A6B1331" w14:textId="77777777" w:rsidR="00937D60" w:rsidRDefault="009F3004">
            <w:pPr>
              <w:jc w:val="center"/>
            </w:pPr>
            <w:r>
              <w:t>17</w:t>
            </w:r>
          </w:p>
        </w:tc>
        <w:tc>
          <w:tcPr>
            <w:tcW w:w="2415" w:type="dxa"/>
          </w:tcPr>
          <w:p w14:paraId="08CC242F" w14:textId="77777777" w:rsidR="00937D60" w:rsidRDefault="009F3004">
            <w:pPr>
              <w:cnfStyle w:val="000000100000" w:firstRow="0" w:lastRow="0" w:firstColumn="0" w:lastColumn="0" w:oddVBand="0" w:evenVBand="0" w:oddHBand="1" w:evenHBand="0" w:firstRowFirstColumn="0" w:firstRowLastColumn="0" w:lastRowFirstColumn="0" w:lastRowLastColumn="0"/>
            </w:pPr>
            <w:r>
              <w:t>Kenya</w:t>
            </w:r>
          </w:p>
        </w:tc>
        <w:tc>
          <w:tcPr>
            <w:tcW w:w="825" w:type="dxa"/>
          </w:tcPr>
          <w:p w14:paraId="1A94C956" w14:textId="77777777" w:rsidR="00937D60" w:rsidRDefault="009F3004">
            <w:pPr>
              <w:cnfStyle w:val="000000100000" w:firstRow="0" w:lastRow="0" w:firstColumn="0" w:lastColumn="0" w:oddVBand="0" w:evenVBand="0" w:oddHBand="1" w:evenHBand="0" w:firstRowFirstColumn="0" w:firstRowLastColumn="0" w:lastRowFirstColumn="0" w:lastRowLastColumn="0"/>
            </w:pPr>
            <w:r>
              <w:t>DHS</w:t>
            </w:r>
          </w:p>
        </w:tc>
        <w:tc>
          <w:tcPr>
            <w:tcW w:w="1305" w:type="dxa"/>
          </w:tcPr>
          <w:p w14:paraId="58FCACCD" w14:textId="77777777" w:rsidR="00937D60" w:rsidRDefault="009F3004">
            <w:pPr>
              <w:cnfStyle w:val="000000100000" w:firstRow="0" w:lastRow="0" w:firstColumn="0" w:lastColumn="0" w:oddVBand="0" w:evenVBand="0" w:oddHBand="1" w:evenHBand="0" w:firstRowFirstColumn="0" w:firstRowLastColumn="0" w:lastRowFirstColumn="0" w:lastRowLastColumn="0"/>
            </w:pPr>
            <w:r>
              <w:t>2014</w:t>
            </w:r>
          </w:p>
        </w:tc>
        <w:tc>
          <w:tcPr>
            <w:tcW w:w="4095" w:type="dxa"/>
          </w:tcPr>
          <w:p w14:paraId="707E1607" w14:textId="77777777" w:rsidR="00937D60" w:rsidRDefault="00937D60">
            <w:pPr>
              <w:cnfStyle w:val="000000100000" w:firstRow="0" w:lastRow="0" w:firstColumn="0" w:lastColumn="0" w:oddVBand="0" w:evenVBand="0" w:oddHBand="1" w:evenHBand="0" w:firstRowFirstColumn="0" w:firstRowLastColumn="0" w:lastRowFirstColumn="0" w:lastRowLastColumn="0"/>
            </w:pPr>
          </w:p>
        </w:tc>
      </w:tr>
      <w:tr w:rsidR="00937D60" w14:paraId="6E66DFF4" w14:textId="77777777">
        <w:tc>
          <w:tcPr>
            <w:cnfStyle w:val="001000000000" w:firstRow="0" w:lastRow="0" w:firstColumn="1" w:lastColumn="0" w:oddVBand="0" w:evenVBand="0" w:oddHBand="0" w:evenHBand="0" w:firstRowFirstColumn="0" w:firstRowLastColumn="0" w:lastRowFirstColumn="0" w:lastRowLastColumn="0"/>
            <w:tcW w:w="720" w:type="dxa"/>
          </w:tcPr>
          <w:p w14:paraId="55637480" w14:textId="77777777" w:rsidR="00937D60" w:rsidRDefault="009F3004">
            <w:pPr>
              <w:jc w:val="center"/>
            </w:pPr>
            <w:r>
              <w:lastRenderedPageBreak/>
              <w:t xml:space="preserve">18 </w:t>
            </w:r>
          </w:p>
        </w:tc>
        <w:tc>
          <w:tcPr>
            <w:tcW w:w="2415" w:type="dxa"/>
          </w:tcPr>
          <w:p w14:paraId="637927EB" w14:textId="77777777" w:rsidR="00937D60" w:rsidRDefault="009F3004">
            <w:pPr>
              <w:cnfStyle w:val="000000000000" w:firstRow="0" w:lastRow="0" w:firstColumn="0" w:lastColumn="0" w:oddVBand="0" w:evenVBand="0" w:oddHBand="0" w:evenHBand="0" w:firstRowFirstColumn="0" w:firstRowLastColumn="0" w:lastRowFirstColumn="0" w:lastRowLastColumn="0"/>
            </w:pPr>
            <w:r>
              <w:t>Liberia</w:t>
            </w:r>
          </w:p>
        </w:tc>
        <w:tc>
          <w:tcPr>
            <w:tcW w:w="825" w:type="dxa"/>
          </w:tcPr>
          <w:p w14:paraId="39FD3EE9" w14:textId="77777777" w:rsidR="00937D60" w:rsidRDefault="009F3004">
            <w:pPr>
              <w:cnfStyle w:val="000000000000" w:firstRow="0" w:lastRow="0" w:firstColumn="0" w:lastColumn="0" w:oddVBand="0" w:evenVBand="0" w:oddHBand="0" w:evenHBand="0" w:firstRowFirstColumn="0" w:firstRowLastColumn="0" w:lastRowFirstColumn="0" w:lastRowLastColumn="0"/>
            </w:pPr>
            <w:r>
              <w:t>-</w:t>
            </w:r>
          </w:p>
        </w:tc>
        <w:tc>
          <w:tcPr>
            <w:tcW w:w="1305" w:type="dxa"/>
          </w:tcPr>
          <w:p w14:paraId="436330A2" w14:textId="77777777" w:rsidR="00937D60" w:rsidRDefault="009F3004">
            <w:pPr>
              <w:cnfStyle w:val="000000000000" w:firstRow="0" w:lastRow="0" w:firstColumn="0" w:lastColumn="0" w:oddVBand="0" w:evenVBand="0" w:oddHBand="0" w:evenHBand="0" w:firstRowFirstColumn="0" w:firstRowLastColumn="0" w:lastRowFirstColumn="0" w:lastRowLastColumn="0"/>
            </w:pPr>
            <w:r>
              <w:t>-</w:t>
            </w:r>
          </w:p>
        </w:tc>
        <w:tc>
          <w:tcPr>
            <w:tcW w:w="4095" w:type="dxa"/>
          </w:tcPr>
          <w:p w14:paraId="4F4D9556" w14:textId="77777777" w:rsidR="00937D60" w:rsidRDefault="009F3004">
            <w:pPr>
              <w:cnfStyle w:val="000000000000" w:firstRow="0" w:lastRow="0" w:firstColumn="0" w:lastColumn="0" w:oddVBand="0" w:evenVBand="0" w:oddHBand="0" w:evenHBand="0" w:firstRowFirstColumn="0" w:firstRowLastColumn="0" w:lastRowFirstColumn="0" w:lastRowLastColumn="0"/>
            </w:pPr>
            <w:r>
              <w:t>Women are only asked if they know and are a member of the Sande society</w:t>
            </w:r>
          </w:p>
        </w:tc>
      </w:tr>
      <w:tr w:rsidR="00937D60" w14:paraId="342CB3CE"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0" w:type="dxa"/>
          </w:tcPr>
          <w:p w14:paraId="7BAA7A10" w14:textId="77777777" w:rsidR="00937D60" w:rsidRDefault="009F3004">
            <w:pPr>
              <w:jc w:val="center"/>
            </w:pPr>
            <w:r>
              <w:t>19</w:t>
            </w:r>
          </w:p>
        </w:tc>
        <w:tc>
          <w:tcPr>
            <w:tcW w:w="2415" w:type="dxa"/>
          </w:tcPr>
          <w:p w14:paraId="5619C3B4" w14:textId="77777777" w:rsidR="00937D60" w:rsidRDefault="009F3004">
            <w:pPr>
              <w:cnfStyle w:val="000000100000" w:firstRow="0" w:lastRow="0" w:firstColumn="0" w:lastColumn="0" w:oddVBand="0" w:evenVBand="0" w:oddHBand="1" w:evenHBand="0" w:firstRowFirstColumn="0" w:firstRowLastColumn="0" w:lastRowFirstColumn="0" w:lastRowLastColumn="0"/>
            </w:pPr>
            <w:r>
              <w:t>Mali</w:t>
            </w:r>
          </w:p>
        </w:tc>
        <w:tc>
          <w:tcPr>
            <w:tcW w:w="825" w:type="dxa"/>
          </w:tcPr>
          <w:p w14:paraId="3575AF07" w14:textId="77777777" w:rsidR="00937D60" w:rsidRDefault="009F3004">
            <w:pPr>
              <w:cnfStyle w:val="000000100000" w:firstRow="0" w:lastRow="0" w:firstColumn="0" w:lastColumn="0" w:oddVBand="0" w:evenVBand="0" w:oddHBand="1" w:evenHBand="0" w:firstRowFirstColumn="0" w:firstRowLastColumn="0" w:lastRowFirstColumn="0" w:lastRowLastColumn="0"/>
            </w:pPr>
            <w:r>
              <w:t>MICS</w:t>
            </w:r>
          </w:p>
        </w:tc>
        <w:tc>
          <w:tcPr>
            <w:tcW w:w="1305" w:type="dxa"/>
          </w:tcPr>
          <w:p w14:paraId="7EC862D3" w14:textId="77777777" w:rsidR="00937D60" w:rsidRDefault="009F3004">
            <w:pPr>
              <w:cnfStyle w:val="000000100000" w:firstRow="0" w:lastRow="0" w:firstColumn="0" w:lastColumn="0" w:oddVBand="0" w:evenVBand="0" w:oddHBand="1" w:evenHBand="0" w:firstRowFirstColumn="0" w:firstRowLastColumn="0" w:lastRowFirstColumn="0" w:lastRowLastColumn="0"/>
            </w:pPr>
            <w:r>
              <w:t>2015</w:t>
            </w:r>
          </w:p>
        </w:tc>
        <w:tc>
          <w:tcPr>
            <w:tcW w:w="4095" w:type="dxa"/>
          </w:tcPr>
          <w:p w14:paraId="68843D33" w14:textId="77777777" w:rsidR="00937D60" w:rsidRDefault="00937D60">
            <w:pPr>
              <w:cnfStyle w:val="000000100000" w:firstRow="0" w:lastRow="0" w:firstColumn="0" w:lastColumn="0" w:oddVBand="0" w:evenVBand="0" w:oddHBand="1" w:evenHBand="0" w:firstRowFirstColumn="0" w:firstRowLastColumn="0" w:lastRowFirstColumn="0" w:lastRowLastColumn="0"/>
            </w:pPr>
          </w:p>
        </w:tc>
      </w:tr>
      <w:tr w:rsidR="00937D60" w14:paraId="5902ABC2" w14:textId="77777777">
        <w:tc>
          <w:tcPr>
            <w:cnfStyle w:val="001000000000" w:firstRow="0" w:lastRow="0" w:firstColumn="1" w:lastColumn="0" w:oddVBand="0" w:evenVBand="0" w:oddHBand="0" w:evenHBand="0" w:firstRowFirstColumn="0" w:firstRowLastColumn="0" w:lastRowFirstColumn="0" w:lastRowLastColumn="0"/>
            <w:tcW w:w="720" w:type="dxa"/>
          </w:tcPr>
          <w:p w14:paraId="31FABD5A" w14:textId="77777777" w:rsidR="00937D60" w:rsidRDefault="009F3004">
            <w:pPr>
              <w:jc w:val="center"/>
            </w:pPr>
            <w:r>
              <w:t>20</w:t>
            </w:r>
          </w:p>
        </w:tc>
        <w:tc>
          <w:tcPr>
            <w:tcW w:w="2415" w:type="dxa"/>
          </w:tcPr>
          <w:p w14:paraId="7B3F0586" w14:textId="77777777" w:rsidR="00937D60" w:rsidRDefault="009F3004">
            <w:pPr>
              <w:cnfStyle w:val="000000000000" w:firstRow="0" w:lastRow="0" w:firstColumn="0" w:lastColumn="0" w:oddVBand="0" w:evenVBand="0" w:oddHBand="0" w:evenHBand="0" w:firstRowFirstColumn="0" w:firstRowLastColumn="0" w:lastRowFirstColumn="0" w:lastRowLastColumn="0"/>
            </w:pPr>
            <w:r>
              <w:t>Mauritania</w:t>
            </w:r>
          </w:p>
        </w:tc>
        <w:tc>
          <w:tcPr>
            <w:tcW w:w="825" w:type="dxa"/>
          </w:tcPr>
          <w:p w14:paraId="3BC3F219" w14:textId="77777777" w:rsidR="00937D60" w:rsidRDefault="009F3004">
            <w:pPr>
              <w:cnfStyle w:val="000000000000" w:firstRow="0" w:lastRow="0" w:firstColumn="0" w:lastColumn="0" w:oddVBand="0" w:evenVBand="0" w:oddHBand="0" w:evenHBand="0" w:firstRowFirstColumn="0" w:firstRowLastColumn="0" w:lastRowFirstColumn="0" w:lastRowLastColumn="0"/>
            </w:pPr>
            <w:r>
              <w:t>MICS</w:t>
            </w:r>
          </w:p>
        </w:tc>
        <w:tc>
          <w:tcPr>
            <w:tcW w:w="1305" w:type="dxa"/>
          </w:tcPr>
          <w:p w14:paraId="672B6BD7" w14:textId="77777777" w:rsidR="00937D60" w:rsidRDefault="009F3004">
            <w:pPr>
              <w:cnfStyle w:val="000000000000" w:firstRow="0" w:lastRow="0" w:firstColumn="0" w:lastColumn="0" w:oddVBand="0" w:evenVBand="0" w:oddHBand="0" w:evenHBand="0" w:firstRowFirstColumn="0" w:firstRowLastColumn="0" w:lastRowFirstColumn="0" w:lastRowLastColumn="0"/>
            </w:pPr>
            <w:r>
              <w:t>2011</w:t>
            </w:r>
          </w:p>
        </w:tc>
        <w:tc>
          <w:tcPr>
            <w:tcW w:w="4095" w:type="dxa"/>
          </w:tcPr>
          <w:p w14:paraId="07D5113E" w14:textId="77777777" w:rsidR="00937D60" w:rsidRDefault="009F3004">
            <w:pPr>
              <w:cnfStyle w:val="000000000000" w:firstRow="0" w:lastRow="0" w:firstColumn="0" w:lastColumn="0" w:oddVBand="0" w:evenVBand="0" w:oddHBand="0" w:evenHBand="0" w:firstRowFirstColumn="0" w:firstRowLastColumn="0" w:lastRowFirstColumn="0" w:lastRowLastColumn="0"/>
            </w:pPr>
            <w:r>
              <w:t>Micro dataset of 2015 MICS not available yet</w:t>
            </w:r>
          </w:p>
          <w:p w14:paraId="14032DD9" w14:textId="77777777" w:rsidR="00937D60" w:rsidRDefault="009F3004">
            <w:pPr>
              <w:cnfStyle w:val="000000000000" w:firstRow="0" w:lastRow="0" w:firstColumn="0" w:lastColumn="0" w:oddVBand="0" w:evenVBand="0" w:oddHBand="0" w:evenHBand="0" w:firstRowFirstColumn="0" w:firstRowLastColumn="0" w:lastRowFirstColumn="0" w:lastRowLastColumn="0"/>
            </w:pPr>
            <w:r>
              <w:t>Age at cutting (FG16) was collected in days, months and years</w:t>
            </w:r>
          </w:p>
        </w:tc>
      </w:tr>
      <w:tr w:rsidR="00937D60" w14:paraId="40D2ADBE" w14:textId="77777777" w:rsidTr="00937D60">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720" w:type="dxa"/>
          </w:tcPr>
          <w:p w14:paraId="568407B8" w14:textId="77777777" w:rsidR="00937D60" w:rsidRDefault="009F3004">
            <w:pPr>
              <w:jc w:val="center"/>
            </w:pPr>
            <w:r>
              <w:t>21</w:t>
            </w:r>
          </w:p>
        </w:tc>
        <w:tc>
          <w:tcPr>
            <w:tcW w:w="2415" w:type="dxa"/>
          </w:tcPr>
          <w:p w14:paraId="2228FA4F" w14:textId="77777777" w:rsidR="00937D60" w:rsidRDefault="009F3004">
            <w:pPr>
              <w:cnfStyle w:val="000000100000" w:firstRow="0" w:lastRow="0" w:firstColumn="0" w:lastColumn="0" w:oddVBand="0" w:evenVBand="0" w:oddHBand="1" w:evenHBand="0" w:firstRowFirstColumn="0" w:firstRowLastColumn="0" w:lastRowFirstColumn="0" w:lastRowLastColumn="0"/>
            </w:pPr>
            <w:r>
              <w:t>Niger</w:t>
            </w:r>
          </w:p>
        </w:tc>
        <w:tc>
          <w:tcPr>
            <w:tcW w:w="825" w:type="dxa"/>
          </w:tcPr>
          <w:p w14:paraId="191761B9" w14:textId="77777777" w:rsidR="00937D60" w:rsidRDefault="009F3004">
            <w:pPr>
              <w:cnfStyle w:val="000000100000" w:firstRow="0" w:lastRow="0" w:firstColumn="0" w:lastColumn="0" w:oddVBand="0" w:evenVBand="0" w:oddHBand="1" w:evenHBand="0" w:firstRowFirstColumn="0" w:firstRowLastColumn="0" w:lastRowFirstColumn="0" w:lastRowLastColumn="0"/>
            </w:pPr>
            <w:r>
              <w:t>DHS</w:t>
            </w:r>
          </w:p>
        </w:tc>
        <w:tc>
          <w:tcPr>
            <w:tcW w:w="1305" w:type="dxa"/>
          </w:tcPr>
          <w:p w14:paraId="310CB273" w14:textId="77777777" w:rsidR="00937D60" w:rsidRDefault="009F3004">
            <w:pPr>
              <w:cnfStyle w:val="000000100000" w:firstRow="0" w:lastRow="0" w:firstColumn="0" w:lastColumn="0" w:oddVBand="0" w:evenVBand="0" w:oddHBand="1" w:evenHBand="0" w:firstRowFirstColumn="0" w:firstRowLastColumn="0" w:lastRowFirstColumn="0" w:lastRowLastColumn="0"/>
            </w:pPr>
            <w:r>
              <w:t>2012</w:t>
            </w:r>
          </w:p>
        </w:tc>
        <w:tc>
          <w:tcPr>
            <w:tcW w:w="4095" w:type="dxa"/>
          </w:tcPr>
          <w:p w14:paraId="4F26C11D" w14:textId="77777777" w:rsidR="00937D60" w:rsidRDefault="009F3004">
            <w:pPr>
              <w:cnfStyle w:val="000000100000" w:firstRow="0" w:lastRow="0" w:firstColumn="0" w:lastColumn="0" w:oddVBand="0" w:evenVBand="0" w:oddHBand="1" w:evenHBand="0" w:firstRowFirstColumn="0" w:firstRowLastColumn="0" w:lastRowFirstColumn="0" w:lastRowLastColumn="0"/>
            </w:pPr>
            <w:r>
              <w:t>95= during infancy, in report before 5</w:t>
            </w:r>
          </w:p>
          <w:p w14:paraId="1CCB5F7C" w14:textId="77777777" w:rsidR="00937D60" w:rsidRDefault="00937D60">
            <w:pPr>
              <w:cnfStyle w:val="000000100000" w:firstRow="0" w:lastRow="0" w:firstColumn="0" w:lastColumn="0" w:oddVBand="0" w:evenVBand="0" w:oddHBand="1" w:evenHBand="0" w:firstRowFirstColumn="0" w:firstRowLastColumn="0" w:lastRowFirstColumn="0" w:lastRowLastColumn="0"/>
            </w:pPr>
          </w:p>
          <w:p w14:paraId="411AEBBE" w14:textId="77777777" w:rsidR="00937D60" w:rsidRDefault="009F3004">
            <w:pPr>
              <w:cnfStyle w:val="000000100000" w:firstRow="0" w:lastRow="0" w:firstColumn="0" w:lastColumn="0" w:oddVBand="0" w:evenVBand="0" w:oddHBand="1" w:evenHBand="0" w:firstRowFirstColumn="0" w:firstRowLastColumn="0" w:lastRowFirstColumn="0" w:lastRowLastColumn="0"/>
            </w:pPr>
            <w:r>
              <w:t>Does not contain full module on FGM on daughters, Data for women age 15-19 were used</w:t>
            </w:r>
          </w:p>
        </w:tc>
      </w:tr>
      <w:tr w:rsidR="00937D60" w14:paraId="49E40E7B" w14:textId="77777777" w:rsidTr="00937D60">
        <w:trPr>
          <w:trHeight w:val="100"/>
        </w:trPr>
        <w:tc>
          <w:tcPr>
            <w:cnfStyle w:val="001000000000" w:firstRow="0" w:lastRow="0" w:firstColumn="1" w:lastColumn="0" w:oddVBand="0" w:evenVBand="0" w:oddHBand="0" w:evenHBand="0" w:firstRowFirstColumn="0" w:firstRowLastColumn="0" w:lastRowFirstColumn="0" w:lastRowLastColumn="0"/>
            <w:tcW w:w="720" w:type="dxa"/>
          </w:tcPr>
          <w:p w14:paraId="6D602411" w14:textId="77777777" w:rsidR="00937D60" w:rsidRDefault="009F3004">
            <w:pPr>
              <w:jc w:val="center"/>
            </w:pPr>
            <w:r>
              <w:t>22</w:t>
            </w:r>
          </w:p>
        </w:tc>
        <w:tc>
          <w:tcPr>
            <w:tcW w:w="2415" w:type="dxa"/>
          </w:tcPr>
          <w:p w14:paraId="1C549C69" w14:textId="77777777" w:rsidR="00937D60" w:rsidRDefault="009F3004">
            <w:pPr>
              <w:cnfStyle w:val="000000000000" w:firstRow="0" w:lastRow="0" w:firstColumn="0" w:lastColumn="0" w:oddVBand="0" w:evenVBand="0" w:oddHBand="0" w:evenHBand="0" w:firstRowFirstColumn="0" w:firstRowLastColumn="0" w:lastRowFirstColumn="0" w:lastRowLastColumn="0"/>
            </w:pPr>
            <w:r>
              <w:t>Nigeria</w:t>
            </w:r>
          </w:p>
        </w:tc>
        <w:tc>
          <w:tcPr>
            <w:tcW w:w="825" w:type="dxa"/>
          </w:tcPr>
          <w:p w14:paraId="750121E9" w14:textId="77777777" w:rsidR="00937D60" w:rsidRDefault="009F3004">
            <w:pPr>
              <w:cnfStyle w:val="000000000000" w:firstRow="0" w:lastRow="0" w:firstColumn="0" w:lastColumn="0" w:oddVBand="0" w:evenVBand="0" w:oddHBand="0" w:evenHBand="0" w:firstRowFirstColumn="0" w:firstRowLastColumn="0" w:lastRowFirstColumn="0" w:lastRowLastColumn="0"/>
            </w:pPr>
            <w:r>
              <w:t>MICS</w:t>
            </w:r>
          </w:p>
        </w:tc>
        <w:tc>
          <w:tcPr>
            <w:tcW w:w="1305" w:type="dxa"/>
          </w:tcPr>
          <w:p w14:paraId="477EE992" w14:textId="77777777" w:rsidR="00937D60" w:rsidRDefault="009F3004">
            <w:pPr>
              <w:cnfStyle w:val="000000000000" w:firstRow="0" w:lastRow="0" w:firstColumn="0" w:lastColumn="0" w:oddVBand="0" w:evenVBand="0" w:oddHBand="0" w:evenHBand="0" w:firstRowFirstColumn="0" w:firstRowLastColumn="0" w:lastRowFirstColumn="0" w:lastRowLastColumn="0"/>
            </w:pPr>
            <w:r>
              <w:t>2016-2017</w:t>
            </w:r>
          </w:p>
        </w:tc>
        <w:tc>
          <w:tcPr>
            <w:tcW w:w="4095" w:type="dxa"/>
          </w:tcPr>
          <w:p w14:paraId="6AD35EAD" w14:textId="77777777" w:rsidR="00937D60" w:rsidRDefault="00937D60">
            <w:pPr>
              <w:cnfStyle w:val="000000000000" w:firstRow="0" w:lastRow="0" w:firstColumn="0" w:lastColumn="0" w:oddVBand="0" w:evenVBand="0" w:oddHBand="0" w:evenHBand="0" w:firstRowFirstColumn="0" w:firstRowLastColumn="0" w:lastRowFirstColumn="0" w:lastRowLastColumn="0"/>
            </w:pPr>
          </w:p>
        </w:tc>
      </w:tr>
      <w:tr w:rsidR="00937D60" w14:paraId="1F759ACD" w14:textId="77777777" w:rsidTr="00937D60">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720" w:type="dxa"/>
          </w:tcPr>
          <w:p w14:paraId="4D0C536F" w14:textId="77777777" w:rsidR="00937D60" w:rsidRDefault="009F3004">
            <w:pPr>
              <w:jc w:val="center"/>
            </w:pPr>
            <w:r>
              <w:t>23</w:t>
            </w:r>
          </w:p>
        </w:tc>
        <w:tc>
          <w:tcPr>
            <w:tcW w:w="2415" w:type="dxa"/>
          </w:tcPr>
          <w:p w14:paraId="6CE99F7D" w14:textId="77777777" w:rsidR="00937D60" w:rsidRDefault="009F3004">
            <w:pPr>
              <w:cnfStyle w:val="000000100000" w:firstRow="0" w:lastRow="0" w:firstColumn="0" w:lastColumn="0" w:oddVBand="0" w:evenVBand="0" w:oddHBand="1" w:evenHBand="0" w:firstRowFirstColumn="0" w:firstRowLastColumn="0" w:lastRowFirstColumn="0" w:lastRowLastColumn="0"/>
            </w:pPr>
            <w:r>
              <w:t>Senegal</w:t>
            </w:r>
          </w:p>
        </w:tc>
        <w:tc>
          <w:tcPr>
            <w:tcW w:w="825" w:type="dxa"/>
          </w:tcPr>
          <w:p w14:paraId="59987A44" w14:textId="77777777" w:rsidR="00937D60" w:rsidRDefault="009F3004">
            <w:pPr>
              <w:cnfStyle w:val="000000100000" w:firstRow="0" w:lastRow="0" w:firstColumn="0" w:lastColumn="0" w:oddVBand="0" w:evenVBand="0" w:oddHBand="1" w:evenHBand="0" w:firstRowFirstColumn="0" w:firstRowLastColumn="0" w:lastRowFirstColumn="0" w:lastRowLastColumn="0"/>
            </w:pPr>
            <w:r>
              <w:t>DHS</w:t>
            </w:r>
          </w:p>
        </w:tc>
        <w:tc>
          <w:tcPr>
            <w:tcW w:w="1305" w:type="dxa"/>
          </w:tcPr>
          <w:p w14:paraId="49976648" w14:textId="77777777" w:rsidR="00937D60" w:rsidRDefault="009F3004">
            <w:pPr>
              <w:cnfStyle w:val="000000100000" w:firstRow="0" w:lastRow="0" w:firstColumn="0" w:lastColumn="0" w:oddVBand="0" w:evenVBand="0" w:oddHBand="1" w:evenHBand="0" w:firstRowFirstColumn="0" w:firstRowLastColumn="0" w:lastRowFirstColumn="0" w:lastRowLastColumn="0"/>
            </w:pPr>
            <w:r>
              <w:t>2016</w:t>
            </w:r>
          </w:p>
        </w:tc>
        <w:tc>
          <w:tcPr>
            <w:tcW w:w="4095" w:type="dxa"/>
          </w:tcPr>
          <w:p w14:paraId="503BC15B" w14:textId="77777777" w:rsidR="00937D60" w:rsidRDefault="00937D60">
            <w:pPr>
              <w:cnfStyle w:val="000000100000" w:firstRow="0" w:lastRow="0" w:firstColumn="0" w:lastColumn="0" w:oddVBand="0" w:evenVBand="0" w:oddHBand="1" w:evenHBand="0" w:firstRowFirstColumn="0" w:firstRowLastColumn="0" w:lastRowFirstColumn="0" w:lastRowLastColumn="0"/>
            </w:pPr>
          </w:p>
        </w:tc>
      </w:tr>
      <w:tr w:rsidR="00937D60" w14:paraId="501D41C3" w14:textId="77777777" w:rsidTr="00937D60">
        <w:trPr>
          <w:trHeight w:val="100"/>
        </w:trPr>
        <w:tc>
          <w:tcPr>
            <w:cnfStyle w:val="001000000000" w:firstRow="0" w:lastRow="0" w:firstColumn="1" w:lastColumn="0" w:oddVBand="0" w:evenVBand="0" w:oddHBand="0" w:evenHBand="0" w:firstRowFirstColumn="0" w:firstRowLastColumn="0" w:lastRowFirstColumn="0" w:lastRowLastColumn="0"/>
            <w:tcW w:w="720" w:type="dxa"/>
          </w:tcPr>
          <w:p w14:paraId="7DC05CAC" w14:textId="77777777" w:rsidR="00937D60" w:rsidRDefault="009F3004">
            <w:pPr>
              <w:jc w:val="center"/>
            </w:pPr>
            <w:r>
              <w:t>24</w:t>
            </w:r>
          </w:p>
        </w:tc>
        <w:tc>
          <w:tcPr>
            <w:tcW w:w="2415" w:type="dxa"/>
          </w:tcPr>
          <w:p w14:paraId="57B02726" w14:textId="77777777" w:rsidR="00937D60" w:rsidRDefault="009F3004">
            <w:pPr>
              <w:cnfStyle w:val="000000000000" w:firstRow="0" w:lastRow="0" w:firstColumn="0" w:lastColumn="0" w:oddVBand="0" w:evenVBand="0" w:oddHBand="0" w:evenHBand="0" w:firstRowFirstColumn="0" w:firstRowLastColumn="0" w:lastRowFirstColumn="0" w:lastRowLastColumn="0"/>
            </w:pPr>
            <w:r>
              <w:t>Sierra Leone</w:t>
            </w:r>
          </w:p>
        </w:tc>
        <w:tc>
          <w:tcPr>
            <w:tcW w:w="825" w:type="dxa"/>
          </w:tcPr>
          <w:p w14:paraId="1BDAAF9A" w14:textId="77777777" w:rsidR="00937D60" w:rsidRDefault="009F3004">
            <w:pPr>
              <w:cnfStyle w:val="000000000000" w:firstRow="0" w:lastRow="0" w:firstColumn="0" w:lastColumn="0" w:oddVBand="0" w:evenVBand="0" w:oddHBand="0" w:evenHBand="0" w:firstRowFirstColumn="0" w:firstRowLastColumn="0" w:lastRowFirstColumn="0" w:lastRowLastColumn="0"/>
            </w:pPr>
            <w:r>
              <w:t>MICS</w:t>
            </w:r>
          </w:p>
        </w:tc>
        <w:tc>
          <w:tcPr>
            <w:tcW w:w="1305" w:type="dxa"/>
          </w:tcPr>
          <w:p w14:paraId="2F8F75C5" w14:textId="77777777" w:rsidR="00937D60" w:rsidRDefault="009F3004">
            <w:pPr>
              <w:cnfStyle w:val="000000000000" w:firstRow="0" w:lastRow="0" w:firstColumn="0" w:lastColumn="0" w:oddVBand="0" w:evenVBand="0" w:oddHBand="0" w:evenHBand="0" w:firstRowFirstColumn="0" w:firstRowLastColumn="0" w:lastRowFirstColumn="0" w:lastRowLastColumn="0"/>
            </w:pPr>
            <w:r>
              <w:t>2010</w:t>
            </w:r>
          </w:p>
        </w:tc>
        <w:tc>
          <w:tcPr>
            <w:tcW w:w="4095" w:type="dxa"/>
          </w:tcPr>
          <w:p w14:paraId="2DA5E3B4" w14:textId="77777777" w:rsidR="00937D60" w:rsidRDefault="009F3004">
            <w:pPr>
              <w:cnfStyle w:val="000000000000" w:firstRow="0" w:lastRow="0" w:firstColumn="0" w:lastColumn="0" w:oddVBand="0" w:evenVBand="0" w:oddHBand="0" w:evenHBand="0" w:firstRowFirstColumn="0" w:firstRowLastColumn="0" w:lastRowFirstColumn="0" w:lastRowLastColumn="0"/>
            </w:pPr>
            <w:r>
              <w:t>DHS 2013 does not contain full module on FGM on daughters</w:t>
            </w:r>
          </w:p>
        </w:tc>
      </w:tr>
      <w:tr w:rsidR="00937D60" w14:paraId="0B7D668F" w14:textId="77777777" w:rsidTr="00937D60">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720" w:type="dxa"/>
          </w:tcPr>
          <w:p w14:paraId="0D70B9B9" w14:textId="77777777" w:rsidR="00937D60" w:rsidRDefault="009F3004">
            <w:pPr>
              <w:jc w:val="center"/>
            </w:pPr>
            <w:r>
              <w:t>25</w:t>
            </w:r>
          </w:p>
        </w:tc>
        <w:tc>
          <w:tcPr>
            <w:tcW w:w="2415" w:type="dxa"/>
          </w:tcPr>
          <w:p w14:paraId="3891A68E" w14:textId="77777777" w:rsidR="00937D60" w:rsidRDefault="009F3004">
            <w:pPr>
              <w:cnfStyle w:val="000000100000" w:firstRow="0" w:lastRow="0" w:firstColumn="0" w:lastColumn="0" w:oddVBand="0" w:evenVBand="0" w:oddHBand="1" w:evenHBand="0" w:firstRowFirstColumn="0" w:firstRowLastColumn="0" w:lastRowFirstColumn="0" w:lastRowLastColumn="0"/>
            </w:pPr>
            <w:r>
              <w:t>Somalia</w:t>
            </w:r>
          </w:p>
        </w:tc>
        <w:tc>
          <w:tcPr>
            <w:tcW w:w="825" w:type="dxa"/>
          </w:tcPr>
          <w:p w14:paraId="46AF5FD7" w14:textId="77777777" w:rsidR="00937D60" w:rsidRDefault="009F3004">
            <w:pPr>
              <w:cnfStyle w:val="000000100000" w:firstRow="0" w:lastRow="0" w:firstColumn="0" w:lastColumn="0" w:oddVBand="0" w:evenVBand="0" w:oddHBand="1" w:evenHBand="0" w:firstRowFirstColumn="0" w:firstRowLastColumn="0" w:lastRowFirstColumn="0" w:lastRowLastColumn="0"/>
            </w:pPr>
            <w:r>
              <w:t>MICS</w:t>
            </w:r>
          </w:p>
        </w:tc>
        <w:tc>
          <w:tcPr>
            <w:tcW w:w="1305" w:type="dxa"/>
          </w:tcPr>
          <w:p w14:paraId="50FC952B" w14:textId="77777777" w:rsidR="00937D60" w:rsidRDefault="009F3004">
            <w:pPr>
              <w:cnfStyle w:val="000000100000" w:firstRow="0" w:lastRow="0" w:firstColumn="0" w:lastColumn="0" w:oddVBand="0" w:evenVBand="0" w:oddHBand="1" w:evenHBand="0" w:firstRowFirstColumn="0" w:firstRowLastColumn="0" w:lastRowFirstColumn="0" w:lastRowLastColumn="0"/>
            </w:pPr>
            <w:r>
              <w:t>2011</w:t>
            </w:r>
          </w:p>
        </w:tc>
        <w:tc>
          <w:tcPr>
            <w:tcW w:w="4095" w:type="dxa"/>
          </w:tcPr>
          <w:p w14:paraId="04F37934" w14:textId="77777777" w:rsidR="00937D60" w:rsidRDefault="009F3004">
            <w:pPr>
              <w:cnfStyle w:val="000000100000" w:firstRow="0" w:lastRow="0" w:firstColumn="0" w:lastColumn="0" w:oddVBand="0" w:evenVBand="0" w:oddHBand="1" w:evenHBand="0" w:firstRowFirstColumn="0" w:firstRowLastColumn="0" w:lastRowFirstColumn="0" w:lastRowLastColumn="0"/>
            </w:pPr>
            <w:r>
              <w:t>Somaliland, and Somalia Northeastern Zone were estimated separately, a mean was used for the national estimate</w:t>
            </w:r>
          </w:p>
        </w:tc>
      </w:tr>
      <w:tr w:rsidR="00937D60" w14:paraId="59C95216" w14:textId="77777777" w:rsidTr="00937D60">
        <w:trPr>
          <w:trHeight w:val="100"/>
        </w:trPr>
        <w:tc>
          <w:tcPr>
            <w:cnfStyle w:val="001000000000" w:firstRow="0" w:lastRow="0" w:firstColumn="1" w:lastColumn="0" w:oddVBand="0" w:evenVBand="0" w:oddHBand="0" w:evenHBand="0" w:firstRowFirstColumn="0" w:firstRowLastColumn="0" w:lastRowFirstColumn="0" w:lastRowLastColumn="0"/>
            <w:tcW w:w="720" w:type="dxa"/>
          </w:tcPr>
          <w:p w14:paraId="64D424EF" w14:textId="77777777" w:rsidR="00937D60" w:rsidRDefault="009F3004">
            <w:pPr>
              <w:jc w:val="center"/>
            </w:pPr>
            <w:r>
              <w:t>26</w:t>
            </w:r>
          </w:p>
        </w:tc>
        <w:tc>
          <w:tcPr>
            <w:tcW w:w="2415" w:type="dxa"/>
          </w:tcPr>
          <w:p w14:paraId="3999CC60" w14:textId="77777777" w:rsidR="00937D60" w:rsidRDefault="009F3004">
            <w:pPr>
              <w:cnfStyle w:val="000000000000" w:firstRow="0" w:lastRow="0" w:firstColumn="0" w:lastColumn="0" w:oddVBand="0" w:evenVBand="0" w:oddHBand="0" w:evenHBand="0" w:firstRowFirstColumn="0" w:firstRowLastColumn="0" w:lastRowFirstColumn="0" w:lastRowLastColumn="0"/>
            </w:pPr>
            <w:r>
              <w:t>Sudan</w:t>
            </w:r>
          </w:p>
        </w:tc>
        <w:tc>
          <w:tcPr>
            <w:tcW w:w="825" w:type="dxa"/>
          </w:tcPr>
          <w:p w14:paraId="5C4259C3" w14:textId="77777777" w:rsidR="00937D60" w:rsidRDefault="009F3004">
            <w:pPr>
              <w:cnfStyle w:val="000000000000" w:firstRow="0" w:lastRow="0" w:firstColumn="0" w:lastColumn="0" w:oddVBand="0" w:evenVBand="0" w:oddHBand="0" w:evenHBand="0" w:firstRowFirstColumn="0" w:firstRowLastColumn="0" w:lastRowFirstColumn="0" w:lastRowLastColumn="0"/>
            </w:pPr>
            <w:r>
              <w:t>MICS</w:t>
            </w:r>
          </w:p>
        </w:tc>
        <w:tc>
          <w:tcPr>
            <w:tcW w:w="1305" w:type="dxa"/>
          </w:tcPr>
          <w:p w14:paraId="787A7457" w14:textId="77777777" w:rsidR="00937D60" w:rsidRDefault="009F3004">
            <w:pPr>
              <w:cnfStyle w:val="000000000000" w:firstRow="0" w:lastRow="0" w:firstColumn="0" w:lastColumn="0" w:oddVBand="0" w:evenVBand="0" w:oddHBand="0" w:evenHBand="0" w:firstRowFirstColumn="0" w:firstRowLastColumn="0" w:lastRowFirstColumn="0" w:lastRowLastColumn="0"/>
            </w:pPr>
            <w:r>
              <w:t>2014</w:t>
            </w:r>
          </w:p>
        </w:tc>
        <w:tc>
          <w:tcPr>
            <w:tcW w:w="4095" w:type="dxa"/>
          </w:tcPr>
          <w:p w14:paraId="0CCE1A08" w14:textId="77777777" w:rsidR="00937D60" w:rsidRDefault="00937D60">
            <w:pPr>
              <w:cnfStyle w:val="000000000000" w:firstRow="0" w:lastRow="0" w:firstColumn="0" w:lastColumn="0" w:oddVBand="0" w:evenVBand="0" w:oddHBand="0" w:evenHBand="0" w:firstRowFirstColumn="0" w:firstRowLastColumn="0" w:lastRowFirstColumn="0" w:lastRowLastColumn="0"/>
            </w:pPr>
          </w:p>
        </w:tc>
      </w:tr>
      <w:tr w:rsidR="00937D60" w14:paraId="28673CD8" w14:textId="77777777" w:rsidTr="00937D60">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720" w:type="dxa"/>
          </w:tcPr>
          <w:p w14:paraId="1B5F0424" w14:textId="77777777" w:rsidR="00937D60" w:rsidRDefault="009F3004">
            <w:pPr>
              <w:jc w:val="center"/>
            </w:pPr>
            <w:r>
              <w:t>27</w:t>
            </w:r>
          </w:p>
        </w:tc>
        <w:tc>
          <w:tcPr>
            <w:tcW w:w="2415" w:type="dxa"/>
          </w:tcPr>
          <w:p w14:paraId="272E8D01" w14:textId="77777777" w:rsidR="00937D60" w:rsidRDefault="009F3004">
            <w:pPr>
              <w:cnfStyle w:val="000000100000" w:firstRow="0" w:lastRow="0" w:firstColumn="0" w:lastColumn="0" w:oddVBand="0" w:evenVBand="0" w:oddHBand="1" w:evenHBand="0" w:firstRowFirstColumn="0" w:firstRowLastColumn="0" w:lastRowFirstColumn="0" w:lastRowLastColumn="0"/>
            </w:pPr>
            <w:r>
              <w:t>Tanzania</w:t>
            </w:r>
          </w:p>
        </w:tc>
        <w:tc>
          <w:tcPr>
            <w:tcW w:w="825" w:type="dxa"/>
          </w:tcPr>
          <w:p w14:paraId="3FE4347B" w14:textId="77777777" w:rsidR="00937D60" w:rsidRDefault="009F3004">
            <w:pPr>
              <w:cnfStyle w:val="000000100000" w:firstRow="0" w:lastRow="0" w:firstColumn="0" w:lastColumn="0" w:oddVBand="0" w:evenVBand="0" w:oddHBand="1" w:evenHBand="0" w:firstRowFirstColumn="0" w:firstRowLastColumn="0" w:lastRowFirstColumn="0" w:lastRowLastColumn="0"/>
            </w:pPr>
            <w:r>
              <w:t>DHS</w:t>
            </w:r>
          </w:p>
        </w:tc>
        <w:tc>
          <w:tcPr>
            <w:tcW w:w="1305" w:type="dxa"/>
          </w:tcPr>
          <w:p w14:paraId="30BE39B6" w14:textId="77777777" w:rsidR="00937D60" w:rsidRDefault="009F3004">
            <w:pPr>
              <w:cnfStyle w:val="000000100000" w:firstRow="0" w:lastRow="0" w:firstColumn="0" w:lastColumn="0" w:oddVBand="0" w:evenVBand="0" w:oddHBand="1" w:evenHBand="0" w:firstRowFirstColumn="0" w:firstRowLastColumn="0" w:lastRowFirstColumn="0" w:lastRowLastColumn="0"/>
            </w:pPr>
            <w:r>
              <w:t>2015-2016</w:t>
            </w:r>
          </w:p>
        </w:tc>
        <w:tc>
          <w:tcPr>
            <w:tcW w:w="4095" w:type="dxa"/>
          </w:tcPr>
          <w:p w14:paraId="0CB8CB98" w14:textId="77777777" w:rsidR="00937D60" w:rsidRDefault="00937D60">
            <w:pPr>
              <w:cnfStyle w:val="000000100000" w:firstRow="0" w:lastRow="0" w:firstColumn="0" w:lastColumn="0" w:oddVBand="0" w:evenVBand="0" w:oddHBand="1" w:evenHBand="0" w:firstRowFirstColumn="0" w:firstRowLastColumn="0" w:lastRowFirstColumn="0" w:lastRowLastColumn="0"/>
            </w:pPr>
          </w:p>
        </w:tc>
      </w:tr>
      <w:tr w:rsidR="00937D60" w14:paraId="7FA9D11D" w14:textId="77777777" w:rsidTr="00937D60">
        <w:trPr>
          <w:trHeight w:val="100"/>
        </w:trPr>
        <w:tc>
          <w:tcPr>
            <w:cnfStyle w:val="001000000000" w:firstRow="0" w:lastRow="0" w:firstColumn="1" w:lastColumn="0" w:oddVBand="0" w:evenVBand="0" w:oddHBand="0" w:evenHBand="0" w:firstRowFirstColumn="0" w:firstRowLastColumn="0" w:lastRowFirstColumn="0" w:lastRowLastColumn="0"/>
            <w:tcW w:w="720" w:type="dxa"/>
          </w:tcPr>
          <w:p w14:paraId="1B95EDE8" w14:textId="77777777" w:rsidR="00937D60" w:rsidRDefault="009F3004">
            <w:pPr>
              <w:jc w:val="center"/>
            </w:pPr>
            <w:r>
              <w:t>28</w:t>
            </w:r>
          </w:p>
        </w:tc>
        <w:tc>
          <w:tcPr>
            <w:tcW w:w="2415" w:type="dxa"/>
          </w:tcPr>
          <w:p w14:paraId="61D4A30A" w14:textId="77777777" w:rsidR="00937D60" w:rsidRDefault="009F3004">
            <w:pPr>
              <w:cnfStyle w:val="000000000000" w:firstRow="0" w:lastRow="0" w:firstColumn="0" w:lastColumn="0" w:oddVBand="0" w:evenVBand="0" w:oddHBand="0" w:evenHBand="0" w:firstRowFirstColumn="0" w:firstRowLastColumn="0" w:lastRowFirstColumn="0" w:lastRowLastColumn="0"/>
            </w:pPr>
            <w:r>
              <w:t>Togo</w:t>
            </w:r>
          </w:p>
        </w:tc>
        <w:tc>
          <w:tcPr>
            <w:tcW w:w="825" w:type="dxa"/>
          </w:tcPr>
          <w:p w14:paraId="357F9498" w14:textId="77777777" w:rsidR="00937D60" w:rsidRDefault="009F3004">
            <w:pPr>
              <w:cnfStyle w:val="000000000000" w:firstRow="0" w:lastRow="0" w:firstColumn="0" w:lastColumn="0" w:oddVBand="0" w:evenVBand="0" w:oddHBand="0" w:evenHBand="0" w:firstRowFirstColumn="0" w:firstRowLastColumn="0" w:lastRowFirstColumn="0" w:lastRowLastColumn="0"/>
            </w:pPr>
            <w:r>
              <w:t>DHS</w:t>
            </w:r>
          </w:p>
        </w:tc>
        <w:tc>
          <w:tcPr>
            <w:tcW w:w="1305" w:type="dxa"/>
          </w:tcPr>
          <w:p w14:paraId="7A745C83" w14:textId="77777777" w:rsidR="00937D60" w:rsidRDefault="009F3004">
            <w:pPr>
              <w:cnfStyle w:val="000000000000" w:firstRow="0" w:lastRow="0" w:firstColumn="0" w:lastColumn="0" w:oddVBand="0" w:evenVBand="0" w:oddHBand="0" w:evenHBand="0" w:firstRowFirstColumn="0" w:firstRowLastColumn="0" w:lastRowFirstColumn="0" w:lastRowLastColumn="0"/>
            </w:pPr>
            <w:r>
              <w:t>2013-2014</w:t>
            </w:r>
          </w:p>
        </w:tc>
        <w:tc>
          <w:tcPr>
            <w:tcW w:w="4095" w:type="dxa"/>
          </w:tcPr>
          <w:p w14:paraId="5D0E10DD" w14:textId="77777777" w:rsidR="00937D60" w:rsidRDefault="00937D60">
            <w:pPr>
              <w:cnfStyle w:val="000000000000" w:firstRow="0" w:lastRow="0" w:firstColumn="0" w:lastColumn="0" w:oddVBand="0" w:evenVBand="0" w:oddHBand="0" w:evenHBand="0" w:firstRowFirstColumn="0" w:firstRowLastColumn="0" w:lastRowFirstColumn="0" w:lastRowLastColumn="0"/>
            </w:pPr>
          </w:p>
        </w:tc>
      </w:tr>
      <w:tr w:rsidR="00937D60" w14:paraId="4DA03483" w14:textId="77777777" w:rsidTr="00937D60">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720" w:type="dxa"/>
          </w:tcPr>
          <w:p w14:paraId="30C835C7" w14:textId="77777777" w:rsidR="00937D60" w:rsidRDefault="009F3004">
            <w:pPr>
              <w:jc w:val="center"/>
            </w:pPr>
            <w:r>
              <w:t>29</w:t>
            </w:r>
          </w:p>
        </w:tc>
        <w:tc>
          <w:tcPr>
            <w:tcW w:w="2415" w:type="dxa"/>
          </w:tcPr>
          <w:p w14:paraId="0BC3F108" w14:textId="77777777" w:rsidR="00937D60" w:rsidRDefault="009F3004">
            <w:pPr>
              <w:cnfStyle w:val="000000100000" w:firstRow="0" w:lastRow="0" w:firstColumn="0" w:lastColumn="0" w:oddVBand="0" w:evenVBand="0" w:oddHBand="1" w:evenHBand="0" w:firstRowFirstColumn="0" w:firstRowLastColumn="0" w:lastRowFirstColumn="0" w:lastRowLastColumn="0"/>
            </w:pPr>
            <w:r>
              <w:t>Uganda</w:t>
            </w:r>
          </w:p>
        </w:tc>
        <w:tc>
          <w:tcPr>
            <w:tcW w:w="825" w:type="dxa"/>
          </w:tcPr>
          <w:p w14:paraId="77027C4C" w14:textId="77777777" w:rsidR="00937D60" w:rsidRDefault="009F3004">
            <w:pPr>
              <w:cnfStyle w:val="000000100000" w:firstRow="0" w:lastRow="0" w:firstColumn="0" w:lastColumn="0" w:oddVBand="0" w:evenVBand="0" w:oddHBand="1" w:evenHBand="0" w:firstRowFirstColumn="0" w:firstRowLastColumn="0" w:lastRowFirstColumn="0" w:lastRowLastColumn="0"/>
            </w:pPr>
            <w:r>
              <w:t>-</w:t>
            </w:r>
          </w:p>
        </w:tc>
        <w:tc>
          <w:tcPr>
            <w:tcW w:w="1305" w:type="dxa"/>
          </w:tcPr>
          <w:p w14:paraId="356758E2" w14:textId="77777777" w:rsidR="00937D60" w:rsidRDefault="009F3004">
            <w:pPr>
              <w:cnfStyle w:val="000000100000" w:firstRow="0" w:lastRow="0" w:firstColumn="0" w:lastColumn="0" w:oddVBand="0" w:evenVBand="0" w:oddHBand="1" w:evenHBand="0" w:firstRowFirstColumn="0" w:firstRowLastColumn="0" w:lastRowFirstColumn="0" w:lastRowLastColumn="0"/>
            </w:pPr>
            <w:r>
              <w:t>-</w:t>
            </w:r>
          </w:p>
        </w:tc>
        <w:tc>
          <w:tcPr>
            <w:tcW w:w="4095" w:type="dxa"/>
          </w:tcPr>
          <w:p w14:paraId="58C9B7E2" w14:textId="77777777" w:rsidR="00937D60" w:rsidRDefault="009F3004">
            <w:pPr>
              <w:cnfStyle w:val="000000100000" w:firstRow="0" w:lastRow="0" w:firstColumn="0" w:lastColumn="0" w:oddVBand="0" w:evenVBand="0" w:oddHBand="1" w:evenHBand="0" w:firstRowFirstColumn="0" w:firstRowLastColumn="0" w:lastRowFirstColumn="0" w:lastRowLastColumn="0"/>
            </w:pPr>
            <w:r>
              <w:t>Age at circumcision was not recorded in DHS 2011</w:t>
            </w:r>
          </w:p>
        </w:tc>
      </w:tr>
      <w:tr w:rsidR="00937D60" w14:paraId="07A21730" w14:textId="77777777" w:rsidTr="00937D60">
        <w:trPr>
          <w:trHeight w:val="100"/>
        </w:trPr>
        <w:tc>
          <w:tcPr>
            <w:cnfStyle w:val="001000000000" w:firstRow="0" w:lastRow="0" w:firstColumn="1" w:lastColumn="0" w:oddVBand="0" w:evenVBand="0" w:oddHBand="0" w:evenHBand="0" w:firstRowFirstColumn="0" w:firstRowLastColumn="0" w:lastRowFirstColumn="0" w:lastRowLastColumn="0"/>
            <w:tcW w:w="720" w:type="dxa"/>
          </w:tcPr>
          <w:p w14:paraId="160B7682" w14:textId="77777777" w:rsidR="00937D60" w:rsidRDefault="009F3004">
            <w:pPr>
              <w:jc w:val="center"/>
            </w:pPr>
            <w:r>
              <w:t>30</w:t>
            </w:r>
          </w:p>
        </w:tc>
        <w:tc>
          <w:tcPr>
            <w:tcW w:w="2415" w:type="dxa"/>
          </w:tcPr>
          <w:p w14:paraId="50CE28CD" w14:textId="77777777" w:rsidR="00937D60" w:rsidRDefault="009F3004">
            <w:pPr>
              <w:cnfStyle w:val="000000000000" w:firstRow="0" w:lastRow="0" w:firstColumn="0" w:lastColumn="0" w:oddVBand="0" w:evenVBand="0" w:oddHBand="0" w:evenHBand="0" w:firstRowFirstColumn="0" w:firstRowLastColumn="0" w:lastRowFirstColumn="0" w:lastRowLastColumn="0"/>
            </w:pPr>
            <w:r>
              <w:t>Yemen</w:t>
            </w:r>
          </w:p>
        </w:tc>
        <w:tc>
          <w:tcPr>
            <w:tcW w:w="825" w:type="dxa"/>
          </w:tcPr>
          <w:p w14:paraId="10001692" w14:textId="77777777" w:rsidR="00937D60" w:rsidRDefault="009F3004">
            <w:pPr>
              <w:cnfStyle w:val="000000000000" w:firstRow="0" w:lastRow="0" w:firstColumn="0" w:lastColumn="0" w:oddVBand="0" w:evenVBand="0" w:oddHBand="0" w:evenHBand="0" w:firstRowFirstColumn="0" w:firstRowLastColumn="0" w:lastRowFirstColumn="0" w:lastRowLastColumn="0"/>
            </w:pPr>
            <w:r>
              <w:t>DHS</w:t>
            </w:r>
          </w:p>
        </w:tc>
        <w:tc>
          <w:tcPr>
            <w:tcW w:w="1305" w:type="dxa"/>
          </w:tcPr>
          <w:p w14:paraId="6E6E8733" w14:textId="77777777" w:rsidR="00937D60" w:rsidRDefault="009F3004">
            <w:pPr>
              <w:cnfStyle w:val="000000000000" w:firstRow="0" w:lastRow="0" w:firstColumn="0" w:lastColumn="0" w:oddVBand="0" w:evenVBand="0" w:oddHBand="0" w:evenHBand="0" w:firstRowFirstColumn="0" w:firstRowLastColumn="0" w:lastRowFirstColumn="0" w:lastRowLastColumn="0"/>
            </w:pPr>
            <w:r>
              <w:t>2013</w:t>
            </w:r>
          </w:p>
        </w:tc>
        <w:tc>
          <w:tcPr>
            <w:tcW w:w="4095" w:type="dxa"/>
          </w:tcPr>
          <w:p w14:paraId="21459728" w14:textId="77777777" w:rsidR="00937D60" w:rsidRDefault="009F3004">
            <w:pPr>
              <w:cnfStyle w:val="000000000000" w:firstRow="0" w:lastRow="0" w:firstColumn="0" w:lastColumn="0" w:oddVBand="0" w:evenVBand="0" w:oddHBand="0" w:evenHBand="0" w:firstRowFirstColumn="0" w:firstRowLastColumn="0" w:lastRowFirstColumn="0" w:lastRowLastColumn="0"/>
            </w:pPr>
            <w:r>
              <w:t>95 = During infancy in DHS report only reported as one year or older (I do not see it in dataset for 15-19)</w:t>
            </w:r>
          </w:p>
          <w:p w14:paraId="05C4951A" w14:textId="77777777" w:rsidR="00937D60" w:rsidRDefault="009F3004">
            <w:pPr>
              <w:cnfStyle w:val="000000000000" w:firstRow="0" w:lastRow="0" w:firstColumn="0" w:lastColumn="0" w:oddVBand="0" w:evenVBand="0" w:oddHBand="0" w:evenHBand="0" w:firstRowFirstColumn="0" w:firstRowLastColumn="0" w:lastRowFirstColumn="0" w:lastRowLastColumn="0"/>
            </w:pPr>
            <w:r>
              <w:t>93 = During the first week</w:t>
            </w:r>
          </w:p>
          <w:p w14:paraId="6198C96E" w14:textId="77777777" w:rsidR="00937D60" w:rsidRDefault="009F3004">
            <w:pPr>
              <w:cnfStyle w:val="000000000000" w:firstRow="0" w:lastRow="0" w:firstColumn="0" w:lastColumn="0" w:oddVBand="0" w:evenVBand="0" w:oddHBand="0" w:evenHBand="0" w:firstRowFirstColumn="0" w:firstRowLastColumn="0" w:lastRowFirstColumn="0" w:lastRowLastColumn="0"/>
            </w:pPr>
            <w:r>
              <w:t>94 = After first week but in first year</w:t>
            </w:r>
          </w:p>
          <w:p w14:paraId="3D7469A3" w14:textId="77777777" w:rsidR="00937D60" w:rsidRDefault="00937D60">
            <w:pPr>
              <w:cnfStyle w:val="000000000000" w:firstRow="0" w:lastRow="0" w:firstColumn="0" w:lastColumn="0" w:oddVBand="0" w:evenVBand="0" w:oddHBand="0" w:evenHBand="0" w:firstRowFirstColumn="0" w:firstRowLastColumn="0" w:lastRowFirstColumn="0" w:lastRowLastColumn="0"/>
            </w:pPr>
          </w:p>
          <w:p w14:paraId="3605628A" w14:textId="77777777" w:rsidR="00937D60" w:rsidRDefault="009F3004">
            <w:pPr>
              <w:cnfStyle w:val="000000000000" w:firstRow="0" w:lastRow="0" w:firstColumn="0" w:lastColumn="0" w:oddVBand="0" w:evenVBand="0" w:oddHBand="0" w:evenHBand="0" w:firstRowFirstColumn="0" w:firstRowLastColumn="0" w:lastRowFirstColumn="0" w:lastRowLastColumn="0"/>
            </w:pPr>
            <w:r>
              <w:t>Does not contain full module on FGM on daughters, Data for women age 15-19 were used</w:t>
            </w:r>
          </w:p>
        </w:tc>
      </w:tr>
    </w:tbl>
    <w:p w14:paraId="706031C0" w14:textId="77777777" w:rsidR="00937D60" w:rsidRDefault="00937D60">
      <w:pPr>
        <w:rPr>
          <w:b/>
          <w:sz w:val="28"/>
          <w:szCs w:val="28"/>
        </w:rPr>
      </w:pPr>
    </w:p>
    <w:p w14:paraId="35617E20" w14:textId="77777777" w:rsidR="00937D60" w:rsidRDefault="00937D60">
      <w:pPr>
        <w:pStyle w:val="Heading2"/>
        <w:rPr>
          <w:b/>
          <w:color w:val="000000"/>
        </w:rPr>
      </w:pPr>
    </w:p>
    <w:p w14:paraId="78305056" w14:textId="77777777" w:rsidR="00937D60" w:rsidRDefault="009F3004">
      <w:pPr>
        <w:pStyle w:val="Heading2"/>
        <w:rPr>
          <w:b/>
          <w:color w:val="000000"/>
        </w:rPr>
      </w:pPr>
      <w:r>
        <w:br w:type="page"/>
      </w:r>
    </w:p>
    <w:p w14:paraId="7086F4B7" w14:textId="77777777" w:rsidR="00937D60" w:rsidRDefault="009F3004">
      <w:pPr>
        <w:pStyle w:val="Heading2"/>
        <w:rPr>
          <w:b/>
          <w:color w:val="000000"/>
        </w:rPr>
      </w:pPr>
      <w:r>
        <w:rPr>
          <w:b/>
          <w:color w:val="000000"/>
        </w:rPr>
        <w:lastRenderedPageBreak/>
        <w:t>Annex II</w:t>
      </w:r>
    </w:p>
    <w:p w14:paraId="003FE39A" w14:textId="59FBBE80" w:rsidR="00937D60" w:rsidRDefault="009F3004">
      <w:pPr>
        <w:rPr>
          <w:b/>
        </w:rPr>
      </w:pPr>
      <w:r>
        <w:rPr>
          <w:b/>
        </w:rPr>
        <w:t>Figure 4: Kaplan Meier Survival Curve for FGM in Benin</w:t>
      </w:r>
    </w:p>
    <w:p w14:paraId="2E0B4025" w14:textId="29C82831" w:rsidR="00937D60" w:rsidRDefault="00673F13">
      <w:r>
        <w:rPr>
          <w:noProof/>
        </w:rPr>
        <w:drawing>
          <wp:anchor distT="0" distB="0" distL="114300" distR="114300" simplePos="0" relativeHeight="251661312" behindDoc="0" locked="0" layoutInCell="1" allowOverlap="1" wp14:anchorId="7CCE2446" wp14:editId="3CBFFED6">
            <wp:simplePos x="0" y="0"/>
            <wp:positionH relativeFrom="column">
              <wp:posOffset>2790825</wp:posOffset>
            </wp:positionH>
            <wp:positionV relativeFrom="paragraph">
              <wp:posOffset>840105</wp:posOffset>
            </wp:positionV>
            <wp:extent cx="3695700" cy="1833636"/>
            <wp:effectExtent l="19050" t="19050" r="19050" b="14605"/>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extLst>
                        <a:ext uri="{28A0092B-C50C-407E-A947-70E740481C1C}">
                          <a14:useLocalDpi xmlns:a14="http://schemas.microsoft.com/office/drawing/2010/main" val="0"/>
                        </a:ext>
                      </a:extLst>
                    </a:blip>
                    <a:srcRect l="11217" t="15071" r="5449" b="23205"/>
                    <a:stretch/>
                  </pic:blipFill>
                  <pic:spPr bwMode="auto">
                    <a:xfrm>
                      <a:off x="0" y="0"/>
                      <a:ext cx="3695700" cy="1833636"/>
                    </a:xfrm>
                    <a:prstGeom prst="rect">
                      <a:avLst/>
                    </a:prstGeom>
                    <a:ln>
                      <a:solidFill>
                        <a:schemeClr val="bg2">
                          <a:lumMod val="25000"/>
                        </a:schemeClr>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inline distT="0" distB="0" distL="0" distR="0" wp14:anchorId="5BEDAE24" wp14:editId="215F782C">
            <wp:extent cx="5705475" cy="368478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t="3588"/>
                    <a:stretch/>
                  </pic:blipFill>
                  <pic:spPr bwMode="auto">
                    <a:xfrm>
                      <a:off x="0" y="0"/>
                      <a:ext cx="5707849" cy="3686319"/>
                    </a:xfrm>
                    <a:prstGeom prst="rect">
                      <a:avLst/>
                    </a:prstGeom>
                    <a:ln>
                      <a:noFill/>
                    </a:ln>
                    <a:extLst>
                      <a:ext uri="{53640926-AAD7-44D8-BBD7-CCE9431645EC}">
                        <a14:shadowObscured xmlns:a14="http://schemas.microsoft.com/office/drawing/2010/main"/>
                      </a:ext>
                    </a:extLst>
                  </pic:spPr>
                </pic:pic>
              </a:graphicData>
            </a:graphic>
          </wp:inline>
        </w:drawing>
      </w:r>
    </w:p>
    <w:tbl>
      <w:tblPr>
        <w:tblW w:w="5000" w:type="pct"/>
        <w:tblLook w:val="04A0" w:firstRow="1" w:lastRow="0" w:firstColumn="1" w:lastColumn="0" w:noHBand="0" w:noVBand="1"/>
      </w:tblPr>
      <w:tblGrid>
        <w:gridCol w:w="2009"/>
        <w:gridCol w:w="1591"/>
        <w:gridCol w:w="2881"/>
        <w:gridCol w:w="2879"/>
      </w:tblGrid>
      <w:tr w:rsidR="00673F13" w:rsidRPr="00673F13" w14:paraId="650D3663" w14:textId="77777777" w:rsidTr="00535704">
        <w:trPr>
          <w:trHeight w:val="412"/>
        </w:trPr>
        <w:tc>
          <w:tcPr>
            <w:tcW w:w="1073" w:type="pct"/>
            <w:tcBorders>
              <w:top w:val="single" w:sz="8" w:space="0" w:color="000000"/>
              <w:left w:val="nil"/>
              <w:bottom w:val="single" w:sz="4" w:space="0" w:color="auto"/>
              <w:right w:val="nil"/>
            </w:tcBorders>
            <w:shd w:val="clear" w:color="auto" w:fill="auto"/>
            <w:vAlign w:val="center"/>
            <w:hideMark/>
          </w:tcPr>
          <w:p w14:paraId="51072E2D" w14:textId="77777777" w:rsidR="00673F13" w:rsidRPr="00673F13" w:rsidRDefault="00673F13" w:rsidP="00673F13">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s="Times New Roman"/>
              </w:rPr>
            </w:pPr>
            <w:r w:rsidRPr="00673F13">
              <w:rPr>
                <w:rFonts w:eastAsia="Times New Roman" w:cs="Times New Roman"/>
                <w:color w:val="000000" w:themeColor="text1"/>
              </w:rPr>
              <w:t>Study time</w:t>
            </w:r>
          </w:p>
        </w:tc>
        <w:tc>
          <w:tcPr>
            <w:tcW w:w="850" w:type="pct"/>
            <w:tcBorders>
              <w:top w:val="single" w:sz="8" w:space="0" w:color="000000"/>
              <w:left w:val="nil"/>
              <w:bottom w:val="single" w:sz="4" w:space="0" w:color="auto"/>
              <w:right w:val="nil"/>
            </w:tcBorders>
            <w:shd w:val="clear" w:color="auto" w:fill="auto"/>
            <w:vAlign w:val="center"/>
            <w:hideMark/>
          </w:tcPr>
          <w:p w14:paraId="1B834F9D" w14:textId="77777777" w:rsidR="00673F13" w:rsidRPr="00673F13" w:rsidRDefault="00673F13" w:rsidP="00673F13">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s="Times New Roman"/>
              </w:rPr>
            </w:pPr>
            <w:r w:rsidRPr="00673F13">
              <w:rPr>
                <w:rFonts w:eastAsia="Times New Roman" w:cs="Times New Roman"/>
                <w:color w:val="000000" w:themeColor="text1"/>
              </w:rPr>
              <w:t>Point estimate</w:t>
            </w:r>
          </w:p>
        </w:tc>
        <w:tc>
          <w:tcPr>
            <w:tcW w:w="1539" w:type="pct"/>
            <w:tcBorders>
              <w:top w:val="single" w:sz="8" w:space="0" w:color="000000"/>
              <w:left w:val="nil"/>
              <w:bottom w:val="single" w:sz="4" w:space="0" w:color="auto"/>
              <w:right w:val="nil"/>
            </w:tcBorders>
            <w:shd w:val="clear" w:color="auto" w:fill="auto"/>
            <w:vAlign w:val="center"/>
            <w:hideMark/>
          </w:tcPr>
          <w:p w14:paraId="1791F6A8" w14:textId="77777777" w:rsidR="00673F13" w:rsidRPr="00673F13" w:rsidRDefault="00673F13" w:rsidP="00673F13">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s="Times New Roman"/>
              </w:rPr>
            </w:pPr>
            <w:r w:rsidRPr="00673F13">
              <w:rPr>
                <w:rFonts w:eastAsia="Times New Roman" w:cs="Times New Roman"/>
                <w:color w:val="000000" w:themeColor="text1"/>
              </w:rPr>
              <w:t>Confidence interval (lower)</w:t>
            </w:r>
          </w:p>
        </w:tc>
        <w:tc>
          <w:tcPr>
            <w:tcW w:w="1538" w:type="pct"/>
            <w:tcBorders>
              <w:top w:val="single" w:sz="8" w:space="0" w:color="000000"/>
              <w:left w:val="nil"/>
              <w:bottom w:val="single" w:sz="4" w:space="0" w:color="auto"/>
              <w:right w:val="nil"/>
            </w:tcBorders>
            <w:shd w:val="clear" w:color="auto" w:fill="auto"/>
            <w:vAlign w:val="center"/>
            <w:hideMark/>
          </w:tcPr>
          <w:p w14:paraId="55B03C7C" w14:textId="77777777" w:rsidR="00673F13" w:rsidRPr="00673F13" w:rsidRDefault="00673F13" w:rsidP="00673F13">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s="Times New Roman"/>
              </w:rPr>
            </w:pPr>
            <w:r w:rsidRPr="00673F13">
              <w:rPr>
                <w:rFonts w:eastAsia="Times New Roman" w:cs="Times New Roman"/>
                <w:color w:val="000000" w:themeColor="text1"/>
              </w:rPr>
              <w:t>Confidence interval (upper)</w:t>
            </w:r>
          </w:p>
        </w:tc>
      </w:tr>
      <w:tr w:rsidR="00673F13" w:rsidRPr="00673F13" w14:paraId="532C7EC5" w14:textId="77777777" w:rsidTr="00535704">
        <w:trPr>
          <w:trHeight w:val="300"/>
        </w:trPr>
        <w:tc>
          <w:tcPr>
            <w:tcW w:w="1073" w:type="pct"/>
            <w:tcBorders>
              <w:top w:val="single" w:sz="4" w:space="0" w:color="auto"/>
              <w:left w:val="nil"/>
              <w:bottom w:val="nil"/>
              <w:right w:val="nil"/>
            </w:tcBorders>
            <w:shd w:val="clear" w:color="auto" w:fill="auto"/>
            <w:noWrap/>
            <w:vAlign w:val="center"/>
            <w:hideMark/>
          </w:tcPr>
          <w:p w14:paraId="46EC6FE5" w14:textId="77777777" w:rsidR="00673F13" w:rsidRPr="00673F13" w:rsidRDefault="00673F13" w:rsidP="00673F13">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Lucida Console" w:eastAsia="Times New Roman" w:hAnsi="Lucida Console" w:cs="Times New Roman"/>
                <w:sz w:val="20"/>
                <w:szCs w:val="20"/>
              </w:rPr>
            </w:pPr>
            <w:r w:rsidRPr="00673F13">
              <w:rPr>
                <w:rFonts w:ascii="Lucida Console" w:eastAsia="Times New Roman" w:hAnsi="Lucida Console" w:cs="Times New Roman"/>
                <w:sz w:val="20"/>
                <w:szCs w:val="20"/>
              </w:rPr>
              <w:t>0</w:t>
            </w:r>
          </w:p>
        </w:tc>
        <w:tc>
          <w:tcPr>
            <w:tcW w:w="850" w:type="pct"/>
            <w:tcBorders>
              <w:top w:val="single" w:sz="4" w:space="0" w:color="auto"/>
              <w:left w:val="nil"/>
              <w:bottom w:val="nil"/>
              <w:right w:val="nil"/>
            </w:tcBorders>
            <w:shd w:val="clear" w:color="auto" w:fill="auto"/>
            <w:noWrap/>
            <w:vAlign w:val="center"/>
            <w:hideMark/>
          </w:tcPr>
          <w:p w14:paraId="778D8EA9" w14:textId="77777777" w:rsidR="00673F13" w:rsidRPr="00673F13" w:rsidRDefault="00673F13" w:rsidP="00673F13">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Lucida Console" w:eastAsia="Times New Roman" w:hAnsi="Lucida Console" w:cs="Times New Roman"/>
                <w:sz w:val="20"/>
                <w:szCs w:val="20"/>
              </w:rPr>
            </w:pPr>
            <w:r w:rsidRPr="00673F13">
              <w:rPr>
                <w:rFonts w:ascii="Lucida Console" w:eastAsia="Times New Roman" w:hAnsi="Lucida Console" w:cs="Times New Roman"/>
                <w:sz w:val="20"/>
                <w:szCs w:val="20"/>
              </w:rPr>
              <w:t>0.99975</w:t>
            </w:r>
          </w:p>
        </w:tc>
        <w:tc>
          <w:tcPr>
            <w:tcW w:w="1539" w:type="pct"/>
            <w:tcBorders>
              <w:top w:val="single" w:sz="4" w:space="0" w:color="auto"/>
              <w:left w:val="nil"/>
              <w:bottom w:val="nil"/>
              <w:right w:val="nil"/>
            </w:tcBorders>
            <w:shd w:val="clear" w:color="auto" w:fill="auto"/>
            <w:noWrap/>
            <w:vAlign w:val="bottom"/>
            <w:hideMark/>
          </w:tcPr>
          <w:p w14:paraId="0CA6EDDF" w14:textId="77777777" w:rsidR="00673F13" w:rsidRPr="00673F13" w:rsidRDefault="00673F13" w:rsidP="00673F13">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673F13">
              <w:rPr>
                <w:rFonts w:eastAsia="Times New Roman" w:cs="Times New Roman"/>
              </w:rPr>
              <w:t>0.999493</w:t>
            </w:r>
          </w:p>
        </w:tc>
        <w:tc>
          <w:tcPr>
            <w:tcW w:w="1538" w:type="pct"/>
            <w:tcBorders>
              <w:top w:val="single" w:sz="4" w:space="0" w:color="auto"/>
              <w:left w:val="nil"/>
              <w:bottom w:val="nil"/>
              <w:right w:val="nil"/>
            </w:tcBorders>
            <w:shd w:val="clear" w:color="auto" w:fill="auto"/>
            <w:noWrap/>
            <w:vAlign w:val="bottom"/>
            <w:hideMark/>
          </w:tcPr>
          <w:p w14:paraId="7B003CE1" w14:textId="77777777" w:rsidR="00673F13" w:rsidRPr="00673F13" w:rsidRDefault="00673F13" w:rsidP="00673F13">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673F13">
              <w:rPr>
                <w:rFonts w:eastAsia="Times New Roman" w:cs="Times New Roman"/>
              </w:rPr>
              <w:t>1</w:t>
            </w:r>
          </w:p>
        </w:tc>
      </w:tr>
      <w:tr w:rsidR="00673F13" w:rsidRPr="00673F13" w14:paraId="538670F6" w14:textId="77777777" w:rsidTr="00673F13">
        <w:trPr>
          <w:trHeight w:val="300"/>
        </w:trPr>
        <w:tc>
          <w:tcPr>
            <w:tcW w:w="1073" w:type="pct"/>
            <w:tcBorders>
              <w:top w:val="nil"/>
              <w:left w:val="nil"/>
              <w:bottom w:val="nil"/>
              <w:right w:val="nil"/>
            </w:tcBorders>
            <w:shd w:val="clear" w:color="auto" w:fill="auto"/>
            <w:noWrap/>
            <w:vAlign w:val="center"/>
            <w:hideMark/>
          </w:tcPr>
          <w:p w14:paraId="6D082F4B" w14:textId="77777777" w:rsidR="00673F13" w:rsidRPr="00673F13" w:rsidRDefault="00673F13" w:rsidP="00673F13">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Lucida Console" w:eastAsia="Times New Roman" w:hAnsi="Lucida Console" w:cs="Times New Roman"/>
                <w:sz w:val="20"/>
                <w:szCs w:val="20"/>
              </w:rPr>
            </w:pPr>
            <w:r w:rsidRPr="00673F13">
              <w:rPr>
                <w:rFonts w:ascii="Lucida Console" w:eastAsia="Times New Roman" w:hAnsi="Lucida Console" w:cs="Times New Roman"/>
                <w:sz w:val="20"/>
                <w:szCs w:val="20"/>
              </w:rPr>
              <w:t>1</w:t>
            </w:r>
          </w:p>
        </w:tc>
        <w:tc>
          <w:tcPr>
            <w:tcW w:w="850" w:type="pct"/>
            <w:tcBorders>
              <w:top w:val="nil"/>
              <w:left w:val="nil"/>
              <w:bottom w:val="nil"/>
              <w:right w:val="nil"/>
            </w:tcBorders>
            <w:shd w:val="clear" w:color="auto" w:fill="auto"/>
            <w:noWrap/>
            <w:vAlign w:val="center"/>
            <w:hideMark/>
          </w:tcPr>
          <w:p w14:paraId="6E0B4761" w14:textId="77777777" w:rsidR="00673F13" w:rsidRPr="00673F13" w:rsidRDefault="00673F13" w:rsidP="00673F13">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Lucida Console" w:eastAsia="Times New Roman" w:hAnsi="Lucida Console" w:cs="Times New Roman"/>
                <w:sz w:val="20"/>
                <w:szCs w:val="20"/>
              </w:rPr>
            </w:pPr>
            <w:r w:rsidRPr="00673F13">
              <w:rPr>
                <w:rFonts w:ascii="Lucida Console" w:eastAsia="Times New Roman" w:hAnsi="Lucida Console" w:cs="Times New Roman"/>
                <w:sz w:val="20"/>
                <w:szCs w:val="20"/>
              </w:rPr>
              <w:t>0.99949</w:t>
            </w:r>
          </w:p>
        </w:tc>
        <w:tc>
          <w:tcPr>
            <w:tcW w:w="1539" w:type="pct"/>
            <w:tcBorders>
              <w:top w:val="nil"/>
              <w:left w:val="nil"/>
              <w:bottom w:val="nil"/>
              <w:right w:val="nil"/>
            </w:tcBorders>
            <w:shd w:val="clear" w:color="auto" w:fill="auto"/>
            <w:noWrap/>
            <w:vAlign w:val="bottom"/>
            <w:hideMark/>
          </w:tcPr>
          <w:p w14:paraId="41BE4D3F" w14:textId="77777777" w:rsidR="00673F13" w:rsidRPr="00673F13" w:rsidRDefault="00673F13" w:rsidP="00673F13">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673F13">
              <w:rPr>
                <w:rFonts w:eastAsia="Times New Roman" w:cs="Times New Roman"/>
              </w:rPr>
              <w:t>0.998988</w:t>
            </w:r>
          </w:p>
        </w:tc>
        <w:tc>
          <w:tcPr>
            <w:tcW w:w="1538" w:type="pct"/>
            <w:tcBorders>
              <w:top w:val="nil"/>
              <w:left w:val="nil"/>
              <w:bottom w:val="nil"/>
              <w:right w:val="nil"/>
            </w:tcBorders>
            <w:shd w:val="clear" w:color="auto" w:fill="auto"/>
            <w:noWrap/>
            <w:vAlign w:val="bottom"/>
            <w:hideMark/>
          </w:tcPr>
          <w:p w14:paraId="3CA65137" w14:textId="77777777" w:rsidR="00673F13" w:rsidRPr="00673F13" w:rsidRDefault="00673F13" w:rsidP="00673F13">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673F13">
              <w:rPr>
                <w:rFonts w:eastAsia="Times New Roman" w:cs="Times New Roman"/>
              </w:rPr>
              <w:t>1</w:t>
            </w:r>
          </w:p>
        </w:tc>
      </w:tr>
      <w:tr w:rsidR="00673F13" w:rsidRPr="00673F13" w14:paraId="214FE15D" w14:textId="77777777" w:rsidTr="00673F13">
        <w:trPr>
          <w:trHeight w:val="300"/>
        </w:trPr>
        <w:tc>
          <w:tcPr>
            <w:tcW w:w="1073" w:type="pct"/>
            <w:tcBorders>
              <w:top w:val="nil"/>
              <w:left w:val="nil"/>
              <w:bottom w:val="nil"/>
              <w:right w:val="nil"/>
            </w:tcBorders>
            <w:shd w:val="clear" w:color="auto" w:fill="auto"/>
            <w:noWrap/>
            <w:vAlign w:val="center"/>
            <w:hideMark/>
          </w:tcPr>
          <w:p w14:paraId="67A8803B" w14:textId="77777777" w:rsidR="00673F13" w:rsidRPr="00673F13" w:rsidRDefault="00673F13" w:rsidP="00673F13">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Lucida Console" w:eastAsia="Times New Roman" w:hAnsi="Lucida Console" w:cs="Times New Roman"/>
                <w:sz w:val="20"/>
                <w:szCs w:val="20"/>
              </w:rPr>
            </w:pPr>
            <w:r w:rsidRPr="00673F13">
              <w:rPr>
                <w:rFonts w:ascii="Lucida Console" w:eastAsia="Times New Roman" w:hAnsi="Lucida Console" w:cs="Times New Roman"/>
                <w:sz w:val="20"/>
                <w:szCs w:val="20"/>
              </w:rPr>
              <w:t>2</w:t>
            </w:r>
          </w:p>
        </w:tc>
        <w:tc>
          <w:tcPr>
            <w:tcW w:w="850" w:type="pct"/>
            <w:tcBorders>
              <w:top w:val="nil"/>
              <w:left w:val="nil"/>
              <w:bottom w:val="nil"/>
              <w:right w:val="nil"/>
            </w:tcBorders>
            <w:shd w:val="clear" w:color="auto" w:fill="auto"/>
            <w:noWrap/>
            <w:vAlign w:val="center"/>
            <w:hideMark/>
          </w:tcPr>
          <w:p w14:paraId="464C42BB" w14:textId="77777777" w:rsidR="00673F13" w:rsidRPr="00673F13" w:rsidRDefault="00673F13" w:rsidP="00673F13">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Lucida Console" w:eastAsia="Times New Roman" w:hAnsi="Lucida Console" w:cs="Times New Roman"/>
                <w:sz w:val="20"/>
                <w:szCs w:val="20"/>
              </w:rPr>
            </w:pPr>
            <w:r w:rsidRPr="00673F13">
              <w:rPr>
                <w:rFonts w:ascii="Lucida Console" w:eastAsia="Times New Roman" w:hAnsi="Lucida Console" w:cs="Times New Roman"/>
                <w:sz w:val="20"/>
                <w:szCs w:val="20"/>
              </w:rPr>
              <w:t>0.99947</w:t>
            </w:r>
          </w:p>
        </w:tc>
        <w:tc>
          <w:tcPr>
            <w:tcW w:w="1539" w:type="pct"/>
            <w:tcBorders>
              <w:top w:val="nil"/>
              <w:left w:val="nil"/>
              <w:bottom w:val="nil"/>
              <w:right w:val="nil"/>
            </w:tcBorders>
            <w:shd w:val="clear" w:color="auto" w:fill="auto"/>
            <w:noWrap/>
            <w:vAlign w:val="bottom"/>
            <w:hideMark/>
          </w:tcPr>
          <w:p w14:paraId="76A8DDF7" w14:textId="77777777" w:rsidR="00673F13" w:rsidRPr="00673F13" w:rsidRDefault="00673F13" w:rsidP="00673F13">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673F13">
              <w:rPr>
                <w:rFonts w:eastAsia="Times New Roman" w:cs="Times New Roman"/>
              </w:rPr>
              <w:t>0.998949</w:t>
            </w:r>
          </w:p>
        </w:tc>
        <w:tc>
          <w:tcPr>
            <w:tcW w:w="1538" w:type="pct"/>
            <w:tcBorders>
              <w:top w:val="nil"/>
              <w:left w:val="nil"/>
              <w:bottom w:val="nil"/>
              <w:right w:val="nil"/>
            </w:tcBorders>
            <w:shd w:val="clear" w:color="auto" w:fill="auto"/>
            <w:noWrap/>
            <w:vAlign w:val="bottom"/>
            <w:hideMark/>
          </w:tcPr>
          <w:p w14:paraId="47584B5C" w14:textId="77777777" w:rsidR="00673F13" w:rsidRPr="00673F13" w:rsidRDefault="00673F13" w:rsidP="00673F13">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673F13">
              <w:rPr>
                <w:rFonts w:eastAsia="Times New Roman" w:cs="Times New Roman"/>
              </w:rPr>
              <w:t>1</w:t>
            </w:r>
          </w:p>
        </w:tc>
      </w:tr>
      <w:tr w:rsidR="00673F13" w:rsidRPr="00673F13" w14:paraId="46387E28" w14:textId="77777777" w:rsidTr="00673F13">
        <w:trPr>
          <w:trHeight w:val="300"/>
        </w:trPr>
        <w:tc>
          <w:tcPr>
            <w:tcW w:w="1073" w:type="pct"/>
            <w:tcBorders>
              <w:top w:val="nil"/>
              <w:left w:val="nil"/>
              <w:bottom w:val="nil"/>
              <w:right w:val="nil"/>
            </w:tcBorders>
            <w:shd w:val="clear" w:color="auto" w:fill="auto"/>
            <w:noWrap/>
            <w:vAlign w:val="center"/>
            <w:hideMark/>
          </w:tcPr>
          <w:p w14:paraId="10857791" w14:textId="77777777" w:rsidR="00673F13" w:rsidRPr="00673F13" w:rsidRDefault="00673F13" w:rsidP="00673F13">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Lucida Console" w:eastAsia="Times New Roman" w:hAnsi="Lucida Console" w:cs="Times New Roman"/>
                <w:sz w:val="20"/>
                <w:szCs w:val="20"/>
              </w:rPr>
            </w:pPr>
            <w:r w:rsidRPr="00673F13">
              <w:rPr>
                <w:rFonts w:ascii="Lucida Console" w:eastAsia="Times New Roman" w:hAnsi="Lucida Console" w:cs="Times New Roman"/>
                <w:sz w:val="20"/>
                <w:szCs w:val="20"/>
              </w:rPr>
              <w:t>3</w:t>
            </w:r>
          </w:p>
        </w:tc>
        <w:tc>
          <w:tcPr>
            <w:tcW w:w="850" w:type="pct"/>
            <w:tcBorders>
              <w:top w:val="nil"/>
              <w:left w:val="nil"/>
              <w:bottom w:val="nil"/>
              <w:right w:val="nil"/>
            </w:tcBorders>
            <w:shd w:val="clear" w:color="auto" w:fill="auto"/>
            <w:noWrap/>
            <w:vAlign w:val="center"/>
            <w:hideMark/>
          </w:tcPr>
          <w:p w14:paraId="6B48B3CA" w14:textId="77777777" w:rsidR="00673F13" w:rsidRPr="00673F13" w:rsidRDefault="00673F13" w:rsidP="00673F13">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Lucida Console" w:eastAsia="Times New Roman" w:hAnsi="Lucida Console" w:cs="Times New Roman"/>
                <w:sz w:val="20"/>
                <w:szCs w:val="20"/>
              </w:rPr>
            </w:pPr>
            <w:r w:rsidRPr="00673F13">
              <w:rPr>
                <w:rFonts w:ascii="Lucida Console" w:eastAsia="Times New Roman" w:hAnsi="Lucida Console" w:cs="Times New Roman"/>
                <w:sz w:val="20"/>
                <w:szCs w:val="20"/>
              </w:rPr>
              <w:t>0.99947</w:t>
            </w:r>
          </w:p>
        </w:tc>
        <w:tc>
          <w:tcPr>
            <w:tcW w:w="1539" w:type="pct"/>
            <w:tcBorders>
              <w:top w:val="nil"/>
              <w:left w:val="nil"/>
              <w:bottom w:val="nil"/>
              <w:right w:val="nil"/>
            </w:tcBorders>
            <w:shd w:val="clear" w:color="auto" w:fill="auto"/>
            <w:noWrap/>
            <w:vAlign w:val="bottom"/>
            <w:hideMark/>
          </w:tcPr>
          <w:p w14:paraId="5F263C79" w14:textId="77777777" w:rsidR="00673F13" w:rsidRPr="00673F13" w:rsidRDefault="00673F13" w:rsidP="00673F13">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673F13">
              <w:rPr>
                <w:rFonts w:eastAsia="Times New Roman" w:cs="Times New Roman"/>
              </w:rPr>
              <w:t>0.998949</w:t>
            </w:r>
          </w:p>
        </w:tc>
        <w:tc>
          <w:tcPr>
            <w:tcW w:w="1538" w:type="pct"/>
            <w:tcBorders>
              <w:top w:val="nil"/>
              <w:left w:val="nil"/>
              <w:bottom w:val="nil"/>
              <w:right w:val="nil"/>
            </w:tcBorders>
            <w:shd w:val="clear" w:color="auto" w:fill="auto"/>
            <w:noWrap/>
            <w:vAlign w:val="bottom"/>
            <w:hideMark/>
          </w:tcPr>
          <w:p w14:paraId="58EAE3F8" w14:textId="77777777" w:rsidR="00673F13" w:rsidRPr="00673F13" w:rsidRDefault="00673F13" w:rsidP="00673F13">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673F13">
              <w:rPr>
                <w:rFonts w:eastAsia="Times New Roman" w:cs="Times New Roman"/>
              </w:rPr>
              <w:t>1</w:t>
            </w:r>
          </w:p>
        </w:tc>
      </w:tr>
      <w:tr w:rsidR="00673F13" w:rsidRPr="00673F13" w14:paraId="42B3B477" w14:textId="77777777" w:rsidTr="00673F13">
        <w:trPr>
          <w:trHeight w:val="300"/>
        </w:trPr>
        <w:tc>
          <w:tcPr>
            <w:tcW w:w="1073" w:type="pct"/>
            <w:tcBorders>
              <w:top w:val="nil"/>
              <w:left w:val="nil"/>
              <w:bottom w:val="nil"/>
              <w:right w:val="nil"/>
            </w:tcBorders>
            <w:shd w:val="clear" w:color="auto" w:fill="auto"/>
            <w:noWrap/>
            <w:vAlign w:val="center"/>
            <w:hideMark/>
          </w:tcPr>
          <w:p w14:paraId="004C8EF0" w14:textId="77777777" w:rsidR="00673F13" w:rsidRPr="00673F13" w:rsidRDefault="00673F13" w:rsidP="00673F13">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Lucida Console" w:eastAsia="Times New Roman" w:hAnsi="Lucida Console" w:cs="Times New Roman"/>
                <w:sz w:val="20"/>
                <w:szCs w:val="20"/>
              </w:rPr>
            </w:pPr>
            <w:r w:rsidRPr="00673F13">
              <w:rPr>
                <w:rFonts w:ascii="Lucida Console" w:eastAsia="Times New Roman" w:hAnsi="Lucida Console" w:cs="Times New Roman"/>
                <w:sz w:val="20"/>
                <w:szCs w:val="20"/>
              </w:rPr>
              <w:t>4</w:t>
            </w:r>
          </w:p>
        </w:tc>
        <w:tc>
          <w:tcPr>
            <w:tcW w:w="850" w:type="pct"/>
            <w:tcBorders>
              <w:top w:val="nil"/>
              <w:left w:val="nil"/>
              <w:bottom w:val="nil"/>
              <w:right w:val="nil"/>
            </w:tcBorders>
            <w:shd w:val="clear" w:color="auto" w:fill="auto"/>
            <w:noWrap/>
            <w:vAlign w:val="center"/>
            <w:hideMark/>
          </w:tcPr>
          <w:p w14:paraId="14144ED4" w14:textId="77777777" w:rsidR="00673F13" w:rsidRPr="00673F13" w:rsidRDefault="00673F13" w:rsidP="00673F13">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Lucida Console" w:eastAsia="Times New Roman" w:hAnsi="Lucida Console" w:cs="Times New Roman"/>
                <w:sz w:val="20"/>
                <w:szCs w:val="20"/>
              </w:rPr>
            </w:pPr>
            <w:r w:rsidRPr="00673F13">
              <w:rPr>
                <w:rFonts w:ascii="Lucida Console" w:eastAsia="Times New Roman" w:hAnsi="Lucida Console" w:cs="Times New Roman"/>
                <w:sz w:val="20"/>
                <w:szCs w:val="20"/>
              </w:rPr>
              <w:t>0.99944</w:t>
            </w:r>
          </w:p>
        </w:tc>
        <w:tc>
          <w:tcPr>
            <w:tcW w:w="1539" w:type="pct"/>
            <w:tcBorders>
              <w:top w:val="nil"/>
              <w:left w:val="nil"/>
              <w:bottom w:val="nil"/>
              <w:right w:val="nil"/>
            </w:tcBorders>
            <w:shd w:val="clear" w:color="auto" w:fill="auto"/>
            <w:noWrap/>
            <w:vAlign w:val="bottom"/>
            <w:hideMark/>
          </w:tcPr>
          <w:p w14:paraId="6A20D2FC" w14:textId="77777777" w:rsidR="00673F13" w:rsidRPr="00673F13" w:rsidRDefault="00673F13" w:rsidP="00673F13">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673F13">
              <w:rPr>
                <w:rFonts w:eastAsia="Times New Roman" w:cs="Times New Roman"/>
              </w:rPr>
              <w:t>0.998884</w:t>
            </w:r>
          </w:p>
        </w:tc>
        <w:tc>
          <w:tcPr>
            <w:tcW w:w="1538" w:type="pct"/>
            <w:tcBorders>
              <w:top w:val="nil"/>
              <w:left w:val="nil"/>
              <w:bottom w:val="nil"/>
              <w:right w:val="nil"/>
            </w:tcBorders>
            <w:shd w:val="clear" w:color="auto" w:fill="auto"/>
            <w:noWrap/>
            <w:vAlign w:val="bottom"/>
            <w:hideMark/>
          </w:tcPr>
          <w:p w14:paraId="084B100F" w14:textId="77777777" w:rsidR="00673F13" w:rsidRPr="00673F13" w:rsidRDefault="00673F13" w:rsidP="00673F13">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673F13">
              <w:rPr>
                <w:rFonts w:eastAsia="Times New Roman" w:cs="Times New Roman"/>
              </w:rPr>
              <w:t>1</w:t>
            </w:r>
          </w:p>
        </w:tc>
      </w:tr>
      <w:tr w:rsidR="00673F13" w:rsidRPr="00673F13" w14:paraId="395D7DC5" w14:textId="77777777" w:rsidTr="00673F13">
        <w:trPr>
          <w:trHeight w:val="300"/>
        </w:trPr>
        <w:tc>
          <w:tcPr>
            <w:tcW w:w="1073" w:type="pct"/>
            <w:tcBorders>
              <w:top w:val="nil"/>
              <w:left w:val="nil"/>
              <w:bottom w:val="nil"/>
              <w:right w:val="nil"/>
            </w:tcBorders>
            <w:shd w:val="clear" w:color="auto" w:fill="auto"/>
            <w:noWrap/>
            <w:vAlign w:val="center"/>
            <w:hideMark/>
          </w:tcPr>
          <w:p w14:paraId="031F08BC" w14:textId="77777777" w:rsidR="00673F13" w:rsidRPr="00673F13" w:rsidRDefault="00673F13" w:rsidP="00673F13">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Lucida Console" w:eastAsia="Times New Roman" w:hAnsi="Lucida Console" w:cs="Times New Roman"/>
                <w:sz w:val="20"/>
                <w:szCs w:val="20"/>
              </w:rPr>
            </w:pPr>
            <w:r w:rsidRPr="00673F13">
              <w:rPr>
                <w:rFonts w:ascii="Lucida Console" w:eastAsia="Times New Roman" w:hAnsi="Lucida Console" w:cs="Times New Roman"/>
                <w:sz w:val="20"/>
                <w:szCs w:val="20"/>
              </w:rPr>
              <w:t>5</w:t>
            </w:r>
          </w:p>
        </w:tc>
        <w:tc>
          <w:tcPr>
            <w:tcW w:w="850" w:type="pct"/>
            <w:tcBorders>
              <w:top w:val="nil"/>
              <w:left w:val="nil"/>
              <w:bottom w:val="nil"/>
              <w:right w:val="nil"/>
            </w:tcBorders>
            <w:shd w:val="clear" w:color="auto" w:fill="auto"/>
            <w:noWrap/>
            <w:vAlign w:val="center"/>
            <w:hideMark/>
          </w:tcPr>
          <w:p w14:paraId="589EBD0F" w14:textId="77777777" w:rsidR="00673F13" w:rsidRPr="00673F13" w:rsidRDefault="00673F13" w:rsidP="00673F13">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Lucida Console" w:eastAsia="Times New Roman" w:hAnsi="Lucida Console" w:cs="Times New Roman"/>
                <w:sz w:val="20"/>
                <w:szCs w:val="20"/>
              </w:rPr>
            </w:pPr>
            <w:r w:rsidRPr="00673F13">
              <w:rPr>
                <w:rFonts w:ascii="Lucida Console" w:eastAsia="Times New Roman" w:hAnsi="Lucida Console" w:cs="Times New Roman"/>
                <w:sz w:val="20"/>
                <w:szCs w:val="20"/>
              </w:rPr>
              <w:t>0.99944</w:t>
            </w:r>
          </w:p>
        </w:tc>
        <w:tc>
          <w:tcPr>
            <w:tcW w:w="1539" w:type="pct"/>
            <w:tcBorders>
              <w:top w:val="nil"/>
              <w:left w:val="nil"/>
              <w:bottom w:val="nil"/>
              <w:right w:val="nil"/>
            </w:tcBorders>
            <w:shd w:val="clear" w:color="auto" w:fill="auto"/>
            <w:noWrap/>
            <w:vAlign w:val="bottom"/>
            <w:hideMark/>
          </w:tcPr>
          <w:p w14:paraId="5CC7BB19" w14:textId="77777777" w:rsidR="00673F13" w:rsidRPr="00673F13" w:rsidRDefault="00673F13" w:rsidP="00673F13">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673F13">
              <w:rPr>
                <w:rFonts w:eastAsia="Times New Roman" w:cs="Times New Roman"/>
              </w:rPr>
              <w:t>0.998884</w:t>
            </w:r>
          </w:p>
        </w:tc>
        <w:tc>
          <w:tcPr>
            <w:tcW w:w="1538" w:type="pct"/>
            <w:tcBorders>
              <w:top w:val="nil"/>
              <w:left w:val="nil"/>
              <w:bottom w:val="nil"/>
              <w:right w:val="nil"/>
            </w:tcBorders>
            <w:shd w:val="clear" w:color="auto" w:fill="auto"/>
            <w:noWrap/>
            <w:vAlign w:val="bottom"/>
            <w:hideMark/>
          </w:tcPr>
          <w:p w14:paraId="756185F8" w14:textId="77777777" w:rsidR="00673F13" w:rsidRPr="00673F13" w:rsidRDefault="00673F13" w:rsidP="00673F13">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673F13">
              <w:rPr>
                <w:rFonts w:eastAsia="Times New Roman" w:cs="Times New Roman"/>
              </w:rPr>
              <w:t>1</w:t>
            </w:r>
          </w:p>
        </w:tc>
      </w:tr>
      <w:tr w:rsidR="00673F13" w:rsidRPr="00673F13" w14:paraId="0E498A48" w14:textId="77777777" w:rsidTr="00673F13">
        <w:trPr>
          <w:trHeight w:val="300"/>
        </w:trPr>
        <w:tc>
          <w:tcPr>
            <w:tcW w:w="1073" w:type="pct"/>
            <w:tcBorders>
              <w:top w:val="nil"/>
              <w:left w:val="nil"/>
              <w:bottom w:val="nil"/>
              <w:right w:val="nil"/>
            </w:tcBorders>
            <w:shd w:val="clear" w:color="auto" w:fill="auto"/>
            <w:noWrap/>
            <w:vAlign w:val="center"/>
            <w:hideMark/>
          </w:tcPr>
          <w:p w14:paraId="52AEC003" w14:textId="77777777" w:rsidR="00673F13" w:rsidRPr="00673F13" w:rsidRDefault="00673F13" w:rsidP="00673F13">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Lucida Console" w:eastAsia="Times New Roman" w:hAnsi="Lucida Console" w:cs="Times New Roman"/>
                <w:sz w:val="20"/>
                <w:szCs w:val="20"/>
              </w:rPr>
            </w:pPr>
            <w:r w:rsidRPr="00673F13">
              <w:rPr>
                <w:rFonts w:ascii="Lucida Console" w:eastAsia="Times New Roman" w:hAnsi="Lucida Console" w:cs="Times New Roman"/>
                <w:sz w:val="20"/>
                <w:szCs w:val="20"/>
              </w:rPr>
              <w:t>6</w:t>
            </w:r>
          </w:p>
        </w:tc>
        <w:tc>
          <w:tcPr>
            <w:tcW w:w="850" w:type="pct"/>
            <w:tcBorders>
              <w:top w:val="nil"/>
              <w:left w:val="nil"/>
              <w:bottom w:val="nil"/>
              <w:right w:val="nil"/>
            </w:tcBorders>
            <w:shd w:val="clear" w:color="auto" w:fill="auto"/>
            <w:noWrap/>
            <w:vAlign w:val="center"/>
            <w:hideMark/>
          </w:tcPr>
          <w:p w14:paraId="15091DF1" w14:textId="77777777" w:rsidR="00673F13" w:rsidRPr="00673F13" w:rsidRDefault="00673F13" w:rsidP="00673F13">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Lucida Console" w:eastAsia="Times New Roman" w:hAnsi="Lucida Console" w:cs="Times New Roman"/>
                <w:sz w:val="20"/>
                <w:szCs w:val="20"/>
              </w:rPr>
            </w:pPr>
            <w:r w:rsidRPr="00673F13">
              <w:rPr>
                <w:rFonts w:ascii="Lucida Console" w:eastAsia="Times New Roman" w:hAnsi="Lucida Console" w:cs="Times New Roman"/>
                <w:sz w:val="20"/>
                <w:szCs w:val="20"/>
              </w:rPr>
              <w:t>0.99912</w:t>
            </w:r>
          </w:p>
        </w:tc>
        <w:tc>
          <w:tcPr>
            <w:tcW w:w="1539" w:type="pct"/>
            <w:tcBorders>
              <w:top w:val="nil"/>
              <w:left w:val="nil"/>
              <w:bottom w:val="nil"/>
              <w:right w:val="nil"/>
            </w:tcBorders>
            <w:shd w:val="clear" w:color="auto" w:fill="auto"/>
            <w:noWrap/>
            <w:vAlign w:val="bottom"/>
            <w:hideMark/>
          </w:tcPr>
          <w:p w14:paraId="19CE5AC7" w14:textId="77777777" w:rsidR="00673F13" w:rsidRPr="00673F13" w:rsidRDefault="00673F13" w:rsidP="00673F13">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673F13">
              <w:rPr>
                <w:rFonts w:eastAsia="Times New Roman" w:cs="Times New Roman"/>
              </w:rPr>
              <w:t>0.998261</w:t>
            </w:r>
          </w:p>
        </w:tc>
        <w:tc>
          <w:tcPr>
            <w:tcW w:w="1538" w:type="pct"/>
            <w:tcBorders>
              <w:top w:val="nil"/>
              <w:left w:val="nil"/>
              <w:bottom w:val="nil"/>
              <w:right w:val="nil"/>
            </w:tcBorders>
            <w:shd w:val="clear" w:color="auto" w:fill="auto"/>
            <w:noWrap/>
            <w:vAlign w:val="bottom"/>
            <w:hideMark/>
          </w:tcPr>
          <w:p w14:paraId="1C7D4EED" w14:textId="77777777" w:rsidR="00673F13" w:rsidRPr="00673F13" w:rsidRDefault="00673F13" w:rsidP="00673F13">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673F13">
              <w:rPr>
                <w:rFonts w:eastAsia="Times New Roman" w:cs="Times New Roman"/>
              </w:rPr>
              <w:t>0.999976</w:t>
            </w:r>
          </w:p>
        </w:tc>
      </w:tr>
      <w:tr w:rsidR="00673F13" w:rsidRPr="00673F13" w14:paraId="36C27A36" w14:textId="77777777" w:rsidTr="00673F13">
        <w:trPr>
          <w:trHeight w:val="300"/>
        </w:trPr>
        <w:tc>
          <w:tcPr>
            <w:tcW w:w="1073" w:type="pct"/>
            <w:tcBorders>
              <w:top w:val="nil"/>
              <w:left w:val="nil"/>
              <w:bottom w:val="nil"/>
              <w:right w:val="nil"/>
            </w:tcBorders>
            <w:shd w:val="clear" w:color="auto" w:fill="auto"/>
            <w:noWrap/>
            <w:vAlign w:val="center"/>
            <w:hideMark/>
          </w:tcPr>
          <w:p w14:paraId="364A97C4" w14:textId="77777777" w:rsidR="00673F13" w:rsidRPr="00673F13" w:rsidRDefault="00673F13" w:rsidP="00673F13">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Lucida Console" w:eastAsia="Times New Roman" w:hAnsi="Lucida Console" w:cs="Times New Roman"/>
                <w:sz w:val="20"/>
                <w:szCs w:val="20"/>
              </w:rPr>
            </w:pPr>
            <w:r w:rsidRPr="00673F13">
              <w:rPr>
                <w:rFonts w:ascii="Lucida Console" w:eastAsia="Times New Roman" w:hAnsi="Lucida Console" w:cs="Times New Roman"/>
                <w:sz w:val="20"/>
                <w:szCs w:val="20"/>
              </w:rPr>
              <w:t>7</w:t>
            </w:r>
          </w:p>
        </w:tc>
        <w:tc>
          <w:tcPr>
            <w:tcW w:w="850" w:type="pct"/>
            <w:tcBorders>
              <w:top w:val="nil"/>
              <w:left w:val="nil"/>
              <w:bottom w:val="nil"/>
              <w:right w:val="nil"/>
            </w:tcBorders>
            <w:shd w:val="clear" w:color="auto" w:fill="auto"/>
            <w:noWrap/>
            <w:vAlign w:val="center"/>
            <w:hideMark/>
          </w:tcPr>
          <w:p w14:paraId="66AD091A" w14:textId="77777777" w:rsidR="00673F13" w:rsidRPr="00673F13" w:rsidRDefault="00673F13" w:rsidP="00673F13">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Lucida Console" w:eastAsia="Times New Roman" w:hAnsi="Lucida Console" w:cs="Times New Roman"/>
                <w:sz w:val="20"/>
                <w:szCs w:val="20"/>
              </w:rPr>
            </w:pPr>
            <w:r w:rsidRPr="00673F13">
              <w:rPr>
                <w:rFonts w:ascii="Lucida Console" w:eastAsia="Times New Roman" w:hAnsi="Lucida Console" w:cs="Times New Roman"/>
                <w:sz w:val="20"/>
                <w:szCs w:val="20"/>
              </w:rPr>
              <w:t>0.99891</w:t>
            </w:r>
          </w:p>
        </w:tc>
        <w:tc>
          <w:tcPr>
            <w:tcW w:w="1539" w:type="pct"/>
            <w:tcBorders>
              <w:top w:val="nil"/>
              <w:left w:val="nil"/>
              <w:bottom w:val="nil"/>
              <w:right w:val="nil"/>
            </w:tcBorders>
            <w:shd w:val="clear" w:color="auto" w:fill="auto"/>
            <w:noWrap/>
            <w:vAlign w:val="bottom"/>
            <w:hideMark/>
          </w:tcPr>
          <w:p w14:paraId="17430E8D" w14:textId="77777777" w:rsidR="00673F13" w:rsidRPr="00673F13" w:rsidRDefault="00673F13" w:rsidP="00673F13">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673F13">
              <w:rPr>
                <w:rFonts w:eastAsia="Times New Roman" w:cs="Times New Roman"/>
              </w:rPr>
              <w:t>0.997824</w:t>
            </w:r>
          </w:p>
        </w:tc>
        <w:tc>
          <w:tcPr>
            <w:tcW w:w="1538" w:type="pct"/>
            <w:tcBorders>
              <w:top w:val="nil"/>
              <w:left w:val="nil"/>
              <w:bottom w:val="nil"/>
              <w:right w:val="nil"/>
            </w:tcBorders>
            <w:shd w:val="clear" w:color="auto" w:fill="auto"/>
            <w:noWrap/>
            <w:vAlign w:val="bottom"/>
            <w:hideMark/>
          </w:tcPr>
          <w:p w14:paraId="0292047A" w14:textId="77777777" w:rsidR="00673F13" w:rsidRPr="00673F13" w:rsidRDefault="00673F13" w:rsidP="00673F13">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673F13">
              <w:rPr>
                <w:rFonts w:eastAsia="Times New Roman" w:cs="Times New Roman"/>
              </w:rPr>
              <w:t>1</w:t>
            </w:r>
          </w:p>
        </w:tc>
      </w:tr>
      <w:tr w:rsidR="00673F13" w:rsidRPr="00673F13" w14:paraId="6629C71B" w14:textId="77777777" w:rsidTr="00673F13">
        <w:trPr>
          <w:trHeight w:val="300"/>
        </w:trPr>
        <w:tc>
          <w:tcPr>
            <w:tcW w:w="1073" w:type="pct"/>
            <w:tcBorders>
              <w:top w:val="nil"/>
              <w:left w:val="nil"/>
              <w:bottom w:val="nil"/>
              <w:right w:val="nil"/>
            </w:tcBorders>
            <w:shd w:val="clear" w:color="auto" w:fill="auto"/>
            <w:noWrap/>
            <w:vAlign w:val="center"/>
            <w:hideMark/>
          </w:tcPr>
          <w:p w14:paraId="5DD744CE" w14:textId="77777777" w:rsidR="00673F13" w:rsidRPr="00673F13" w:rsidRDefault="00673F13" w:rsidP="00673F13">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Lucida Console" w:eastAsia="Times New Roman" w:hAnsi="Lucida Console" w:cs="Times New Roman"/>
                <w:sz w:val="20"/>
                <w:szCs w:val="20"/>
              </w:rPr>
            </w:pPr>
            <w:r w:rsidRPr="00673F13">
              <w:rPr>
                <w:rFonts w:ascii="Lucida Console" w:eastAsia="Times New Roman" w:hAnsi="Lucida Console" w:cs="Times New Roman"/>
                <w:sz w:val="20"/>
                <w:szCs w:val="20"/>
              </w:rPr>
              <w:t>8</w:t>
            </w:r>
          </w:p>
        </w:tc>
        <w:tc>
          <w:tcPr>
            <w:tcW w:w="850" w:type="pct"/>
            <w:tcBorders>
              <w:top w:val="nil"/>
              <w:left w:val="nil"/>
              <w:bottom w:val="nil"/>
              <w:right w:val="nil"/>
            </w:tcBorders>
            <w:shd w:val="clear" w:color="auto" w:fill="auto"/>
            <w:noWrap/>
            <w:vAlign w:val="center"/>
            <w:hideMark/>
          </w:tcPr>
          <w:p w14:paraId="267785DA" w14:textId="77777777" w:rsidR="00673F13" w:rsidRPr="00673F13" w:rsidRDefault="00673F13" w:rsidP="00673F13">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Lucida Console" w:eastAsia="Times New Roman" w:hAnsi="Lucida Console" w:cs="Times New Roman"/>
                <w:sz w:val="20"/>
                <w:szCs w:val="20"/>
              </w:rPr>
            </w:pPr>
            <w:r w:rsidRPr="00673F13">
              <w:rPr>
                <w:rFonts w:ascii="Lucida Console" w:eastAsia="Times New Roman" w:hAnsi="Lucida Console" w:cs="Times New Roman"/>
                <w:sz w:val="20"/>
                <w:szCs w:val="20"/>
              </w:rPr>
              <w:t>0.99855</w:t>
            </w:r>
          </w:p>
        </w:tc>
        <w:tc>
          <w:tcPr>
            <w:tcW w:w="1539" w:type="pct"/>
            <w:tcBorders>
              <w:top w:val="nil"/>
              <w:left w:val="nil"/>
              <w:bottom w:val="nil"/>
              <w:right w:val="nil"/>
            </w:tcBorders>
            <w:shd w:val="clear" w:color="auto" w:fill="auto"/>
            <w:noWrap/>
            <w:vAlign w:val="bottom"/>
            <w:hideMark/>
          </w:tcPr>
          <w:p w14:paraId="5256CF11" w14:textId="77777777" w:rsidR="00673F13" w:rsidRPr="00673F13" w:rsidRDefault="00673F13" w:rsidP="00673F13">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673F13">
              <w:rPr>
                <w:rFonts w:eastAsia="Times New Roman" w:cs="Times New Roman"/>
              </w:rPr>
              <w:t>0.997258</w:t>
            </w:r>
          </w:p>
        </w:tc>
        <w:tc>
          <w:tcPr>
            <w:tcW w:w="1538" w:type="pct"/>
            <w:tcBorders>
              <w:top w:val="nil"/>
              <w:left w:val="nil"/>
              <w:bottom w:val="nil"/>
              <w:right w:val="nil"/>
            </w:tcBorders>
            <w:shd w:val="clear" w:color="auto" w:fill="auto"/>
            <w:noWrap/>
            <w:vAlign w:val="bottom"/>
            <w:hideMark/>
          </w:tcPr>
          <w:p w14:paraId="675294F7" w14:textId="77777777" w:rsidR="00673F13" w:rsidRPr="00673F13" w:rsidRDefault="00673F13" w:rsidP="00673F13">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673F13">
              <w:rPr>
                <w:rFonts w:eastAsia="Times New Roman" w:cs="Times New Roman"/>
              </w:rPr>
              <w:t>0.999843</w:t>
            </w:r>
          </w:p>
        </w:tc>
      </w:tr>
      <w:tr w:rsidR="00673F13" w:rsidRPr="00673F13" w14:paraId="747A64F2" w14:textId="77777777" w:rsidTr="00673F13">
        <w:trPr>
          <w:trHeight w:val="300"/>
        </w:trPr>
        <w:tc>
          <w:tcPr>
            <w:tcW w:w="1073" w:type="pct"/>
            <w:tcBorders>
              <w:top w:val="nil"/>
              <w:left w:val="nil"/>
              <w:bottom w:val="nil"/>
              <w:right w:val="nil"/>
            </w:tcBorders>
            <w:shd w:val="clear" w:color="auto" w:fill="auto"/>
            <w:noWrap/>
            <w:vAlign w:val="center"/>
            <w:hideMark/>
          </w:tcPr>
          <w:p w14:paraId="6BC84EEB" w14:textId="77777777" w:rsidR="00673F13" w:rsidRPr="00673F13" w:rsidRDefault="00673F13" w:rsidP="00673F13">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Lucida Console" w:eastAsia="Times New Roman" w:hAnsi="Lucida Console" w:cs="Times New Roman"/>
                <w:sz w:val="20"/>
                <w:szCs w:val="20"/>
              </w:rPr>
            </w:pPr>
            <w:r w:rsidRPr="00673F13">
              <w:rPr>
                <w:rFonts w:ascii="Lucida Console" w:eastAsia="Times New Roman" w:hAnsi="Lucida Console" w:cs="Times New Roman"/>
                <w:sz w:val="20"/>
                <w:szCs w:val="20"/>
              </w:rPr>
              <w:t>9</w:t>
            </w:r>
          </w:p>
        </w:tc>
        <w:tc>
          <w:tcPr>
            <w:tcW w:w="850" w:type="pct"/>
            <w:tcBorders>
              <w:top w:val="nil"/>
              <w:left w:val="nil"/>
              <w:bottom w:val="nil"/>
              <w:right w:val="nil"/>
            </w:tcBorders>
            <w:shd w:val="clear" w:color="auto" w:fill="auto"/>
            <w:noWrap/>
            <w:vAlign w:val="center"/>
            <w:hideMark/>
          </w:tcPr>
          <w:p w14:paraId="7E886DBA" w14:textId="77777777" w:rsidR="00673F13" w:rsidRPr="00673F13" w:rsidRDefault="00673F13" w:rsidP="00673F13">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Lucida Console" w:eastAsia="Times New Roman" w:hAnsi="Lucida Console" w:cs="Times New Roman"/>
                <w:sz w:val="20"/>
                <w:szCs w:val="20"/>
              </w:rPr>
            </w:pPr>
            <w:r w:rsidRPr="00673F13">
              <w:rPr>
                <w:rFonts w:ascii="Lucida Console" w:eastAsia="Times New Roman" w:hAnsi="Lucida Console" w:cs="Times New Roman"/>
                <w:sz w:val="20"/>
                <w:szCs w:val="20"/>
              </w:rPr>
              <w:t>0.99749</w:t>
            </w:r>
          </w:p>
        </w:tc>
        <w:tc>
          <w:tcPr>
            <w:tcW w:w="1539" w:type="pct"/>
            <w:tcBorders>
              <w:top w:val="nil"/>
              <w:left w:val="nil"/>
              <w:bottom w:val="nil"/>
              <w:right w:val="nil"/>
            </w:tcBorders>
            <w:shd w:val="clear" w:color="auto" w:fill="auto"/>
            <w:noWrap/>
            <w:vAlign w:val="bottom"/>
            <w:hideMark/>
          </w:tcPr>
          <w:p w14:paraId="52E66930" w14:textId="77777777" w:rsidR="00673F13" w:rsidRPr="00673F13" w:rsidRDefault="00673F13" w:rsidP="00673F13">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673F13">
              <w:rPr>
                <w:rFonts w:eastAsia="Times New Roman" w:cs="Times New Roman"/>
              </w:rPr>
              <w:t>0.994978</w:t>
            </w:r>
          </w:p>
        </w:tc>
        <w:tc>
          <w:tcPr>
            <w:tcW w:w="1538" w:type="pct"/>
            <w:tcBorders>
              <w:top w:val="nil"/>
              <w:left w:val="nil"/>
              <w:bottom w:val="nil"/>
              <w:right w:val="nil"/>
            </w:tcBorders>
            <w:shd w:val="clear" w:color="auto" w:fill="auto"/>
            <w:noWrap/>
            <w:vAlign w:val="bottom"/>
            <w:hideMark/>
          </w:tcPr>
          <w:p w14:paraId="6C5E3093" w14:textId="77777777" w:rsidR="00673F13" w:rsidRPr="00673F13" w:rsidRDefault="00673F13" w:rsidP="00673F13">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673F13">
              <w:rPr>
                <w:rFonts w:eastAsia="Times New Roman" w:cs="Times New Roman"/>
              </w:rPr>
              <w:t>1</w:t>
            </w:r>
          </w:p>
        </w:tc>
      </w:tr>
      <w:tr w:rsidR="00673F13" w:rsidRPr="00673F13" w14:paraId="6E036EBC" w14:textId="77777777" w:rsidTr="00673F13">
        <w:trPr>
          <w:trHeight w:val="300"/>
        </w:trPr>
        <w:tc>
          <w:tcPr>
            <w:tcW w:w="1073" w:type="pct"/>
            <w:tcBorders>
              <w:top w:val="nil"/>
              <w:left w:val="nil"/>
              <w:bottom w:val="nil"/>
              <w:right w:val="nil"/>
            </w:tcBorders>
            <w:shd w:val="clear" w:color="auto" w:fill="auto"/>
            <w:noWrap/>
            <w:vAlign w:val="center"/>
            <w:hideMark/>
          </w:tcPr>
          <w:p w14:paraId="167F8756" w14:textId="77777777" w:rsidR="00673F13" w:rsidRPr="00673F13" w:rsidRDefault="00673F13" w:rsidP="00673F13">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Lucida Console" w:eastAsia="Times New Roman" w:hAnsi="Lucida Console" w:cs="Times New Roman"/>
                <w:sz w:val="20"/>
                <w:szCs w:val="20"/>
              </w:rPr>
            </w:pPr>
            <w:r w:rsidRPr="00673F13">
              <w:rPr>
                <w:rFonts w:ascii="Lucida Console" w:eastAsia="Times New Roman" w:hAnsi="Lucida Console" w:cs="Times New Roman"/>
                <w:sz w:val="20"/>
                <w:szCs w:val="20"/>
              </w:rPr>
              <w:t>10</w:t>
            </w:r>
          </w:p>
        </w:tc>
        <w:tc>
          <w:tcPr>
            <w:tcW w:w="850" w:type="pct"/>
            <w:tcBorders>
              <w:top w:val="nil"/>
              <w:left w:val="nil"/>
              <w:bottom w:val="nil"/>
              <w:right w:val="nil"/>
            </w:tcBorders>
            <w:shd w:val="clear" w:color="auto" w:fill="auto"/>
            <w:noWrap/>
            <w:vAlign w:val="center"/>
            <w:hideMark/>
          </w:tcPr>
          <w:p w14:paraId="3577A59D" w14:textId="77777777" w:rsidR="00673F13" w:rsidRPr="00673F13" w:rsidRDefault="00673F13" w:rsidP="00673F13">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Lucida Console" w:eastAsia="Times New Roman" w:hAnsi="Lucida Console" w:cs="Times New Roman"/>
                <w:sz w:val="20"/>
                <w:szCs w:val="20"/>
              </w:rPr>
            </w:pPr>
            <w:r w:rsidRPr="00673F13">
              <w:rPr>
                <w:rFonts w:ascii="Lucida Console" w:eastAsia="Times New Roman" w:hAnsi="Lucida Console" w:cs="Times New Roman"/>
                <w:sz w:val="20"/>
                <w:szCs w:val="20"/>
              </w:rPr>
              <w:t>0.99625</w:t>
            </w:r>
          </w:p>
        </w:tc>
        <w:tc>
          <w:tcPr>
            <w:tcW w:w="1539" w:type="pct"/>
            <w:tcBorders>
              <w:top w:val="nil"/>
              <w:left w:val="nil"/>
              <w:bottom w:val="nil"/>
              <w:right w:val="nil"/>
            </w:tcBorders>
            <w:shd w:val="clear" w:color="auto" w:fill="auto"/>
            <w:noWrap/>
            <w:vAlign w:val="bottom"/>
            <w:hideMark/>
          </w:tcPr>
          <w:p w14:paraId="4A195ACA" w14:textId="77777777" w:rsidR="00673F13" w:rsidRPr="00673F13" w:rsidRDefault="00673F13" w:rsidP="00673F13">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673F13">
              <w:rPr>
                <w:rFonts w:eastAsia="Times New Roman" w:cs="Times New Roman"/>
              </w:rPr>
              <w:t>0.992649</w:t>
            </w:r>
          </w:p>
        </w:tc>
        <w:tc>
          <w:tcPr>
            <w:tcW w:w="1538" w:type="pct"/>
            <w:tcBorders>
              <w:top w:val="nil"/>
              <w:left w:val="nil"/>
              <w:bottom w:val="nil"/>
              <w:right w:val="nil"/>
            </w:tcBorders>
            <w:shd w:val="clear" w:color="auto" w:fill="auto"/>
            <w:noWrap/>
            <w:vAlign w:val="bottom"/>
            <w:hideMark/>
          </w:tcPr>
          <w:p w14:paraId="49BCE0A8" w14:textId="77777777" w:rsidR="00673F13" w:rsidRPr="00673F13" w:rsidRDefault="00673F13" w:rsidP="00673F13">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673F13">
              <w:rPr>
                <w:rFonts w:eastAsia="Times New Roman" w:cs="Times New Roman"/>
              </w:rPr>
              <w:t>0.999853</w:t>
            </w:r>
          </w:p>
        </w:tc>
      </w:tr>
      <w:tr w:rsidR="00673F13" w:rsidRPr="00673F13" w14:paraId="75DDB6D4" w14:textId="77777777" w:rsidTr="00673F13">
        <w:trPr>
          <w:trHeight w:val="300"/>
        </w:trPr>
        <w:tc>
          <w:tcPr>
            <w:tcW w:w="1073" w:type="pct"/>
            <w:tcBorders>
              <w:top w:val="nil"/>
              <w:left w:val="nil"/>
              <w:bottom w:val="nil"/>
              <w:right w:val="nil"/>
            </w:tcBorders>
            <w:shd w:val="clear" w:color="auto" w:fill="auto"/>
            <w:noWrap/>
            <w:vAlign w:val="center"/>
            <w:hideMark/>
          </w:tcPr>
          <w:p w14:paraId="14BC1D1B" w14:textId="77777777" w:rsidR="00673F13" w:rsidRPr="00673F13" w:rsidRDefault="00673F13" w:rsidP="00673F13">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Lucida Console" w:eastAsia="Times New Roman" w:hAnsi="Lucida Console" w:cs="Times New Roman"/>
                <w:sz w:val="20"/>
                <w:szCs w:val="20"/>
              </w:rPr>
            </w:pPr>
            <w:r w:rsidRPr="00673F13">
              <w:rPr>
                <w:rFonts w:ascii="Lucida Console" w:eastAsia="Times New Roman" w:hAnsi="Lucida Console" w:cs="Times New Roman"/>
                <w:sz w:val="20"/>
                <w:szCs w:val="20"/>
              </w:rPr>
              <w:t>11</w:t>
            </w:r>
          </w:p>
        </w:tc>
        <w:tc>
          <w:tcPr>
            <w:tcW w:w="850" w:type="pct"/>
            <w:tcBorders>
              <w:top w:val="nil"/>
              <w:left w:val="nil"/>
              <w:bottom w:val="nil"/>
              <w:right w:val="nil"/>
            </w:tcBorders>
            <w:shd w:val="clear" w:color="auto" w:fill="auto"/>
            <w:noWrap/>
            <w:vAlign w:val="center"/>
            <w:hideMark/>
          </w:tcPr>
          <w:p w14:paraId="0FB56390" w14:textId="77777777" w:rsidR="00673F13" w:rsidRPr="00673F13" w:rsidRDefault="00673F13" w:rsidP="00673F13">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Lucida Console" w:eastAsia="Times New Roman" w:hAnsi="Lucida Console" w:cs="Times New Roman"/>
                <w:sz w:val="20"/>
                <w:szCs w:val="20"/>
              </w:rPr>
            </w:pPr>
            <w:r w:rsidRPr="00673F13">
              <w:rPr>
                <w:rFonts w:ascii="Lucida Console" w:eastAsia="Times New Roman" w:hAnsi="Lucida Console" w:cs="Times New Roman"/>
                <w:sz w:val="20"/>
                <w:szCs w:val="20"/>
              </w:rPr>
              <w:t>0.99617</w:t>
            </w:r>
          </w:p>
        </w:tc>
        <w:tc>
          <w:tcPr>
            <w:tcW w:w="1539" w:type="pct"/>
            <w:tcBorders>
              <w:top w:val="nil"/>
              <w:left w:val="nil"/>
              <w:bottom w:val="nil"/>
              <w:right w:val="nil"/>
            </w:tcBorders>
            <w:shd w:val="clear" w:color="auto" w:fill="auto"/>
            <w:noWrap/>
            <w:vAlign w:val="bottom"/>
            <w:hideMark/>
          </w:tcPr>
          <w:p w14:paraId="3CB93B1E" w14:textId="77777777" w:rsidR="00673F13" w:rsidRPr="00673F13" w:rsidRDefault="00673F13" w:rsidP="00673F13">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673F13">
              <w:rPr>
                <w:rFonts w:eastAsia="Times New Roman" w:cs="Times New Roman"/>
              </w:rPr>
              <w:t>0.992546</w:t>
            </w:r>
          </w:p>
        </w:tc>
        <w:tc>
          <w:tcPr>
            <w:tcW w:w="1538" w:type="pct"/>
            <w:tcBorders>
              <w:top w:val="nil"/>
              <w:left w:val="nil"/>
              <w:bottom w:val="nil"/>
              <w:right w:val="nil"/>
            </w:tcBorders>
            <w:shd w:val="clear" w:color="auto" w:fill="auto"/>
            <w:noWrap/>
            <w:vAlign w:val="bottom"/>
            <w:hideMark/>
          </w:tcPr>
          <w:p w14:paraId="291DC365" w14:textId="77777777" w:rsidR="00673F13" w:rsidRPr="00673F13" w:rsidRDefault="00673F13" w:rsidP="00673F13">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673F13">
              <w:rPr>
                <w:rFonts w:eastAsia="Times New Roman" w:cs="Times New Roman"/>
              </w:rPr>
              <w:t>0.999789</w:t>
            </w:r>
          </w:p>
        </w:tc>
      </w:tr>
      <w:tr w:rsidR="00673F13" w:rsidRPr="00673F13" w14:paraId="63CEE0F2" w14:textId="77777777" w:rsidTr="00673F13">
        <w:trPr>
          <w:trHeight w:val="300"/>
        </w:trPr>
        <w:tc>
          <w:tcPr>
            <w:tcW w:w="1073" w:type="pct"/>
            <w:tcBorders>
              <w:top w:val="nil"/>
              <w:left w:val="nil"/>
              <w:bottom w:val="nil"/>
              <w:right w:val="nil"/>
            </w:tcBorders>
            <w:shd w:val="clear" w:color="auto" w:fill="auto"/>
            <w:noWrap/>
            <w:vAlign w:val="center"/>
            <w:hideMark/>
          </w:tcPr>
          <w:p w14:paraId="55BBEB9C" w14:textId="77777777" w:rsidR="00673F13" w:rsidRPr="00673F13" w:rsidRDefault="00673F13" w:rsidP="00673F13">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Lucida Console" w:eastAsia="Times New Roman" w:hAnsi="Lucida Console" w:cs="Times New Roman"/>
                <w:sz w:val="20"/>
                <w:szCs w:val="20"/>
              </w:rPr>
            </w:pPr>
            <w:r w:rsidRPr="00673F13">
              <w:rPr>
                <w:rFonts w:ascii="Lucida Console" w:eastAsia="Times New Roman" w:hAnsi="Lucida Console" w:cs="Times New Roman"/>
                <w:sz w:val="20"/>
                <w:szCs w:val="20"/>
              </w:rPr>
              <w:t>12</w:t>
            </w:r>
          </w:p>
        </w:tc>
        <w:tc>
          <w:tcPr>
            <w:tcW w:w="850" w:type="pct"/>
            <w:tcBorders>
              <w:top w:val="nil"/>
              <w:left w:val="nil"/>
              <w:bottom w:val="nil"/>
              <w:right w:val="nil"/>
            </w:tcBorders>
            <w:shd w:val="clear" w:color="auto" w:fill="auto"/>
            <w:noWrap/>
            <w:vAlign w:val="center"/>
            <w:hideMark/>
          </w:tcPr>
          <w:p w14:paraId="254A9E9C" w14:textId="77777777" w:rsidR="00673F13" w:rsidRPr="00673F13" w:rsidRDefault="00673F13" w:rsidP="00673F13">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Lucida Console" w:eastAsia="Times New Roman" w:hAnsi="Lucida Console" w:cs="Times New Roman"/>
                <w:sz w:val="20"/>
                <w:szCs w:val="20"/>
              </w:rPr>
            </w:pPr>
            <w:r w:rsidRPr="00673F13">
              <w:rPr>
                <w:rFonts w:ascii="Lucida Console" w:eastAsia="Times New Roman" w:hAnsi="Lucida Console" w:cs="Times New Roman"/>
                <w:sz w:val="20"/>
                <w:szCs w:val="20"/>
              </w:rPr>
              <w:t>0.99548</w:t>
            </w:r>
          </w:p>
        </w:tc>
        <w:tc>
          <w:tcPr>
            <w:tcW w:w="1539" w:type="pct"/>
            <w:tcBorders>
              <w:top w:val="nil"/>
              <w:left w:val="nil"/>
              <w:bottom w:val="nil"/>
              <w:right w:val="nil"/>
            </w:tcBorders>
            <w:shd w:val="clear" w:color="auto" w:fill="auto"/>
            <w:noWrap/>
            <w:vAlign w:val="bottom"/>
            <w:hideMark/>
          </w:tcPr>
          <w:p w14:paraId="3AB37F78" w14:textId="77777777" w:rsidR="00673F13" w:rsidRPr="00673F13" w:rsidRDefault="00673F13" w:rsidP="00673F13">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673F13">
              <w:rPr>
                <w:rFonts w:eastAsia="Times New Roman" w:cs="Times New Roman"/>
              </w:rPr>
              <w:t>0.991624</w:t>
            </w:r>
          </w:p>
        </w:tc>
        <w:tc>
          <w:tcPr>
            <w:tcW w:w="1538" w:type="pct"/>
            <w:tcBorders>
              <w:top w:val="nil"/>
              <w:left w:val="nil"/>
              <w:bottom w:val="nil"/>
              <w:right w:val="nil"/>
            </w:tcBorders>
            <w:shd w:val="clear" w:color="auto" w:fill="auto"/>
            <w:noWrap/>
            <w:vAlign w:val="bottom"/>
            <w:hideMark/>
          </w:tcPr>
          <w:p w14:paraId="132DEC4C" w14:textId="77777777" w:rsidR="00673F13" w:rsidRPr="00673F13" w:rsidRDefault="00673F13" w:rsidP="00673F13">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673F13">
              <w:rPr>
                <w:rFonts w:eastAsia="Times New Roman" w:cs="Times New Roman"/>
              </w:rPr>
              <w:t>0.999341</w:t>
            </w:r>
          </w:p>
        </w:tc>
      </w:tr>
      <w:tr w:rsidR="00673F13" w:rsidRPr="00673F13" w14:paraId="07B3ED88" w14:textId="77777777" w:rsidTr="00673F13">
        <w:trPr>
          <w:trHeight w:val="300"/>
        </w:trPr>
        <w:tc>
          <w:tcPr>
            <w:tcW w:w="1073" w:type="pct"/>
            <w:tcBorders>
              <w:top w:val="nil"/>
              <w:left w:val="nil"/>
              <w:bottom w:val="nil"/>
              <w:right w:val="nil"/>
            </w:tcBorders>
            <w:shd w:val="clear" w:color="auto" w:fill="auto"/>
            <w:noWrap/>
            <w:vAlign w:val="center"/>
            <w:hideMark/>
          </w:tcPr>
          <w:p w14:paraId="12988CBE" w14:textId="77777777" w:rsidR="00673F13" w:rsidRPr="00673F13" w:rsidRDefault="00673F13" w:rsidP="00673F13">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Lucida Console" w:eastAsia="Times New Roman" w:hAnsi="Lucida Console" w:cs="Times New Roman"/>
                <w:sz w:val="20"/>
                <w:szCs w:val="20"/>
              </w:rPr>
            </w:pPr>
            <w:r w:rsidRPr="00673F13">
              <w:rPr>
                <w:rFonts w:ascii="Lucida Console" w:eastAsia="Times New Roman" w:hAnsi="Lucida Console" w:cs="Times New Roman"/>
                <w:sz w:val="20"/>
                <w:szCs w:val="20"/>
              </w:rPr>
              <w:t>13</w:t>
            </w:r>
          </w:p>
        </w:tc>
        <w:tc>
          <w:tcPr>
            <w:tcW w:w="850" w:type="pct"/>
            <w:tcBorders>
              <w:top w:val="nil"/>
              <w:left w:val="nil"/>
              <w:bottom w:val="nil"/>
              <w:right w:val="nil"/>
            </w:tcBorders>
            <w:shd w:val="clear" w:color="auto" w:fill="auto"/>
            <w:noWrap/>
            <w:vAlign w:val="center"/>
            <w:hideMark/>
          </w:tcPr>
          <w:p w14:paraId="015C0CED" w14:textId="77777777" w:rsidR="00673F13" w:rsidRPr="00673F13" w:rsidRDefault="00673F13" w:rsidP="00673F13">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Lucida Console" w:eastAsia="Times New Roman" w:hAnsi="Lucida Console" w:cs="Times New Roman"/>
                <w:sz w:val="20"/>
                <w:szCs w:val="20"/>
              </w:rPr>
            </w:pPr>
            <w:r w:rsidRPr="00673F13">
              <w:rPr>
                <w:rFonts w:ascii="Lucida Console" w:eastAsia="Times New Roman" w:hAnsi="Lucida Console" w:cs="Times New Roman"/>
                <w:sz w:val="20"/>
                <w:szCs w:val="20"/>
              </w:rPr>
              <w:t>0.99548</w:t>
            </w:r>
          </w:p>
        </w:tc>
        <w:tc>
          <w:tcPr>
            <w:tcW w:w="1539" w:type="pct"/>
            <w:tcBorders>
              <w:top w:val="nil"/>
              <w:left w:val="nil"/>
              <w:bottom w:val="nil"/>
              <w:right w:val="nil"/>
            </w:tcBorders>
            <w:shd w:val="clear" w:color="auto" w:fill="auto"/>
            <w:noWrap/>
            <w:vAlign w:val="bottom"/>
            <w:hideMark/>
          </w:tcPr>
          <w:p w14:paraId="4368808B" w14:textId="77777777" w:rsidR="00673F13" w:rsidRPr="00673F13" w:rsidRDefault="00673F13" w:rsidP="00673F13">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673F13">
              <w:rPr>
                <w:rFonts w:eastAsia="Times New Roman" w:cs="Times New Roman"/>
              </w:rPr>
              <w:t>0.991624</w:t>
            </w:r>
          </w:p>
        </w:tc>
        <w:tc>
          <w:tcPr>
            <w:tcW w:w="1538" w:type="pct"/>
            <w:tcBorders>
              <w:top w:val="nil"/>
              <w:left w:val="nil"/>
              <w:bottom w:val="nil"/>
              <w:right w:val="nil"/>
            </w:tcBorders>
            <w:shd w:val="clear" w:color="auto" w:fill="auto"/>
            <w:noWrap/>
            <w:vAlign w:val="bottom"/>
            <w:hideMark/>
          </w:tcPr>
          <w:p w14:paraId="1B1820ED" w14:textId="77777777" w:rsidR="00673F13" w:rsidRPr="00673F13" w:rsidRDefault="00673F13" w:rsidP="00673F13">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673F13">
              <w:rPr>
                <w:rFonts w:eastAsia="Times New Roman" w:cs="Times New Roman"/>
              </w:rPr>
              <w:t>0.999341</w:t>
            </w:r>
          </w:p>
        </w:tc>
      </w:tr>
      <w:tr w:rsidR="00673F13" w:rsidRPr="00673F13" w14:paraId="471F0FAE" w14:textId="77777777" w:rsidTr="00673F13">
        <w:trPr>
          <w:trHeight w:val="300"/>
        </w:trPr>
        <w:tc>
          <w:tcPr>
            <w:tcW w:w="1073" w:type="pct"/>
            <w:tcBorders>
              <w:top w:val="nil"/>
              <w:left w:val="nil"/>
              <w:right w:val="nil"/>
            </w:tcBorders>
            <w:shd w:val="clear" w:color="auto" w:fill="auto"/>
            <w:noWrap/>
            <w:vAlign w:val="center"/>
            <w:hideMark/>
          </w:tcPr>
          <w:p w14:paraId="1CAC2E2F" w14:textId="77777777" w:rsidR="00673F13" w:rsidRPr="00673F13" w:rsidRDefault="00673F13" w:rsidP="00673F13">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Lucida Console" w:eastAsia="Times New Roman" w:hAnsi="Lucida Console" w:cs="Times New Roman"/>
                <w:sz w:val="20"/>
                <w:szCs w:val="20"/>
              </w:rPr>
            </w:pPr>
            <w:r w:rsidRPr="00673F13">
              <w:rPr>
                <w:rFonts w:ascii="Lucida Console" w:eastAsia="Times New Roman" w:hAnsi="Lucida Console" w:cs="Times New Roman"/>
                <w:sz w:val="20"/>
                <w:szCs w:val="20"/>
              </w:rPr>
              <w:t>14</w:t>
            </w:r>
          </w:p>
        </w:tc>
        <w:tc>
          <w:tcPr>
            <w:tcW w:w="850" w:type="pct"/>
            <w:tcBorders>
              <w:top w:val="nil"/>
              <w:left w:val="nil"/>
              <w:right w:val="nil"/>
            </w:tcBorders>
            <w:shd w:val="clear" w:color="auto" w:fill="auto"/>
            <w:noWrap/>
            <w:vAlign w:val="center"/>
            <w:hideMark/>
          </w:tcPr>
          <w:p w14:paraId="14748842" w14:textId="77777777" w:rsidR="00673F13" w:rsidRPr="00673F13" w:rsidRDefault="00673F13" w:rsidP="00673F13">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Lucida Console" w:eastAsia="Times New Roman" w:hAnsi="Lucida Console" w:cs="Times New Roman"/>
                <w:sz w:val="20"/>
                <w:szCs w:val="20"/>
              </w:rPr>
            </w:pPr>
            <w:r w:rsidRPr="00673F13">
              <w:rPr>
                <w:rFonts w:ascii="Lucida Console" w:eastAsia="Times New Roman" w:hAnsi="Lucida Console" w:cs="Times New Roman"/>
                <w:sz w:val="20"/>
                <w:szCs w:val="20"/>
              </w:rPr>
              <w:t>0.99248</w:t>
            </w:r>
          </w:p>
        </w:tc>
        <w:tc>
          <w:tcPr>
            <w:tcW w:w="1539" w:type="pct"/>
            <w:tcBorders>
              <w:top w:val="nil"/>
              <w:left w:val="nil"/>
              <w:right w:val="nil"/>
            </w:tcBorders>
            <w:shd w:val="clear" w:color="auto" w:fill="auto"/>
            <w:noWrap/>
            <w:vAlign w:val="bottom"/>
            <w:hideMark/>
          </w:tcPr>
          <w:p w14:paraId="559C14E1" w14:textId="77777777" w:rsidR="00673F13" w:rsidRPr="00673F13" w:rsidRDefault="00673F13" w:rsidP="00673F13">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673F13">
              <w:rPr>
                <w:rFonts w:eastAsia="Times New Roman" w:cs="Times New Roman"/>
              </w:rPr>
              <w:t>0.985475</w:t>
            </w:r>
          </w:p>
        </w:tc>
        <w:tc>
          <w:tcPr>
            <w:tcW w:w="1538" w:type="pct"/>
            <w:tcBorders>
              <w:top w:val="nil"/>
              <w:left w:val="nil"/>
              <w:right w:val="nil"/>
            </w:tcBorders>
            <w:shd w:val="clear" w:color="auto" w:fill="auto"/>
            <w:noWrap/>
            <w:vAlign w:val="bottom"/>
            <w:hideMark/>
          </w:tcPr>
          <w:p w14:paraId="5FD9F1D3" w14:textId="77777777" w:rsidR="00673F13" w:rsidRPr="00673F13" w:rsidRDefault="00673F13" w:rsidP="00673F13">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673F13">
              <w:rPr>
                <w:rFonts w:eastAsia="Times New Roman" w:cs="Times New Roman"/>
              </w:rPr>
              <w:t>0.999487</w:t>
            </w:r>
          </w:p>
        </w:tc>
      </w:tr>
      <w:tr w:rsidR="00673F13" w:rsidRPr="00673F13" w14:paraId="2D141DEE" w14:textId="77777777" w:rsidTr="00673F13">
        <w:trPr>
          <w:trHeight w:val="300"/>
        </w:trPr>
        <w:tc>
          <w:tcPr>
            <w:tcW w:w="1073" w:type="pct"/>
            <w:tcBorders>
              <w:top w:val="nil"/>
              <w:left w:val="nil"/>
              <w:bottom w:val="single" w:sz="4" w:space="0" w:color="auto"/>
              <w:right w:val="nil"/>
            </w:tcBorders>
            <w:shd w:val="clear" w:color="auto" w:fill="auto"/>
            <w:noWrap/>
            <w:vAlign w:val="center"/>
            <w:hideMark/>
          </w:tcPr>
          <w:p w14:paraId="0DA972DC" w14:textId="77777777" w:rsidR="00673F13" w:rsidRPr="00673F13" w:rsidRDefault="00673F13" w:rsidP="00673F13">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Lucida Console" w:eastAsia="Times New Roman" w:hAnsi="Lucida Console" w:cs="Times New Roman"/>
                <w:sz w:val="20"/>
                <w:szCs w:val="20"/>
              </w:rPr>
            </w:pPr>
            <w:r w:rsidRPr="00673F13">
              <w:rPr>
                <w:rFonts w:ascii="Lucida Console" w:eastAsia="Times New Roman" w:hAnsi="Lucida Console" w:cs="Times New Roman"/>
                <w:sz w:val="20"/>
                <w:szCs w:val="20"/>
              </w:rPr>
              <w:t>15</w:t>
            </w:r>
          </w:p>
        </w:tc>
        <w:tc>
          <w:tcPr>
            <w:tcW w:w="850" w:type="pct"/>
            <w:tcBorders>
              <w:top w:val="nil"/>
              <w:left w:val="nil"/>
              <w:bottom w:val="single" w:sz="4" w:space="0" w:color="auto"/>
              <w:right w:val="nil"/>
            </w:tcBorders>
            <w:shd w:val="clear" w:color="auto" w:fill="auto"/>
            <w:noWrap/>
            <w:vAlign w:val="center"/>
            <w:hideMark/>
          </w:tcPr>
          <w:p w14:paraId="38A823EF" w14:textId="77777777" w:rsidR="00673F13" w:rsidRPr="00673F13" w:rsidRDefault="00673F13" w:rsidP="00673F13">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Lucida Console" w:eastAsia="Times New Roman" w:hAnsi="Lucida Console" w:cs="Times New Roman"/>
                <w:sz w:val="20"/>
                <w:szCs w:val="20"/>
              </w:rPr>
            </w:pPr>
            <w:r w:rsidRPr="00673F13">
              <w:rPr>
                <w:rFonts w:ascii="Lucida Console" w:eastAsia="Times New Roman" w:hAnsi="Lucida Console" w:cs="Times New Roman"/>
                <w:sz w:val="20"/>
                <w:szCs w:val="20"/>
              </w:rPr>
              <w:t>0.99248</w:t>
            </w:r>
          </w:p>
        </w:tc>
        <w:tc>
          <w:tcPr>
            <w:tcW w:w="1539" w:type="pct"/>
            <w:tcBorders>
              <w:top w:val="nil"/>
              <w:left w:val="nil"/>
              <w:bottom w:val="single" w:sz="4" w:space="0" w:color="auto"/>
              <w:right w:val="nil"/>
            </w:tcBorders>
            <w:shd w:val="clear" w:color="auto" w:fill="auto"/>
            <w:noWrap/>
            <w:vAlign w:val="bottom"/>
            <w:hideMark/>
          </w:tcPr>
          <w:p w14:paraId="257762A4" w14:textId="77777777" w:rsidR="00673F13" w:rsidRPr="00673F13" w:rsidRDefault="00673F13" w:rsidP="00673F13">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673F13">
              <w:rPr>
                <w:rFonts w:eastAsia="Times New Roman" w:cs="Times New Roman"/>
              </w:rPr>
              <w:t>0.985475</w:t>
            </w:r>
          </w:p>
        </w:tc>
        <w:tc>
          <w:tcPr>
            <w:tcW w:w="1538" w:type="pct"/>
            <w:tcBorders>
              <w:top w:val="nil"/>
              <w:left w:val="nil"/>
              <w:bottom w:val="single" w:sz="4" w:space="0" w:color="auto"/>
              <w:right w:val="nil"/>
            </w:tcBorders>
            <w:shd w:val="clear" w:color="auto" w:fill="auto"/>
            <w:noWrap/>
            <w:vAlign w:val="bottom"/>
            <w:hideMark/>
          </w:tcPr>
          <w:p w14:paraId="700FE6BF" w14:textId="77777777" w:rsidR="00673F13" w:rsidRPr="00673F13" w:rsidRDefault="00673F13" w:rsidP="00673F13">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673F13">
              <w:rPr>
                <w:rFonts w:eastAsia="Times New Roman" w:cs="Times New Roman"/>
              </w:rPr>
              <w:t>0.999487</w:t>
            </w:r>
          </w:p>
        </w:tc>
      </w:tr>
    </w:tbl>
    <w:p w14:paraId="60A5DD8A" w14:textId="30881BEA" w:rsidR="00937D60" w:rsidRDefault="00FD451E">
      <w:pPr>
        <w:rPr>
          <w:b/>
        </w:rPr>
      </w:pPr>
      <w:r>
        <w:rPr>
          <w:b/>
        </w:rPr>
        <w:lastRenderedPageBreak/>
        <w:t>Figure 5</w:t>
      </w:r>
      <w:r w:rsidR="009F3004">
        <w:rPr>
          <w:b/>
        </w:rPr>
        <w:t>: Kaplan Meier Survival Curve for FGM in Burkina Faso</w:t>
      </w:r>
    </w:p>
    <w:p w14:paraId="5630EF8B" w14:textId="70A39FB2" w:rsidR="00937D60" w:rsidRDefault="009F3004">
      <w:r>
        <w:rPr>
          <w:noProof/>
        </w:rPr>
        <w:drawing>
          <wp:inline distT="114300" distB="114300" distL="114300" distR="114300" wp14:anchorId="6968C940" wp14:editId="6575101E">
            <wp:extent cx="5725886" cy="4147457"/>
            <wp:effectExtent l="0" t="0" r="8255" b="5715"/>
            <wp:docPr id="7"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3"/>
                    <a:srcRect/>
                    <a:stretch>
                      <a:fillRect/>
                    </a:stretch>
                  </pic:blipFill>
                  <pic:spPr>
                    <a:xfrm>
                      <a:off x="0" y="0"/>
                      <a:ext cx="5761915" cy="4173554"/>
                    </a:xfrm>
                    <a:prstGeom prst="rect">
                      <a:avLst/>
                    </a:prstGeom>
                    <a:ln/>
                  </pic:spPr>
                </pic:pic>
              </a:graphicData>
            </a:graphic>
          </wp:inline>
        </w:drawing>
      </w:r>
    </w:p>
    <w:tbl>
      <w:tblPr>
        <w:tblStyle w:val="ListTable6Colorful"/>
        <w:tblW w:w="9375" w:type="dxa"/>
        <w:tblLayout w:type="fixed"/>
        <w:tblLook w:val="0600" w:firstRow="0" w:lastRow="0" w:firstColumn="0" w:lastColumn="0" w:noHBand="1" w:noVBand="1"/>
      </w:tblPr>
      <w:tblGrid>
        <w:gridCol w:w="960"/>
        <w:gridCol w:w="390"/>
        <w:gridCol w:w="2385"/>
        <w:gridCol w:w="2760"/>
        <w:gridCol w:w="2880"/>
      </w:tblGrid>
      <w:tr w:rsidR="00937D60" w14:paraId="2BEEFC44" w14:textId="77777777" w:rsidTr="00535704">
        <w:trPr>
          <w:trHeight w:val="288"/>
        </w:trPr>
        <w:tc>
          <w:tcPr>
            <w:tcW w:w="1350" w:type="dxa"/>
            <w:gridSpan w:val="2"/>
            <w:tcBorders>
              <w:top w:val="single" w:sz="4" w:space="0" w:color="000000" w:themeColor="text1"/>
              <w:bottom w:val="single" w:sz="4" w:space="0" w:color="auto"/>
            </w:tcBorders>
          </w:tcPr>
          <w:p w14:paraId="152804FC" w14:textId="68CE8A01" w:rsidR="00937D60" w:rsidRPr="00576DD7" w:rsidRDefault="009F3004">
            <w:pPr>
              <w:spacing w:line="276" w:lineRule="auto"/>
              <w:jc w:val="center"/>
            </w:pPr>
            <w:r w:rsidRPr="00576DD7">
              <w:t>Study time</w:t>
            </w:r>
          </w:p>
        </w:tc>
        <w:tc>
          <w:tcPr>
            <w:tcW w:w="2385" w:type="dxa"/>
            <w:tcBorders>
              <w:top w:val="single" w:sz="4" w:space="0" w:color="000000" w:themeColor="text1"/>
              <w:bottom w:val="single" w:sz="4" w:space="0" w:color="auto"/>
            </w:tcBorders>
          </w:tcPr>
          <w:p w14:paraId="3B53F477" w14:textId="77777777" w:rsidR="00937D60" w:rsidRPr="00576DD7" w:rsidRDefault="009F3004">
            <w:pPr>
              <w:spacing w:line="276" w:lineRule="auto"/>
              <w:jc w:val="center"/>
            </w:pPr>
            <w:r w:rsidRPr="00576DD7">
              <w:t>Point estimate</w:t>
            </w:r>
          </w:p>
        </w:tc>
        <w:tc>
          <w:tcPr>
            <w:tcW w:w="2760" w:type="dxa"/>
            <w:tcBorders>
              <w:top w:val="single" w:sz="4" w:space="0" w:color="000000" w:themeColor="text1"/>
              <w:bottom w:val="single" w:sz="4" w:space="0" w:color="auto"/>
            </w:tcBorders>
          </w:tcPr>
          <w:p w14:paraId="1ED6468F" w14:textId="77777777" w:rsidR="00937D60" w:rsidRPr="00576DD7" w:rsidRDefault="009F3004">
            <w:pPr>
              <w:spacing w:line="276" w:lineRule="auto"/>
              <w:jc w:val="center"/>
            </w:pPr>
            <w:r w:rsidRPr="00576DD7">
              <w:t>Confidence interval (lower)</w:t>
            </w:r>
          </w:p>
        </w:tc>
        <w:tc>
          <w:tcPr>
            <w:tcW w:w="2880" w:type="dxa"/>
            <w:tcBorders>
              <w:top w:val="single" w:sz="4" w:space="0" w:color="000000" w:themeColor="text1"/>
              <w:bottom w:val="single" w:sz="4" w:space="0" w:color="auto"/>
            </w:tcBorders>
          </w:tcPr>
          <w:p w14:paraId="1D5DA0D0" w14:textId="77777777" w:rsidR="00937D60" w:rsidRPr="00576DD7" w:rsidRDefault="009F3004">
            <w:pPr>
              <w:spacing w:line="276" w:lineRule="auto"/>
              <w:jc w:val="center"/>
            </w:pPr>
            <w:r w:rsidRPr="00576DD7">
              <w:t>Confidence interval (upper)</w:t>
            </w:r>
          </w:p>
        </w:tc>
      </w:tr>
      <w:tr w:rsidR="00937D60" w14:paraId="78EDBDB9" w14:textId="77777777" w:rsidTr="00535704">
        <w:trPr>
          <w:trHeight w:val="288"/>
        </w:trPr>
        <w:tc>
          <w:tcPr>
            <w:tcW w:w="960" w:type="dxa"/>
            <w:tcBorders>
              <w:top w:val="single" w:sz="4" w:space="0" w:color="auto"/>
            </w:tcBorders>
          </w:tcPr>
          <w:p w14:paraId="0A509918" w14:textId="77777777" w:rsidR="00937D60" w:rsidRPr="00576DD7" w:rsidRDefault="009F3004">
            <w:pPr>
              <w:spacing w:line="276" w:lineRule="auto"/>
              <w:jc w:val="right"/>
            </w:pPr>
            <w:r w:rsidRPr="00576DD7">
              <w:t>0</w:t>
            </w:r>
          </w:p>
        </w:tc>
        <w:tc>
          <w:tcPr>
            <w:tcW w:w="2775" w:type="dxa"/>
            <w:gridSpan w:val="2"/>
            <w:tcBorders>
              <w:top w:val="single" w:sz="4" w:space="0" w:color="auto"/>
            </w:tcBorders>
          </w:tcPr>
          <w:p w14:paraId="510DDFC5" w14:textId="77777777" w:rsidR="00937D60" w:rsidRPr="00576DD7" w:rsidRDefault="009F3004" w:rsidP="00576DD7">
            <w:pPr>
              <w:spacing w:line="276" w:lineRule="auto"/>
              <w:jc w:val="center"/>
            </w:pPr>
            <w:r w:rsidRPr="00576DD7">
              <w:t>0.97138635</w:t>
            </w:r>
          </w:p>
        </w:tc>
        <w:tc>
          <w:tcPr>
            <w:tcW w:w="2760" w:type="dxa"/>
            <w:tcBorders>
              <w:top w:val="single" w:sz="4" w:space="0" w:color="auto"/>
            </w:tcBorders>
          </w:tcPr>
          <w:p w14:paraId="1C4E6F4C" w14:textId="77777777" w:rsidR="00937D60" w:rsidRPr="00576DD7" w:rsidRDefault="009F3004" w:rsidP="00576DD7">
            <w:pPr>
              <w:spacing w:line="276" w:lineRule="auto"/>
              <w:jc w:val="center"/>
            </w:pPr>
            <w:r w:rsidRPr="00576DD7">
              <w:t>0.9654857</w:t>
            </w:r>
          </w:p>
        </w:tc>
        <w:tc>
          <w:tcPr>
            <w:tcW w:w="2880" w:type="dxa"/>
            <w:tcBorders>
              <w:top w:val="single" w:sz="4" w:space="0" w:color="auto"/>
            </w:tcBorders>
          </w:tcPr>
          <w:p w14:paraId="08106B36" w14:textId="77777777" w:rsidR="00937D60" w:rsidRPr="00576DD7" w:rsidRDefault="009F3004" w:rsidP="00576DD7">
            <w:pPr>
              <w:spacing w:line="276" w:lineRule="auto"/>
              <w:jc w:val="center"/>
            </w:pPr>
            <w:r w:rsidRPr="00576DD7">
              <w:t>0.977287</w:t>
            </w:r>
          </w:p>
        </w:tc>
      </w:tr>
      <w:tr w:rsidR="00937D60" w14:paraId="274A4674" w14:textId="77777777" w:rsidTr="00606A85">
        <w:trPr>
          <w:trHeight w:val="288"/>
        </w:trPr>
        <w:tc>
          <w:tcPr>
            <w:tcW w:w="960" w:type="dxa"/>
          </w:tcPr>
          <w:p w14:paraId="53944A82" w14:textId="77777777" w:rsidR="00937D60" w:rsidRPr="00576DD7" w:rsidRDefault="009F3004">
            <w:pPr>
              <w:spacing w:line="276" w:lineRule="auto"/>
              <w:jc w:val="right"/>
            </w:pPr>
            <w:r w:rsidRPr="00576DD7">
              <w:t>1</w:t>
            </w:r>
          </w:p>
        </w:tc>
        <w:tc>
          <w:tcPr>
            <w:tcW w:w="2775" w:type="dxa"/>
            <w:gridSpan w:val="2"/>
          </w:tcPr>
          <w:p w14:paraId="7AFB3111" w14:textId="77777777" w:rsidR="00937D60" w:rsidRPr="00576DD7" w:rsidRDefault="009F3004" w:rsidP="00576DD7">
            <w:pPr>
              <w:spacing w:line="276" w:lineRule="auto"/>
              <w:jc w:val="center"/>
            </w:pPr>
            <w:r w:rsidRPr="00576DD7">
              <w:t>0.95548265</w:t>
            </w:r>
          </w:p>
        </w:tc>
        <w:tc>
          <w:tcPr>
            <w:tcW w:w="2760" w:type="dxa"/>
          </w:tcPr>
          <w:p w14:paraId="11966332" w14:textId="77777777" w:rsidR="00937D60" w:rsidRPr="00576DD7" w:rsidRDefault="009F3004" w:rsidP="00576DD7">
            <w:pPr>
              <w:spacing w:line="276" w:lineRule="auto"/>
              <w:jc w:val="center"/>
            </w:pPr>
            <w:r w:rsidRPr="00576DD7">
              <w:t>0.94707</w:t>
            </w:r>
          </w:p>
        </w:tc>
        <w:tc>
          <w:tcPr>
            <w:tcW w:w="2880" w:type="dxa"/>
          </w:tcPr>
          <w:p w14:paraId="51683F1E" w14:textId="77777777" w:rsidR="00937D60" w:rsidRPr="00576DD7" w:rsidRDefault="009F3004" w:rsidP="00576DD7">
            <w:pPr>
              <w:spacing w:line="276" w:lineRule="auto"/>
              <w:jc w:val="center"/>
            </w:pPr>
            <w:r w:rsidRPr="00576DD7">
              <w:t>0.9638953</w:t>
            </w:r>
          </w:p>
        </w:tc>
      </w:tr>
      <w:tr w:rsidR="00937D60" w14:paraId="49896E99" w14:textId="77777777" w:rsidTr="00606A85">
        <w:trPr>
          <w:trHeight w:val="288"/>
        </w:trPr>
        <w:tc>
          <w:tcPr>
            <w:tcW w:w="960" w:type="dxa"/>
          </w:tcPr>
          <w:p w14:paraId="677DA0D6" w14:textId="77777777" w:rsidR="00937D60" w:rsidRPr="00576DD7" w:rsidRDefault="009F3004">
            <w:pPr>
              <w:spacing w:line="276" w:lineRule="auto"/>
              <w:jc w:val="right"/>
            </w:pPr>
            <w:r w:rsidRPr="00576DD7">
              <w:t>2</w:t>
            </w:r>
          </w:p>
        </w:tc>
        <w:tc>
          <w:tcPr>
            <w:tcW w:w="2775" w:type="dxa"/>
            <w:gridSpan w:val="2"/>
          </w:tcPr>
          <w:p w14:paraId="599023A2" w14:textId="77777777" w:rsidR="00937D60" w:rsidRPr="00576DD7" w:rsidRDefault="009F3004" w:rsidP="00576DD7">
            <w:pPr>
              <w:spacing w:line="276" w:lineRule="auto"/>
              <w:jc w:val="center"/>
            </w:pPr>
            <w:r w:rsidRPr="00576DD7">
              <w:t>0.9258171</w:t>
            </w:r>
          </w:p>
        </w:tc>
        <w:tc>
          <w:tcPr>
            <w:tcW w:w="2760" w:type="dxa"/>
          </w:tcPr>
          <w:p w14:paraId="09B3DB4A" w14:textId="77777777" w:rsidR="00937D60" w:rsidRPr="00576DD7" w:rsidRDefault="009F3004" w:rsidP="00576DD7">
            <w:pPr>
              <w:spacing w:line="276" w:lineRule="auto"/>
              <w:jc w:val="center"/>
            </w:pPr>
            <w:r w:rsidRPr="00576DD7">
              <w:t>0.9144679</w:t>
            </w:r>
          </w:p>
        </w:tc>
        <w:tc>
          <w:tcPr>
            <w:tcW w:w="2880" w:type="dxa"/>
          </w:tcPr>
          <w:p w14:paraId="53F06CC4" w14:textId="77777777" w:rsidR="00937D60" w:rsidRPr="00576DD7" w:rsidRDefault="009F3004" w:rsidP="00576DD7">
            <w:pPr>
              <w:spacing w:line="276" w:lineRule="auto"/>
              <w:jc w:val="center"/>
            </w:pPr>
            <w:r w:rsidRPr="00576DD7">
              <w:t>0.9371663</w:t>
            </w:r>
          </w:p>
        </w:tc>
      </w:tr>
      <w:tr w:rsidR="00937D60" w14:paraId="69B0EA3B" w14:textId="77777777" w:rsidTr="00606A85">
        <w:trPr>
          <w:trHeight w:val="288"/>
        </w:trPr>
        <w:tc>
          <w:tcPr>
            <w:tcW w:w="960" w:type="dxa"/>
          </w:tcPr>
          <w:p w14:paraId="3864C3CA" w14:textId="77777777" w:rsidR="00937D60" w:rsidRPr="00576DD7" w:rsidRDefault="009F3004">
            <w:pPr>
              <w:spacing w:line="276" w:lineRule="auto"/>
              <w:jc w:val="right"/>
            </w:pPr>
            <w:r w:rsidRPr="00576DD7">
              <w:t>3</w:t>
            </w:r>
          </w:p>
        </w:tc>
        <w:tc>
          <w:tcPr>
            <w:tcW w:w="2775" w:type="dxa"/>
            <w:gridSpan w:val="2"/>
          </w:tcPr>
          <w:p w14:paraId="0CB7FEEB" w14:textId="77777777" w:rsidR="00937D60" w:rsidRPr="00576DD7" w:rsidRDefault="009F3004" w:rsidP="00576DD7">
            <w:pPr>
              <w:spacing w:line="276" w:lineRule="auto"/>
              <w:jc w:val="center"/>
            </w:pPr>
            <w:r w:rsidRPr="00576DD7">
              <w:t>0.8963247</w:t>
            </w:r>
          </w:p>
        </w:tc>
        <w:tc>
          <w:tcPr>
            <w:tcW w:w="2760" w:type="dxa"/>
          </w:tcPr>
          <w:p w14:paraId="09BB2B61" w14:textId="77777777" w:rsidR="00937D60" w:rsidRPr="00576DD7" w:rsidRDefault="009F3004" w:rsidP="00576DD7">
            <w:pPr>
              <w:spacing w:line="276" w:lineRule="auto"/>
              <w:jc w:val="center"/>
            </w:pPr>
            <w:r w:rsidRPr="00576DD7">
              <w:t>0.8834011</w:t>
            </w:r>
          </w:p>
        </w:tc>
        <w:tc>
          <w:tcPr>
            <w:tcW w:w="2880" w:type="dxa"/>
          </w:tcPr>
          <w:p w14:paraId="6C7BEFF1" w14:textId="77777777" w:rsidR="00937D60" w:rsidRPr="00576DD7" w:rsidRDefault="009F3004" w:rsidP="00576DD7">
            <w:pPr>
              <w:spacing w:line="276" w:lineRule="auto"/>
              <w:jc w:val="center"/>
            </w:pPr>
            <w:r w:rsidRPr="00576DD7">
              <w:t>0.9092483</w:t>
            </w:r>
          </w:p>
        </w:tc>
      </w:tr>
      <w:tr w:rsidR="00937D60" w14:paraId="3065D6D2" w14:textId="77777777" w:rsidTr="00606A85">
        <w:trPr>
          <w:trHeight w:val="288"/>
        </w:trPr>
        <w:tc>
          <w:tcPr>
            <w:tcW w:w="960" w:type="dxa"/>
          </w:tcPr>
          <w:p w14:paraId="4316D909" w14:textId="77777777" w:rsidR="00937D60" w:rsidRPr="00576DD7" w:rsidRDefault="009F3004">
            <w:pPr>
              <w:spacing w:line="276" w:lineRule="auto"/>
              <w:jc w:val="right"/>
            </w:pPr>
            <w:r w:rsidRPr="00576DD7">
              <w:t>4</w:t>
            </w:r>
          </w:p>
        </w:tc>
        <w:tc>
          <w:tcPr>
            <w:tcW w:w="2775" w:type="dxa"/>
            <w:gridSpan w:val="2"/>
          </w:tcPr>
          <w:p w14:paraId="5E9114EB" w14:textId="77777777" w:rsidR="00937D60" w:rsidRPr="00576DD7" w:rsidRDefault="009F3004" w:rsidP="00576DD7">
            <w:pPr>
              <w:spacing w:line="276" w:lineRule="auto"/>
              <w:jc w:val="center"/>
            </w:pPr>
            <w:r w:rsidRPr="00576DD7">
              <w:t>0.8757423</w:t>
            </w:r>
          </w:p>
        </w:tc>
        <w:tc>
          <w:tcPr>
            <w:tcW w:w="2760" w:type="dxa"/>
          </w:tcPr>
          <w:p w14:paraId="7EDC75BA" w14:textId="77777777" w:rsidR="00937D60" w:rsidRPr="00576DD7" w:rsidRDefault="009F3004" w:rsidP="00576DD7">
            <w:pPr>
              <w:spacing w:line="276" w:lineRule="auto"/>
              <w:jc w:val="center"/>
            </w:pPr>
            <w:r w:rsidRPr="00576DD7">
              <w:t>0.8615193</w:t>
            </w:r>
          </w:p>
        </w:tc>
        <w:tc>
          <w:tcPr>
            <w:tcW w:w="2880" w:type="dxa"/>
          </w:tcPr>
          <w:p w14:paraId="6A9D5229" w14:textId="77777777" w:rsidR="00937D60" w:rsidRPr="00576DD7" w:rsidRDefault="009F3004" w:rsidP="00576DD7">
            <w:pPr>
              <w:spacing w:line="276" w:lineRule="auto"/>
              <w:jc w:val="center"/>
            </w:pPr>
            <w:r w:rsidRPr="00576DD7">
              <w:t>0.8899653</w:t>
            </w:r>
          </w:p>
        </w:tc>
      </w:tr>
      <w:tr w:rsidR="00937D60" w14:paraId="41E1FD8A" w14:textId="77777777" w:rsidTr="00606A85">
        <w:trPr>
          <w:trHeight w:val="288"/>
        </w:trPr>
        <w:tc>
          <w:tcPr>
            <w:tcW w:w="960" w:type="dxa"/>
          </w:tcPr>
          <w:p w14:paraId="4DEF0DA8" w14:textId="77777777" w:rsidR="00937D60" w:rsidRPr="00576DD7" w:rsidRDefault="009F3004">
            <w:pPr>
              <w:spacing w:line="276" w:lineRule="auto"/>
              <w:jc w:val="right"/>
            </w:pPr>
            <w:r w:rsidRPr="00576DD7">
              <w:t>5</w:t>
            </w:r>
          </w:p>
        </w:tc>
        <w:tc>
          <w:tcPr>
            <w:tcW w:w="2775" w:type="dxa"/>
            <w:gridSpan w:val="2"/>
          </w:tcPr>
          <w:p w14:paraId="66EBB7ED" w14:textId="77777777" w:rsidR="00937D60" w:rsidRPr="00576DD7" w:rsidRDefault="009F3004" w:rsidP="00576DD7">
            <w:pPr>
              <w:spacing w:line="276" w:lineRule="auto"/>
              <w:jc w:val="center"/>
            </w:pPr>
            <w:r w:rsidRPr="00576DD7">
              <w:t>0.84855915</w:t>
            </w:r>
          </w:p>
        </w:tc>
        <w:tc>
          <w:tcPr>
            <w:tcW w:w="2760" w:type="dxa"/>
          </w:tcPr>
          <w:p w14:paraId="7BFBED64" w14:textId="77777777" w:rsidR="00937D60" w:rsidRPr="00576DD7" w:rsidRDefault="009F3004" w:rsidP="00576DD7">
            <w:pPr>
              <w:spacing w:line="276" w:lineRule="auto"/>
              <w:jc w:val="center"/>
            </w:pPr>
            <w:r w:rsidRPr="00576DD7">
              <w:t>0.8331975</w:t>
            </w:r>
          </w:p>
        </w:tc>
        <w:tc>
          <w:tcPr>
            <w:tcW w:w="2880" w:type="dxa"/>
          </w:tcPr>
          <w:p w14:paraId="0ACEFD8F" w14:textId="77777777" w:rsidR="00937D60" w:rsidRPr="00576DD7" w:rsidRDefault="009F3004" w:rsidP="00576DD7">
            <w:pPr>
              <w:spacing w:line="276" w:lineRule="auto"/>
              <w:jc w:val="center"/>
            </w:pPr>
            <w:r w:rsidRPr="00576DD7">
              <w:t>0.8639208</w:t>
            </w:r>
          </w:p>
        </w:tc>
      </w:tr>
      <w:tr w:rsidR="00937D60" w14:paraId="79A8B401" w14:textId="77777777" w:rsidTr="00606A85">
        <w:trPr>
          <w:trHeight w:val="288"/>
        </w:trPr>
        <w:tc>
          <w:tcPr>
            <w:tcW w:w="960" w:type="dxa"/>
          </w:tcPr>
          <w:p w14:paraId="15C85F84" w14:textId="77777777" w:rsidR="00937D60" w:rsidRPr="00576DD7" w:rsidRDefault="009F3004">
            <w:pPr>
              <w:spacing w:line="276" w:lineRule="auto"/>
              <w:jc w:val="right"/>
            </w:pPr>
            <w:r w:rsidRPr="00576DD7">
              <w:t>6</w:t>
            </w:r>
          </w:p>
        </w:tc>
        <w:tc>
          <w:tcPr>
            <w:tcW w:w="2775" w:type="dxa"/>
            <w:gridSpan w:val="2"/>
          </w:tcPr>
          <w:p w14:paraId="43051043" w14:textId="77777777" w:rsidR="00937D60" w:rsidRPr="00576DD7" w:rsidRDefault="009F3004" w:rsidP="00576DD7">
            <w:pPr>
              <w:spacing w:line="276" w:lineRule="auto"/>
              <w:jc w:val="center"/>
            </w:pPr>
            <w:r w:rsidRPr="00576DD7">
              <w:t>0.83427685</w:t>
            </w:r>
          </w:p>
        </w:tc>
        <w:tc>
          <w:tcPr>
            <w:tcW w:w="2760" w:type="dxa"/>
          </w:tcPr>
          <w:p w14:paraId="344DB4DB" w14:textId="77777777" w:rsidR="00937D60" w:rsidRPr="00576DD7" w:rsidRDefault="009F3004" w:rsidP="00576DD7">
            <w:pPr>
              <w:spacing w:line="276" w:lineRule="auto"/>
              <w:jc w:val="center"/>
            </w:pPr>
            <w:r w:rsidRPr="00576DD7">
              <w:t>0.8182521</w:t>
            </w:r>
          </w:p>
        </w:tc>
        <w:tc>
          <w:tcPr>
            <w:tcW w:w="2880" w:type="dxa"/>
          </w:tcPr>
          <w:p w14:paraId="241FF939" w14:textId="77777777" w:rsidR="00937D60" w:rsidRPr="00576DD7" w:rsidRDefault="009F3004" w:rsidP="00576DD7">
            <w:pPr>
              <w:spacing w:line="276" w:lineRule="auto"/>
              <w:jc w:val="center"/>
            </w:pPr>
            <w:r w:rsidRPr="00576DD7">
              <w:t>0.8503016</w:t>
            </w:r>
          </w:p>
        </w:tc>
      </w:tr>
      <w:tr w:rsidR="00937D60" w14:paraId="3AC38BB1" w14:textId="77777777" w:rsidTr="00606A85">
        <w:trPr>
          <w:trHeight w:val="288"/>
        </w:trPr>
        <w:tc>
          <w:tcPr>
            <w:tcW w:w="960" w:type="dxa"/>
          </w:tcPr>
          <w:p w14:paraId="580E8253" w14:textId="77777777" w:rsidR="00937D60" w:rsidRPr="00576DD7" w:rsidRDefault="009F3004">
            <w:pPr>
              <w:spacing w:line="276" w:lineRule="auto"/>
              <w:jc w:val="right"/>
            </w:pPr>
            <w:r w:rsidRPr="00576DD7">
              <w:t>7</w:t>
            </w:r>
          </w:p>
        </w:tc>
        <w:tc>
          <w:tcPr>
            <w:tcW w:w="2775" w:type="dxa"/>
            <w:gridSpan w:val="2"/>
          </w:tcPr>
          <w:p w14:paraId="3FAA7CA6" w14:textId="77777777" w:rsidR="00937D60" w:rsidRPr="00576DD7" w:rsidRDefault="009F3004" w:rsidP="00576DD7">
            <w:pPr>
              <w:spacing w:line="276" w:lineRule="auto"/>
              <w:jc w:val="center"/>
            </w:pPr>
            <w:r w:rsidRPr="00576DD7">
              <w:t>0.8183323</w:t>
            </w:r>
          </w:p>
        </w:tc>
        <w:tc>
          <w:tcPr>
            <w:tcW w:w="2760" w:type="dxa"/>
          </w:tcPr>
          <w:p w14:paraId="0A7CC59F" w14:textId="77777777" w:rsidR="00937D60" w:rsidRPr="00576DD7" w:rsidRDefault="009F3004" w:rsidP="00576DD7">
            <w:pPr>
              <w:spacing w:line="276" w:lineRule="auto"/>
              <w:jc w:val="center"/>
            </w:pPr>
            <w:r w:rsidRPr="00576DD7">
              <w:t>0.8018554</w:t>
            </w:r>
          </w:p>
        </w:tc>
        <w:tc>
          <w:tcPr>
            <w:tcW w:w="2880" w:type="dxa"/>
          </w:tcPr>
          <w:p w14:paraId="6FB62C04" w14:textId="77777777" w:rsidR="00937D60" w:rsidRPr="00576DD7" w:rsidRDefault="009F3004" w:rsidP="00576DD7">
            <w:pPr>
              <w:spacing w:line="276" w:lineRule="auto"/>
              <w:jc w:val="center"/>
            </w:pPr>
            <w:r w:rsidRPr="00576DD7">
              <w:t>0.8348092</w:t>
            </w:r>
          </w:p>
        </w:tc>
      </w:tr>
      <w:tr w:rsidR="00937D60" w14:paraId="1332A180" w14:textId="77777777" w:rsidTr="00606A85">
        <w:trPr>
          <w:trHeight w:val="288"/>
        </w:trPr>
        <w:tc>
          <w:tcPr>
            <w:tcW w:w="960" w:type="dxa"/>
          </w:tcPr>
          <w:p w14:paraId="7AD2D10D" w14:textId="77777777" w:rsidR="00937D60" w:rsidRPr="00576DD7" w:rsidRDefault="009F3004">
            <w:pPr>
              <w:spacing w:line="276" w:lineRule="auto"/>
              <w:jc w:val="right"/>
            </w:pPr>
            <w:r w:rsidRPr="00576DD7">
              <w:t>8</w:t>
            </w:r>
          </w:p>
        </w:tc>
        <w:tc>
          <w:tcPr>
            <w:tcW w:w="2775" w:type="dxa"/>
            <w:gridSpan w:val="2"/>
          </w:tcPr>
          <w:p w14:paraId="04AAD211" w14:textId="77777777" w:rsidR="00937D60" w:rsidRPr="00576DD7" w:rsidRDefault="009F3004" w:rsidP="00576DD7">
            <w:pPr>
              <w:spacing w:line="276" w:lineRule="auto"/>
              <w:jc w:val="center"/>
            </w:pPr>
            <w:r w:rsidRPr="00576DD7">
              <w:t>0.8133522</w:t>
            </w:r>
          </w:p>
        </w:tc>
        <w:tc>
          <w:tcPr>
            <w:tcW w:w="2760" w:type="dxa"/>
          </w:tcPr>
          <w:p w14:paraId="284990D9" w14:textId="77777777" w:rsidR="00937D60" w:rsidRPr="00576DD7" w:rsidRDefault="009F3004" w:rsidP="00576DD7">
            <w:pPr>
              <w:spacing w:line="276" w:lineRule="auto"/>
              <w:jc w:val="center"/>
            </w:pPr>
            <w:r w:rsidRPr="00576DD7">
              <w:t>0.7966933</w:t>
            </w:r>
          </w:p>
        </w:tc>
        <w:tc>
          <w:tcPr>
            <w:tcW w:w="2880" w:type="dxa"/>
          </w:tcPr>
          <w:p w14:paraId="294690ED" w14:textId="77777777" w:rsidR="00937D60" w:rsidRPr="00576DD7" w:rsidRDefault="009F3004" w:rsidP="00576DD7">
            <w:pPr>
              <w:spacing w:line="276" w:lineRule="auto"/>
              <w:jc w:val="center"/>
            </w:pPr>
            <w:r w:rsidRPr="00576DD7">
              <w:t>0.8300111</w:t>
            </w:r>
          </w:p>
        </w:tc>
      </w:tr>
      <w:tr w:rsidR="00937D60" w14:paraId="11D3D9BA" w14:textId="77777777" w:rsidTr="00606A85">
        <w:trPr>
          <w:trHeight w:val="288"/>
        </w:trPr>
        <w:tc>
          <w:tcPr>
            <w:tcW w:w="960" w:type="dxa"/>
          </w:tcPr>
          <w:p w14:paraId="186A7755" w14:textId="77777777" w:rsidR="00937D60" w:rsidRPr="00576DD7" w:rsidRDefault="009F3004">
            <w:pPr>
              <w:spacing w:line="276" w:lineRule="auto"/>
              <w:jc w:val="right"/>
            </w:pPr>
            <w:r w:rsidRPr="00576DD7">
              <w:t>9</w:t>
            </w:r>
          </w:p>
        </w:tc>
        <w:tc>
          <w:tcPr>
            <w:tcW w:w="2775" w:type="dxa"/>
            <w:gridSpan w:val="2"/>
          </w:tcPr>
          <w:p w14:paraId="4770A476" w14:textId="77777777" w:rsidR="00937D60" w:rsidRPr="00576DD7" w:rsidRDefault="009F3004" w:rsidP="00576DD7">
            <w:pPr>
              <w:spacing w:line="276" w:lineRule="auto"/>
              <w:jc w:val="center"/>
            </w:pPr>
            <w:r w:rsidRPr="00576DD7">
              <w:t>0.8093497</w:t>
            </w:r>
          </w:p>
        </w:tc>
        <w:tc>
          <w:tcPr>
            <w:tcW w:w="2760" w:type="dxa"/>
          </w:tcPr>
          <w:p w14:paraId="47621FA1" w14:textId="77777777" w:rsidR="00937D60" w:rsidRPr="00576DD7" w:rsidRDefault="009F3004" w:rsidP="00576DD7">
            <w:pPr>
              <w:spacing w:line="276" w:lineRule="auto"/>
              <w:jc w:val="center"/>
            </w:pPr>
            <w:r w:rsidRPr="00576DD7">
              <w:t>0.7925327</w:t>
            </w:r>
          </w:p>
        </w:tc>
        <w:tc>
          <w:tcPr>
            <w:tcW w:w="2880" w:type="dxa"/>
          </w:tcPr>
          <w:p w14:paraId="1A643862" w14:textId="77777777" w:rsidR="00937D60" w:rsidRPr="00576DD7" w:rsidRDefault="009F3004" w:rsidP="00576DD7">
            <w:pPr>
              <w:spacing w:line="276" w:lineRule="auto"/>
              <w:jc w:val="center"/>
            </w:pPr>
            <w:r w:rsidRPr="00576DD7">
              <w:t>0.8261667</w:t>
            </w:r>
          </w:p>
        </w:tc>
      </w:tr>
      <w:tr w:rsidR="00937D60" w14:paraId="42BBBB41" w14:textId="77777777" w:rsidTr="00606A85">
        <w:trPr>
          <w:trHeight w:val="288"/>
        </w:trPr>
        <w:tc>
          <w:tcPr>
            <w:tcW w:w="960" w:type="dxa"/>
          </w:tcPr>
          <w:p w14:paraId="07546B0C" w14:textId="77777777" w:rsidR="00937D60" w:rsidRPr="00576DD7" w:rsidRDefault="009F3004">
            <w:pPr>
              <w:spacing w:line="276" w:lineRule="auto"/>
              <w:jc w:val="right"/>
            </w:pPr>
            <w:r w:rsidRPr="00576DD7">
              <w:t>10</w:t>
            </w:r>
          </w:p>
        </w:tc>
        <w:tc>
          <w:tcPr>
            <w:tcW w:w="2775" w:type="dxa"/>
            <w:gridSpan w:val="2"/>
          </w:tcPr>
          <w:p w14:paraId="4C9B60DC" w14:textId="77777777" w:rsidR="00937D60" w:rsidRPr="00576DD7" w:rsidRDefault="009F3004" w:rsidP="00576DD7">
            <w:pPr>
              <w:spacing w:line="276" w:lineRule="auto"/>
              <w:jc w:val="center"/>
            </w:pPr>
            <w:r w:rsidRPr="00576DD7">
              <w:t>0.80237305</w:t>
            </w:r>
          </w:p>
        </w:tc>
        <w:tc>
          <w:tcPr>
            <w:tcW w:w="2760" w:type="dxa"/>
          </w:tcPr>
          <w:p w14:paraId="7FDFA5EB" w14:textId="77777777" w:rsidR="00937D60" w:rsidRPr="00576DD7" w:rsidRDefault="009F3004" w:rsidP="00576DD7">
            <w:pPr>
              <w:spacing w:line="276" w:lineRule="auto"/>
              <w:jc w:val="center"/>
            </w:pPr>
            <w:r w:rsidRPr="00576DD7">
              <w:t>0.7849435</w:t>
            </w:r>
          </w:p>
        </w:tc>
        <w:tc>
          <w:tcPr>
            <w:tcW w:w="2880" w:type="dxa"/>
          </w:tcPr>
          <w:p w14:paraId="41ED2BF2" w14:textId="77777777" w:rsidR="00937D60" w:rsidRPr="00576DD7" w:rsidRDefault="009F3004" w:rsidP="00576DD7">
            <w:pPr>
              <w:spacing w:line="276" w:lineRule="auto"/>
              <w:jc w:val="center"/>
            </w:pPr>
            <w:r w:rsidRPr="00576DD7">
              <w:t>0.8198026</w:t>
            </w:r>
          </w:p>
        </w:tc>
      </w:tr>
      <w:tr w:rsidR="00937D60" w14:paraId="27F8358E" w14:textId="77777777" w:rsidTr="00606A85">
        <w:trPr>
          <w:trHeight w:val="288"/>
        </w:trPr>
        <w:tc>
          <w:tcPr>
            <w:tcW w:w="960" w:type="dxa"/>
          </w:tcPr>
          <w:p w14:paraId="370B8C5F" w14:textId="77777777" w:rsidR="00937D60" w:rsidRPr="00576DD7" w:rsidRDefault="009F3004">
            <w:pPr>
              <w:spacing w:line="276" w:lineRule="auto"/>
              <w:jc w:val="right"/>
            </w:pPr>
            <w:r w:rsidRPr="00576DD7">
              <w:t>11</w:t>
            </w:r>
          </w:p>
        </w:tc>
        <w:tc>
          <w:tcPr>
            <w:tcW w:w="2775" w:type="dxa"/>
            <w:gridSpan w:val="2"/>
          </w:tcPr>
          <w:p w14:paraId="5114F798" w14:textId="77777777" w:rsidR="00937D60" w:rsidRPr="00576DD7" w:rsidRDefault="009F3004" w:rsidP="00576DD7">
            <w:pPr>
              <w:spacing w:line="276" w:lineRule="auto"/>
              <w:jc w:val="center"/>
            </w:pPr>
            <w:r w:rsidRPr="00576DD7">
              <w:t>0.80131335</w:t>
            </w:r>
          </w:p>
        </w:tc>
        <w:tc>
          <w:tcPr>
            <w:tcW w:w="2760" w:type="dxa"/>
          </w:tcPr>
          <w:p w14:paraId="2C6B6F51" w14:textId="77777777" w:rsidR="00937D60" w:rsidRPr="00576DD7" w:rsidRDefault="009F3004" w:rsidP="00576DD7">
            <w:pPr>
              <w:spacing w:line="276" w:lineRule="auto"/>
              <w:jc w:val="center"/>
            </w:pPr>
            <w:r w:rsidRPr="00576DD7">
              <w:t>0.7838474</w:t>
            </w:r>
          </w:p>
        </w:tc>
        <w:tc>
          <w:tcPr>
            <w:tcW w:w="2880" w:type="dxa"/>
          </w:tcPr>
          <w:p w14:paraId="309A3BE3" w14:textId="77777777" w:rsidR="00937D60" w:rsidRPr="00576DD7" w:rsidRDefault="009F3004" w:rsidP="00576DD7">
            <w:pPr>
              <w:spacing w:line="276" w:lineRule="auto"/>
              <w:jc w:val="center"/>
            </w:pPr>
            <w:r w:rsidRPr="00576DD7">
              <w:t>0.8187793</w:t>
            </w:r>
          </w:p>
        </w:tc>
      </w:tr>
      <w:tr w:rsidR="00937D60" w14:paraId="6963F4DF" w14:textId="77777777" w:rsidTr="00606A85">
        <w:trPr>
          <w:trHeight w:val="288"/>
        </w:trPr>
        <w:tc>
          <w:tcPr>
            <w:tcW w:w="960" w:type="dxa"/>
          </w:tcPr>
          <w:p w14:paraId="782B4400" w14:textId="77777777" w:rsidR="00937D60" w:rsidRPr="00576DD7" w:rsidRDefault="009F3004">
            <w:pPr>
              <w:spacing w:line="276" w:lineRule="auto"/>
              <w:jc w:val="right"/>
            </w:pPr>
            <w:r w:rsidRPr="00576DD7">
              <w:t>12</w:t>
            </w:r>
          </w:p>
        </w:tc>
        <w:tc>
          <w:tcPr>
            <w:tcW w:w="2775" w:type="dxa"/>
            <w:gridSpan w:val="2"/>
          </w:tcPr>
          <w:p w14:paraId="2EDCB5C7" w14:textId="77777777" w:rsidR="00937D60" w:rsidRPr="00576DD7" w:rsidRDefault="009F3004" w:rsidP="00576DD7">
            <w:pPr>
              <w:spacing w:line="276" w:lineRule="auto"/>
              <w:jc w:val="center"/>
            </w:pPr>
            <w:r w:rsidRPr="00576DD7">
              <w:t>0.8003372</w:t>
            </w:r>
          </w:p>
        </w:tc>
        <w:tc>
          <w:tcPr>
            <w:tcW w:w="2760" w:type="dxa"/>
          </w:tcPr>
          <w:p w14:paraId="64365DD8" w14:textId="77777777" w:rsidR="00937D60" w:rsidRPr="00576DD7" w:rsidRDefault="009F3004" w:rsidP="00576DD7">
            <w:pPr>
              <w:spacing w:line="276" w:lineRule="auto"/>
              <w:jc w:val="center"/>
            </w:pPr>
            <w:r w:rsidRPr="00576DD7">
              <w:t>0.7827916</w:t>
            </w:r>
          </w:p>
        </w:tc>
        <w:tc>
          <w:tcPr>
            <w:tcW w:w="2880" w:type="dxa"/>
          </w:tcPr>
          <w:p w14:paraId="14BB1D69" w14:textId="77777777" w:rsidR="00937D60" w:rsidRPr="00576DD7" w:rsidRDefault="009F3004" w:rsidP="00576DD7">
            <w:pPr>
              <w:spacing w:line="276" w:lineRule="auto"/>
              <w:jc w:val="center"/>
            </w:pPr>
            <w:r w:rsidRPr="00576DD7">
              <w:t>0.8178828</w:t>
            </w:r>
          </w:p>
        </w:tc>
      </w:tr>
      <w:tr w:rsidR="00937D60" w14:paraId="109C92A0" w14:textId="77777777" w:rsidTr="00606A85">
        <w:trPr>
          <w:trHeight w:val="288"/>
        </w:trPr>
        <w:tc>
          <w:tcPr>
            <w:tcW w:w="960" w:type="dxa"/>
          </w:tcPr>
          <w:p w14:paraId="3AB603E7" w14:textId="77777777" w:rsidR="00937D60" w:rsidRPr="00576DD7" w:rsidRDefault="009F3004">
            <w:pPr>
              <w:spacing w:line="276" w:lineRule="auto"/>
              <w:jc w:val="right"/>
            </w:pPr>
            <w:r w:rsidRPr="00576DD7">
              <w:t>13</w:t>
            </w:r>
          </w:p>
        </w:tc>
        <w:tc>
          <w:tcPr>
            <w:tcW w:w="2775" w:type="dxa"/>
            <w:gridSpan w:val="2"/>
          </w:tcPr>
          <w:p w14:paraId="73C0762D" w14:textId="77777777" w:rsidR="00937D60" w:rsidRPr="00576DD7" w:rsidRDefault="009F3004" w:rsidP="00576DD7">
            <w:pPr>
              <w:spacing w:line="276" w:lineRule="auto"/>
              <w:jc w:val="center"/>
            </w:pPr>
            <w:r w:rsidRPr="00576DD7">
              <w:t>0.7996941</w:t>
            </w:r>
          </w:p>
        </w:tc>
        <w:tc>
          <w:tcPr>
            <w:tcW w:w="2760" w:type="dxa"/>
          </w:tcPr>
          <w:p w14:paraId="3982A491" w14:textId="77777777" w:rsidR="00937D60" w:rsidRPr="00576DD7" w:rsidRDefault="009F3004" w:rsidP="00576DD7">
            <w:pPr>
              <w:spacing w:line="276" w:lineRule="auto"/>
              <w:jc w:val="center"/>
            </w:pPr>
            <w:r w:rsidRPr="00576DD7">
              <w:t>0.782088</w:t>
            </w:r>
          </w:p>
        </w:tc>
        <w:tc>
          <w:tcPr>
            <w:tcW w:w="2880" w:type="dxa"/>
          </w:tcPr>
          <w:p w14:paraId="63F03134" w14:textId="77777777" w:rsidR="00937D60" w:rsidRPr="00576DD7" w:rsidRDefault="009F3004" w:rsidP="00576DD7">
            <w:pPr>
              <w:spacing w:line="276" w:lineRule="auto"/>
              <w:jc w:val="center"/>
            </w:pPr>
            <w:r w:rsidRPr="00576DD7">
              <w:t>0.8173002</w:t>
            </w:r>
          </w:p>
        </w:tc>
      </w:tr>
      <w:tr w:rsidR="00937D60" w14:paraId="11302EED" w14:textId="77777777" w:rsidTr="00606A85">
        <w:trPr>
          <w:trHeight w:val="288"/>
        </w:trPr>
        <w:tc>
          <w:tcPr>
            <w:tcW w:w="960" w:type="dxa"/>
          </w:tcPr>
          <w:p w14:paraId="61B1CBD4" w14:textId="77777777" w:rsidR="00937D60" w:rsidRPr="00576DD7" w:rsidRDefault="009F3004">
            <w:pPr>
              <w:spacing w:line="276" w:lineRule="auto"/>
              <w:jc w:val="right"/>
            </w:pPr>
            <w:r w:rsidRPr="00576DD7">
              <w:t>14</w:t>
            </w:r>
          </w:p>
        </w:tc>
        <w:tc>
          <w:tcPr>
            <w:tcW w:w="2775" w:type="dxa"/>
            <w:gridSpan w:val="2"/>
          </w:tcPr>
          <w:p w14:paraId="7CE57DB2" w14:textId="77777777" w:rsidR="00937D60" w:rsidRPr="00576DD7" w:rsidRDefault="009F3004" w:rsidP="00576DD7">
            <w:pPr>
              <w:spacing w:line="276" w:lineRule="auto"/>
              <w:jc w:val="center"/>
            </w:pPr>
            <w:r w:rsidRPr="00576DD7">
              <w:t>0.7996941</w:t>
            </w:r>
          </w:p>
        </w:tc>
        <w:tc>
          <w:tcPr>
            <w:tcW w:w="2760" w:type="dxa"/>
          </w:tcPr>
          <w:p w14:paraId="0B141545" w14:textId="77777777" w:rsidR="00937D60" w:rsidRPr="00576DD7" w:rsidRDefault="009F3004" w:rsidP="00576DD7">
            <w:pPr>
              <w:spacing w:line="276" w:lineRule="auto"/>
              <w:jc w:val="center"/>
            </w:pPr>
            <w:r w:rsidRPr="00576DD7">
              <w:t>0.782088</w:t>
            </w:r>
          </w:p>
        </w:tc>
        <w:tc>
          <w:tcPr>
            <w:tcW w:w="2880" w:type="dxa"/>
          </w:tcPr>
          <w:p w14:paraId="1C80B86F" w14:textId="77777777" w:rsidR="00937D60" w:rsidRPr="00576DD7" w:rsidRDefault="009F3004" w:rsidP="00576DD7">
            <w:pPr>
              <w:spacing w:line="276" w:lineRule="auto"/>
              <w:jc w:val="center"/>
            </w:pPr>
            <w:r w:rsidRPr="00576DD7">
              <w:t>0.8173002</w:t>
            </w:r>
          </w:p>
        </w:tc>
      </w:tr>
    </w:tbl>
    <w:p w14:paraId="46A3D819" w14:textId="77777777" w:rsidR="00937D60" w:rsidRDefault="009F3004">
      <w:pPr>
        <w:rPr>
          <w:b/>
        </w:rPr>
      </w:pPr>
      <w:r>
        <w:rPr>
          <w:b/>
        </w:rPr>
        <w:lastRenderedPageBreak/>
        <w:t>Figure 6: Kaplan Meier Survival Curve for FGM in Central African Republic</w:t>
      </w:r>
    </w:p>
    <w:p w14:paraId="16A60F80" w14:textId="788F5CE6" w:rsidR="00937D60" w:rsidRDefault="00ED23D9">
      <w:r>
        <w:rPr>
          <w:noProof/>
        </w:rPr>
        <w:drawing>
          <wp:inline distT="0" distB="0" distL="0" distR="0" wp14:anchorId="6BCA011D" wp14:editId="78FB108A">
            <wp:extent cx="5635256" cy="3728750"/>
            <wp:effectExtent l="0" t="0" r="381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t="4394"/>
                    <a:stretch/>
                  </pic:blipFill>
                  <pic:spPr bwMode="auto">
                    <a:xfrm>
                      <a:off x="0" y="0"/>
                      <a:ext cx="5637516" cy="3730245"/>
                    </a:xfrm>
                    <a:prstGeom prst="rect">
                      <a:avLst/>
                    </a:prstGeom>
                    <a:ln>
                      <a:noFill/>
                    </a:ln>
                    <a:extLst>
                      <a:ext uri="{53640926-AAD7-44D8-BBD7-CCE9431645EC}">
                        <a14:shadowObscured xmlns:a14="http://schemas.microsoft.com/office/drawing/2010/main"/>
                      </a:ext>
                    </a:extLst>
                  </pic:spPr>
                </pic:pic>
              </a:graphicData>
            </a:graphic>
          </wp:inline>
        </w:drawing>
      </w:r>
    </w:p>
    <w:tbl>
      <w:tblPr>
        <w:tblW w:w="5000" w:type="pct"/>
        <w:tblCellMar>
          <w:left w:w="0" w:type="dxa"/>
          <w:right w:w="0" w:type="dxa"/>
        </w:tblCellMar>
        <w:tblLook w:val="04A0" w:firstRow="1" w:lastRow="0" w:firstColumn="1" w:lastColumn="0" w:noHBand="0" w:noVBand="1"/>
      </w:tblPr>
      <w:tblGrid>
        <w:gridCol w:w="2021"/>
        <w:gridCol w:w="2269"/>
        <w:gridCol w:w="2535"/>
        <w:gridCol w:w="2535"/>
      </w:tblGrid>
      <w:tr w:rsidR="00535704" w:rsidRPr="00535704" w14:paraId="3B89206F" w14:textId="77777777" w:rsidTr="00535704">
        <w:trPr>
          <w:trHeight w:val="226"/>
        </w:trPr>
        <w:tc>
          <w:tcPr>
            <w:tcW w:w="1079" w:type="pct"/>
            <w:tcBorders>
              <w:top w:val="single" w:sz="8" w:space="0" w:color="000000"/>
              <w:left w:val="nil"/>
              <w:bottom w:val="single" w:sz="8" w:space="0" w:color="000000"/>
              <w:right w:val="nil"/>
            </w:tcBorders>
            <w:shd w:val="clear" w:color="auto" w:fill="auto"/>
            <w:tcMar>
              <w:top w:w="15" w:type="dxa"/>
              <w:left w:w="15" w:type="dxa"/>
              <w:bottom w:w="0" w:type="dxa"/>
              <w:right w:w="15" w:type="dxa"/>
            </w:tcMar>
            <w:vAlign w:val="center"/>
            <w:hideMark/>
          </w:tcPr>
          <w:p w14:paraId="4125081B" w14:textId="77777777" w:rsidR="00535704" w:rsidRPr="00535704" w:rsidRDefault="00535704" w:rsidP="00535704">
            <w:pPr>
              <w:spacing w:after="0" w:line="276" w:lineRule="auto"/>
              <w:jc w:val="center"/>
              <w:rPr>
                <w:color w:val="000000" w:themeColor="text1"/>
              </w:rPr>
            </w:pPr>
            <w:r w:rsidRPr="00535704">
              <w:rPr>
                <w:color w:val="000000" w:themeColor="text1"/>
              </w:rPr>
              <w:t>Study time</w:t>
            </w:r>
          </w:p>
        </w:tc>
        <w:tc>
          <w:tcPr>
            <w:tcW w:w="1212" w:type="pct"/>
            <w:tcBorders>
              <w:top w:val="single" w:sz="8" w:space="0" w:color="000000"/>
              <w:left w:val="nil"/>
              <w:bottom w:val="single" w:sz="8" w:space="0" w:color="000000"/>
              <w:right w:val="nil"/>
            </w:tcBorders>
            <w:shd w:val="clear" w:color="auto" w:fill="auto"/>
            <w:tcMar>
              <w:top w:w="15" w:type="dxa"/>
              <w:left w:w="15" w:type="dxa"/>
              <w:bottom w:w="0" w:type="dxa"/>
              <w:right w:w="15" w:type="dxa"/>
            </w:tcMar>
            <w:vAlign w:val="center"/>
            <w:hideMark/>
          </w:tcPr>
          <w:p w14:paraId="44B4C7F4" w14:textId="77777777" w:rsidR="00535704" w:rsidRPr="00535704" w:rsidRDefault="00535704" w:rsidP="00535704">
            <w:pPr>
              <w:spacing w:after="0" w:line="276" w:lineRule="auto"/>
              <w:jc w:val="center"/>
              <w:rPr>
                <w:color w:val="000000" w:themeColor="text1"/>
              </w:rPr>
            </w:pPr>
            <w:r w:rsidRPr="00535704">
              <w:rPr>
                <w:color w:val="000000" w:themeColor="text1"/>
              </w:rPr>
              <w:t>Point estimate</w:t>
            </w:r>
          </w:p>
        </w:tc>
        <w:tc>
          <w:tcPr>
            <w:tcW w:w="1354" w:type="pct"/>
            <w:tcBorders>
              <w:top w:val="single" w:sz="8" w:space="0" w:color="000000"/>
              <w:left w:val="nil"/>
              <w:bottom w:val="single" w:sz="8" w:space="0" w:color="000000"/>
              <w:right w:val="nil"/>
            </w:tcBorders>
            <w:shd w:val="clear" w:color="auto" w:fill="auto"/>
            <w:tcMar>
              <w:top w:w="15" w:type="dxa"/>
              <w:left w:w="15" w:type="dxa"/>
              <w:bottom w:w="0" w:type="dxa"/>
              <w:right w:w="15" w:type="dxa"/>
            </w:tcMar>
            <w:vAlign w:val="center"/>
            <w:hideMark/>
          </w:tcPr>
          <w:p w14:paraId="6667B4CE" w14:textId="77777777" w:rsidR="00535704" w:rsidRPr="00535704" w:rsidRDefault="00535704" w:rsidP="00535704">
            <w:pPr>
              <w:spacing w:after="0" w:line="276" w:lineRule="auto"/>
              <w:jc w:val="center"/>
              <w:rPr>
                <w:color w:val="000000" w:themeColor="text1"/>
              </w:rPr>
            </w:pPr>
            <w:r w:rsidRPr="00535704">
              <w:rPr>
                <w:color w:val="000000" w:themeColor="text1"/>
              </w:rPr>
              <w:t>Confidence interval (lower)</w:t>
            </w:r>
          </w:p>
        </w:tc>
        <w:tc>
          <w:tcPr>
            <w:tcW w:w="1354" w:type="pct"/>
            <w:tcBorders>
              <w:top w:val="single" w:sz="8" w:space="0" w:color="000000"/>
              <w:left w:val="nil"/>
              <w:bottom w:val="single" w:sz="8" w:space="0" w:color="000000"/>
              <w:right w:val="nil"/>
            </w:tcBorders>
            <w:shd w:val="clear" w:color="auto" w:fill="auto"/>
            <w:tcMar>
              <w:top w:w="15" w:type="dxa"/>
              <w:left w:w="15" w:type="dxa"/>
              <w:bottom w:w="0" w:type="dxa"/>
              <w:right w:w="15" w:type="dxa"/>
            </w:tcMar>
            <w:vAlign w:val="center"/>
            <w:hideMark/>
          </w:tcPr>
          <w:p w14:paraId="33902285" w14:textId="77777777" w:rsidR="00535704" w:rsidRPr="00535704" w:rsidRDefault="00535704" w:rsidP="00535704">
            <w:pPr>
              <w:spacing w:after="0" w:line="276" w:lineRule="auto"/>
              <w:jc w:val="center"/>
              <w:rPr>
                <w:color w:val="000000" w:themeColor="text1"/>
              </w:rPr>
            </w:pPr>
            <w:r w:rsidRPr="00535704">
              <w:rPr>
                <w:color w:val="000000" w:themeColor="text1"/>
              </w:rPr>
              <w:t>Confidence interval (upper)</w:t>
            </w:r>
          </w:p>
        </w:tc>
      </w:tr>
      <w:tr w:rsidR="00535704" w:rsidRPr="00535704" w14:paraId="0E65F131" w14:textId="77777777" w:rsidTr="00535704">
        <w:trPr>
          <w:trHeight w:val="187"/>
        </w:trPr>
        <w:tc>
          <w:tcPr>
            <w:tcW w:w="1079" w:type="pct"/>
            <w:tcBorders>
              <w:top w:val="nil"/>
              <w:left w:val="nil"/>
              <w:bottom w:val="nil"/>
              <w:right w:val="nil"/>
            </w:tcBorders>
            <w:shd w:val="clear" w:color="auto" w:fill="auto"/>
            <w:noWrap/>
            <w:tcMar>
              <w:top w:w="15" w:type="dxa"/>
              <w:left w:w="15" w:type="dxa"/>
              <w:bottom w:w="0" w:type="dxa"/>
              <w:right w:w="15" w:type="dxa"/>
            </w:tcMar>
            <w:vAlign w:val="center"/>
            <w:hideMark/>
          </w:tcPr>
          <w:p w14:paraId="16AE0D2E" w14:textId="77777777" w:rsidR="00535704" w:rsidRPr="00535704" w:rsidRDefault="00535704" w:rsidP="00535704">
            <w:pPr>
              <w:spacing w:after="0" w:line="276" w:lineRule="auto"/>
              <w:jc w:val="center"/>
              <w:rPr>
                <w:color w:val="000000" w:themeColor="text1"/>
              </w:rPr>
            </w:pPr>
            <w:r w:rsidRPr="00535704">
              <w:rPr>
                <w:color w:val="000000" w:themeColor="text1"/>
              </w:rPr>
              <w:t>0</w:t>
            </w:r>
          </w:p>
        </w:tc>
        <w:tc>
          <w:tcPr>
            <w:tcW w:w="1212" w:type="pct"/>
            <w:tcBorders>
              <w:top w:val="nil"/>
              <w:left w:val="nil"/>
              <w:bottom w:val="nil"/>
              <w:right w:val="nil"/>
            </w:tcBorders>
            <w:shd w:val="clear" w:color="auto" w:fill="auto"/>
            <w:noWrap/>
            <w:tcMar>
              <w:top w:w="15" w:type="dxa"/>
              <w:left w:w="15" w:type="dxa"/>
              <w:bottom w:w="0" w:type="dxa"/>
              <w:right w:w="15" w:type="dxa"/>
            </w:tcMar>
            <w:vAlign w:val="bottom"/>
            <w:hideMark/>
          </w:tcPr>
          <w:p w14:paraId="2E3C62CC" w14:textId="77777777" w:rsidR="00535704" w:rsidRPr="00535704" w:rsidRDefault="00535704" w:rsidP="00535704">
            <w:pPr>
              <w:spacing w:after="0" w:line="276" w:lineRule="auto"/>
              <w:jc w:val="center"/>
              <w:rPr>
                <w:color w:val="000000" w:themeColor="text1"/>
              </w:rPr>
            </w:pPr>
            <w:r w:rsidRPr="00535704">
              <w:rPr>
                <w:color w:val="000000" w:themeColor="text1"/>
              </w:rPr>
              <w:t>1</w:t>
            </w:r>
          </w:p>
        </w:tc>
        <w:tc>
          <w:tcPr>
            <w:tcW w:w="1354" w:type="pct"/>
            <w:tcBorders>
              <w:top w:val="nil"/>
              <w:left w:val="nil"/>
              <w:bottom w:val="nil"/>
              <w:right w:val="nil"/>
            </w:tcBorders>
            <w:shd w:val="clear" w:color="auto" w:fill="auto"/>
            <w:noWrap/>
            <w:tcMar>
              <w:top w:w="15" w:type="dxa"/>
              <w:left w:w="15" w:type="dxa"/>
              <w:bottom w:w="0" w:type="dxa"/>
              <w:right w:w="15" w:type="dxa"/>
            </w:tcMar>
            <w:vAlign w:val="center"/>
            <w:hideMark/>
          </w:tcPr>
          <w:p w14:paraId="5DA6F1B7" w14:textId="77777777" w:rsidR="00535704" w:rsidRPr="00535704" w:rsidRDefault="00535704" w:rsidP="00535704">
            <w:pPr>
              <w:spacing w:after="0" w:line="276" w:lineRule="auto"/>
              <w:jc w:val="center"/>
              <w:rPr>
                <w:color w:val="000000" w:themeColor="text1"/>
              </w:rPr>
            </w:pPr>
            <w:r w:rsidRPr="00535704">
              <w:rPr>
                <w:color w:val="000000" w:themeColor="text1"/>
              </w:rPr>
              <w:t>1</w:t>
            </w:r>
          </w:p>
        </w:tc>
        <w:tc>
          <w:tcPr>
            <w:tcW w:w="1354" w:type="pct"/>
            <w:tcBorders>
              <w:top w:val="nil"/>
              <w:left w:val="nil"/>
              <w:bottom w:val="nil"/>
              <w:right w:val="nil"/>
            </w:tcBorders>
            <w:shd w:val="clear" w:color="auto" w:fill="auto"/>
            <w:noWrap/>
            <w:tcMar>
              <w:top w:w="15" w:type="dxa"/>
              <w:left w:w="15" w:type="dxa"/>
              <w:bottom w:w="0" w:type="dxa"/>
              <w:right w:w="15" w:type="dxa"/>
            </w:tcMar>
            <w:vAlign w:val="bottom"/>
            <w:hideMark/>
          </w:tcPr>
          <w:p w14:paraId="6893EFDD" w14:textId="77777777" w:rsidR="00535704" w:rsidRPr="00535704" w:rsidRDefault="00535704" w:rsidP="00535704">
            <w:pPr>
              <w:spacing w:after="0" w:line="276" w:lineRule="auto"/>
              <w:jc w:val="center"/>
              <w:rPr>
                <w:color w:val="000000" w:themeColor="text1"/>
              </w:rPr>
            </w:pPr>
            <w:r w:rsidRPr="00535704">
              <w:rPr>
                <w:color w:val="000000" w:themeColor="text1"/>
              </w:rPr>
              <w:t>1</w:t>
            </w:r>
          </w:p>
        </w:tc>
      </w:tr>
      <w:tr w:rsidR="00535704" w:rsidRPr="00535704" w14:paraId="3BB7AFFE" w14:textId="77777777" w:rsidTr="00535704">
        <w:trPr>
          <w:trHeight w:val="72"/>
        </w:trPr>
        <w:tc>
          <w:tcPr>
            <w:tcW w:w="1079" w:type="pct"/>
            <w:tcBorders>
              <w:top w:val="nil"/>
              <w:left w:val="nil"/>
              <w:bottom w:val="nil"/>
              <w:right w:val="nil"/>
            </w:tcBorders>
            <w:shd w:val="clear" w:color="auto" w:fill="auto"/>
            <w:noWrap/>
            <w:tcMar>
              <w:top w:w="15" w:type="dxa"/>
              <w:left w:w="15" w:type="dxa"/>
              <w:bottom w:w="0" w:type="dxa"/>
              <w:right w:w="15" w:type="dxa"/>
            </w:tcMar>
            <w:vAlign w:val="center"/>
            <w:hideMark/>
          </w:tcPr>
          <w:p w14:paraId="77E29A99" w14:textId="77777777" w:rsidR="00535704" w:rsidRPr="00535704" w:rsidRDefault="00535704" w:rsidP="00535704">
            <w:pPr>
              <w:spacing w:after="0" w:line="276" w:lineRule="auto"/>
              <w:jc w:val="center"/>
              <w:rPr>
                <w:color w:val="000000" w:themeColor="text1"/>
              </w:rPr>
            </w:pPr>
            <w:r w:rsidRPr="00535704">
              <w:rPr>
                <w:color w:val="000000" w:themeColor="text1"/>
              </w:rPr>
              <w:t>1</w:t>
            </w:r>
          </w:p>
        </w:tc>
        <w:tc>
          <w:tcPr>
            <w:tcW w:w="1212" w:type="pct"/>
            <w:tcBorders>
              <w:top w:val="nil"/>
              <w:left w:val="nil"/>
              <w:bottom w:val="nil"/>
              <w:right w:val="nil"/>
            </w:tcBorders>
            <w:shd w:val="clear" w:color="auto" w:fill="auto"/>
            <w:noWrap/>
            <w:tcMar>
              <w:top w:w="15" w:type="dxa"/>
              <w:left w:w="15" w:type="dxa"/>
              <w:bottom w:w="0" w:type="dxa"/>
              <w:right w:w="15" w:type="dxa"/>
            </w:tcMar>
            <w:vAlign w:val="bottom"/>
            <w:hideMark/>
          </w:tcPr>
          <w:p w14:paraId="4B51C975" w14:textId="77777777" w:rsidR="00535704" w:rsidRPr="00535704" w:rsidRDefault="00535704" w:rsidP="00535704">
            <w:pPr>
              <w:spacing w:after="0" w:line="276" w:lineRule="auto"/>
              <w:jc w:val="center"/>
              <w:rPr>
                <w:color w:val="000000" w:themeColor="text1"/>
              </w:rPr>
            </w:pPr>
            <w:r w:rsidRPr="00535704">
              <w:rPr>
                <w:color w:val="000000" w:themeColor="text1"/>
              </w:rPr>
              <w:t>1</w:t>
            </w:r>
          </w:p>
        </w:tc>
        <w:tc>
          <w:tcPr>
            <w:tcW w:w="1354" w:type="pct"/>
            <w:tcBorders>
              <w:top w:val="nil"/>
              <w:left w:val="nil"/>
              <w:bottom w:val="nil"/>
              <w:right w:val="nil"/>
            </w:tcBorders>
            <w:shd w:val="clear" w:color="auto" w:fill="auto"/>
            <w:noWrap/>
            <w:tcMar>
              <w:top w:w="15" w:type="dxa"/>
              <w:left w:w="15" w:type="dxa"/>
              <w:bottom w:w="0" w:type="dxa"/>
              <w:right w:w="15" w:type="dxa"/>
            </w:tcMar>
            <w:vAlign w:val="center"/>
            <w:hideMark/>
          </w:tcPr>
          <w:p w14:paraId="1BAA5A4F" w14:textId="77777777" w:rsidR="00535704" w:rsidRPr="00535704" w:rsidRDefault="00535704" w:rsidP="00535704">
            <w:pPr>
              <w:spacing w:after="0" w:line="276" w:lineRule="auto"/>
              <w:jc w:val="center"/>
              <w:rPr>
                <w:color w:val="000000" w:themeColor="text1"/>
              </w:rPr>
            </w:pPr>
            <w:r w:rsidRPr="00535704">
              <w:rPr>
                <w:color w:val="000000" w:themeColor="text1"/>
              </w:rPr>
              <w:t>1</w:t>
            </w:r>
          </w:p>
        </w:tc>
        <w:tc>
          <w:tcPr>
            <w:tcW w:w="1354" w:type="pct"/>
            <w:tcBorders>
              <w:top w:val="nil"/>
              <w:left w:val="nil"/>
              <w:bottom w:val="nil"/>
              <w:right w:val="nil"/>
            </w:tcBorders>
            <w:shd w:val="clear" w:color="auto" w:fill="auto"/>
            <w:noWrap/>
            <w:tcMar>
              <w:top w:w="15" w:type="dxa"/>
              <w:left w:w="15" w:type="dxa"/>
              <w:bottom w:w="0" w:type="dxa"/>
              <w:right w:w="15" w:type="dxa"/>
            </w:tcMar>
            <w:vAlign w:val="bottom"/>
            <w:hideMark/>
          </w:tcPr>
          <w:p w14:paraId="71574324" w14:textId="77777777" w:rsidR="00535704" w:rsidRPr="00535704" w:rsidRDefault="00535704" w:rsidP="00535704">
            <w:pPr>
              <w:spacing w:after="0" w:line="276" w:lineRule="auto"/>
              <w:jc w:val="center"/>
              <w:rPr>
                <w:color w:val="000000" w:themeColor="text1"/>
              </w:rPr>
            </w:pPr>
            <w:r w:rsidRPr="00535704">
              <w:rPr>
                <w:color w:val="000000" w:themeColor="text1"/>
              </w:rPr>
              <w:t>1</w:t>
            </w:r>
          </w:p>
        </w:tc>
      </w:tr>
      <w:tr w:rsidR="00535704" w:rsidRPr="00535704" w14:paraId="7AC81E5F" w14:textId="77777777" w:rsidTr="00535704">
        <w:trPr>
          <w:trHeight w:val="192"/>
        </w:trPr>
        <w:tc>
          <w:tcPr>
            <w:tcW w:w="1079" w:type="pct"/>
            <w:tcBorders>
              <w:top w:val="nil"/>
              <w:left w:val="nil"/>
              <w:bottom w:val="nil"/>
              <w:right w:val="nil"/>
            </w:tcBorders>
            <w:shd w:val="clear" w:color="auto" w:fill="auto"/>
            <w:noWrap/>
            <w:tcMar>
              <w:top w:w="15" w:type="dxa"/>
              <w:left w:w="15" w:type="dxa"/>
              <w:bottom w:w="0" w:type="dxa"/>
              <w:right w:w="15" w:type="dxa"/>
            </w:tcMar>
            <w:vAlign w:val="center"/>
            <w:hideMark/>
          </w:tcPr>
          <w:p w14:paraId="10E77D1E" w14:textId="77777777" w:rsidR="00535704" w:rsidRPr="00535704" w:rsidRDefault="00535704" w:rsidP="00535704">
            <w:pPr>
              <w:spacing w:after="0" w:line="276" w:lineRule="auto"/>
              <w:jc w:val="center"/>
              <w:rPr>
                <w:color w:val="000000" w:themeColor="text1"/>
              </w:rPr>
            </w:pPr>
            <w:r w:rsidRPr="00535704">
              <w:rPr>
                <w:color w:val="000000" w:themeColor="text1"/>
              </w:rPr>
              <w:t>2</w:t>
            </w:r>
          </w:p>
        </w:tc>
        <w:tc>
          <w:tcPr>
            <w:tcW w:w="1212" w:type="pct"/>
            <w:tcBorders>
              <w:top w:val="nil"/>
              <w:left w:val="nil"/>
              <w:bottom w:val="nil"/>
              <w:right w:val="nil"/>
            </w:tcBorders>
            <w:shd w:val="clear" w:color="auto" w:fill="auto"/>
            <w:noWrap/>
            <w:tcMar>
              <w:top w:w="15" w:type="dxa"/>
              <w:left w:w="15" w:type="dxa"/>
              <w:bottom w:w="0" w:type="dxa"/>
              <w:right w:w="15" w:type="dxa"/>
            </w:tcMar>
            <w:vAlign w:val="bottom"/>
            <w:hideMark/>
          </w:tcPr>
          <w:p w14:paraId="1BB79336" w14:textId="77777777" w:rsidR="00535704" w:rsidRPr="00535704" w:rsidRDefault="00535704" w:rsidP="00535704">
            <w:pPr>
              <w:spacing w:after="0" w:line="276" w:lineRule="auto"/>
              <w:jc w:val="center"/>
              <w:rPr>
                <w:color w:val="000000" w:themeColor="text1"/>
              </w:rPr>
            </w:pPr>
            <w:r w:rsidRPr="00535704">
              <w:rPr>
                <w:color w:val="000000" w:themeColor="text1"/>
              </w:rPr>
              <w:t>0.999779</w:t>
            </w:r>
          </w:p>
        </w:tc>
        <w:tc>
          <w:tcPr>
            <w:tcW w:w="1354" w:type="pct"/>
            <w:tcBorders>
              <w:top w:val="nil"/>
              <w:left w:val="nil"/>
              <w:bottom w:val="nil"/>
              <w:right w:val="nil"/>
            </w:tcBorders>
            <w:shd w:val="clear" w:color="auto" w:fill="auto"/>
            <w:noWrap/>
            <w:tcMar>
              <w:top w:w="15" w:type="dxa"/>
              <w:left w:w="15" w:type="dxa"/>
              <w:bottom w:w="0" w:type="dxa"/>
              <w:right w:w="15" w:type="dxa"/>
            </w:tcMar>
            <w:vAlign w:val="center"/>
            <w:hideMark/>
          </w:tcPr>
          <w:p w14:paraId="6C9731A4" w14:textId="77777777" w:rsidR="00535704" w:rsidRPr="00535704" w:rsidRDefault="00535704" w:rsidP="00535704">
            <w:pPr>
              <w:spacing w:after="0" w:line="276" w:lineRule="auto"/>
              <w:jc w:val="center"/>
              <w:rPr>
                <w:color w:val="000000" w:themeColor="text1"/>
              </w:rPr>
            </w:pPr>
            <w:r w:rsidRPr="00535704">
              <w:rPr>
                <w:color w:val="000000" w:themeColor="text1"/>
              </w:rPr>
              <w:t>0.99956</w:t>
            </w:r>
          </w:p>
        </w:tc>
        <w:tc>
          <w:tcPr>
            <w:tcW w:w="1354" w:type="pct"/>
            <w:tcBorders>
              <w:top w:val="nil"/>
              <w:left w:val="nil"/>
              <w:bottom w:val="nil"/>
              <w:right w:val="nil"/>
            </w:tcBorders>
            <w:shd w:val="clear" w:color="auto" w:fill="auto"/>
            <w:noWrap/>
            <w:tcMar>
              <w:top w:w="15" w:type="dxa"/>
              <w:left w:w="15" w:type="dxa"/>
              <w:bottom w:w="0" w:type="dxa"/>
              <w:right w:w="15" w:type="dxa"/>
            </w:tcMar>
            <w:vAlign w:val="bottom"/>
            <w:hideMark/>
          </w:tcPr>
          <w:p w14:paraId="7F58552A" w14:textId="77777777" w:rsidR="00535704" w:rsidRPr="00535704" w:rsidRDefault="00535704" w:rsidP="00535704">
            <w:pPr>
              <w:spacing w:after="0" w:line="276" w:lineRule="auto"/>
              <w:jc w:val="center"/>
              <w:rPr>
                <w:color w:val="000000" w:themeColor="text1"/>
              </w:rPr>
            </w:pPr>
            <w:r w:rsidRPr="00535704">
              <w:rPr>
                <w:color w:val="000000" w:themeColor="text1"/>
              </w:rPr>
              <w:t>1</w:t>
            </w:r>
          </w:p>
        </w:tc>
      </w:tr>
      <w:tr w:rsidR="00535704" w:rsidRPr="00535704" w14:paraId="165BCB69" w14:textId="77777777" w:rsidTr="00535704">
        <w:trPr>
          <w:trHeight w:val="174"/>
        </w:trPr>
        <w:tc>
          <w:tcPr>
            <w:tcW w:w="1079" w:type="pct"/>
            <w:tcBorders>
              <w:top w:val="nil"/>
              <w:left w:val="nil"/>
              <w:bottom w:val="nil"/>
              <w:right w:val="nil"/>
            </w:tcBorders>
            <w:shd w:val="clear" w:color="auto" w:fill="auto"/>
            <w:noWrap/>
            <w:tcMar>
              <w:top w:w="15" w:type="dxa"/>
              <w:left w:w="15" w:type="dxa"/>
              <w:bottom w:w="0" w:type="dxa"/>
              <w:right w:w="15" w:type="dxa"/>
            </w:tcMar>
            <w:vAlign w:val="center"/>
            <w:hideMark/>
          </w:tcPr>
          <w:p w14:paraId="6A4214ED" w14:textId="77777777" w:rsidR="00535704" w:rsidRPr="00535704" w:rsidRDefault="00535704" w:rsidP="00535704">
            <w:pPr>
              <w:spacing w:after="0" w:line="276" w:lineRule="auto"/>
              <w:jc w:val="center"/>
              <w:rPr>
                <w:color w:val="000000" w:themeColor="text1"/>
              </w:rPr>
            </w:pPr>
            <w:r w:rsidRPr="00535704">
              <w:rPr>
                <w:color w:val="000000" w:themeColor="text1"/>
              </w:rPr>
              <w:t>3</w:t>
            </w:r>
          </w:p>
        </w:tc>
        <w:tc>
          <w:tcPr>
            <w:tcW w:w="1212" w:type="pct"/>
            <w:tcBorders>
              <w:top w:val="nil"/>
              <w:left w:val="nil"/>
              <w:bottom w:val="nil"/>
              <w:right w:val="nil"/>
            </w:tcBorders>
            <w:shd w:val="clear" w:color="auto" w:fill="auto"/>
            <w:noWrap/>
            <w:tcMar>
              <w:top w:w="15" w:type="dxa"/>
              <w:left w:w="15" w:type="dxa"/>
              <w:bottom w:w="0" w:type="dxa"/>
              <w:right w:w="15" w:type="dxa"/>
            </w:tcMar>
            <w:vAlign w:val="bottom"/>
            <w:hideMark/>
          </w:tcPr>
          <w:p w14:paraId="0429B007" w14:textId="77777777" w:rsidR="00535704" w:rsidRPr="00535704" w:rsidRDefault="00535704" w:rsidP="00535704">
            <w:pPr>
              <w:spacing w:after="0" w:line="276" w:lineRule="auto"/>
              <w:jc w:val="center"/>
              <w:rPr>
                <w:color w:val="000000" w:themeColor="text1"/>
              </w:rPr>
            </w:pPr>
            <w:r w:rsidRPr="00535704">
              <w:rPr>
                <w:color w:val="000000" w:themeColor="text1"/>
              </w:rPr>
              <w:t>0.999686</w:t>
            </w:r>
          </w:p>
        </w:tc>
        <w:tc>
          <w:tcPr>
            <w:tcW w:w="1354" w:type="pct"/>
            <w:tcBorders>
              <w:top w:val="nil"/>
              <w:left w:val="nil"/>
              <w:bottom w:val="nil"/>
              <w:right w:val="nil"/>
            </w:tcBorders>
            <w:shd w:val="clear" w:color="auto" w:fill="auto"/>
            <w:noWrap/>
            <w:tcMar>
              <w:top w:w="15" w:type="dxa"/>
              <w:left w:w="15" w:type="dxa"/>
              <w:bottom w:w="0" w:type="dxa"/>
              <w:right w:w="15" w:type="dxa"/>
            </w:tcMar>
            <w:vAlign w:val="center"/>
            <w:hideMark/>
          </w:tcPr>
          <w:p w14:paraId="4E52AD8C" w14:textId="77777777" w:rsidR="00535704" w:rsidRPr="00535704" w:rsidRDefault="00535704" w:rsidP="00535704">
            <w:pPr>
              <w:spacing w:after="0" w:line="276" w:lineRule="auto"/>
              <w:jc w:val="center"/>
              <w:rPr>
                <w:color w:val="000000" w:themeColor="text1"/>
              </w:rPr>
            </w:pPr>
            <w:r w:rsidRPr="00535704">
              <w:rPr>
                <w:color w:val="000000" w:themeColor="text1"/>
              </w:rPr>
              <w:t>0.99937</w:t>
            </w:r>
          </w:p>
        </w:tc>
        <w:tc>
          <w:tcPr>
            <w:tcW w:w="1354" w:type="pct"/>
            <w:tcBorders>
              <w:top w:val="nil"/>
              <w:left w:val="nil"/>
              <w:bottom w:val="nil"/>
              <w:right w:val="nil"/>
            </w:tcBorders>
            <w:shd w:val="clear" w:color="auto" w:fill="auto"/>
            <w:noWrap/>
            <w:tcMar>
              <w:top w:w="15" w:type="dxa"/>
              <w:left w:w="15" w:type="dxa"/>
              <w:bottom w:w="0" w:type="dxa"/>
              <w:right w:w="15" w:type="dxa"/>
            </w:tcMar>
            <w:vAlign w:val="bottom"/>
            <w:hideMark/>
          </w:tcPr>
          <w:p w14:paraId="54D8A5C1" w14:textId="77777777" w:rsidR="00535704" w:rsidRPr="00535704" w:rsidRDefault="00535704" w:rsidP="00535704">
            <w:pPr>
              <w:spacing w:after="0" w:line="276" w:lineRule="auto"/>
              <w:jc w:val="center"/>
              <w:rPr>
                <w:color w:val="000000" w:themeColor="text1"/>
              </w:rPr>
            </w:pPr>
            <w:r w:rsidRPr="00535704">
              <w:rPr>
                <w:color w:val="000000" w:themeColor="text1"/>
              </w:rPr>
              <w:t>1</w:t>
            </w:r>
          </w:p>
        </w:tc>
      </w:tr>
      <w:tr w:rsidR="00535704" w:rsidRPr="00535704" w14:paraId="6D87BE39" w14:textId="77777777" w:rsidTr="00535704">
        <w:trPr>
          <w:trHeight w:val="300"/>
        </w:trPr>
        <w:tc>
          <w:tcPr>
            <w:tcW w:w="1079" w:type="pct"/>
            <w:tcBorders>
              <w:top w:val="nil"/>
              <w:left w:val="nil"/>
              <w:bottom w:val="nil"/>
              <w:right w:val="nil"/>
            </w:tcBorders>
            <w:shd w:val="clear" w:color="auto" w:fill="auto"/>
            <w:noWrap/>
            <w:tcMar>
              <w:top w:w="15" w:type="dxa"/>
              <w:left w:w="15" w:type="dxa"/>
              <w:bottom w:w="0" w:type="dxa"/>
              <w:right w:w="15" w:type="dxa"/>
            </w:tcMar>
            <w:vAlign w:val="center"/>
            <w:hideMark/>
          </w:tcPr>
          <w:p w14:paraId="5A973D01" w14:textId="77777777" w:rsidR="00535704" w:rsidRPr="00535704" w:rsidRDefault="00535704" w:rsidP="00535704">
            <w:pPr>
              <w:spacing w:after="0" w:line="276" w:lineRule="auto"/>
              <w:jc w:val="center"/>
              <w:rPr>
                <w:color w:val="000000" w:themeColor="text1"/>
              </w:rPr>
            </w:pPr>
            <w:r w:rsidRPr="00535704">
              <w:rPr>
                <w:color w:val="000000" w:themeColor="text1"/>
              </w:rPr>
              <w:t>4</w:t>
            </w:r>
          </w:p>
        </w:tc>
        <w:tc>
          <w:tcPr>
            <w:tcW w:w="1212" w:type="pct"/>
            <w:tcBorders>
              <w:top w:val="nil"/>
              <w:left w:val="nil"/>
              <w:bottom w:val="nil"/>
              <w:right w:val="nil"/>
            </w:tcBorders>
            <w:shd w:val="clear" w:color="auto" w:fill="auto"/>
            <w:noWrap/>
            <w:tcMar>
              <w:top w:w="15" w:type="dxa"/>
              <w:left w:w="15" w:type="dxa"/>
              <w:bottom w:w="0" w:type="dxa"/>
              <w:right w:w="15" w:type="dxa"/>
            </w:tcMar>
            <w:vAlign w:val="bottom"/>
            <w:hideMark/>
          </w:tcPr>
          <w:p w14:paraId="770C429A" w14:textId="77777777" w:rsidR="00535704" w:rsidRPr="00535704" w:rsidRDefault="00535704" w:rsidP="00535704">
            <w:pPr>
              <w:spacing w:after="0" w:line="276" w:lineRule="auto"/>
              <w:jc w:val="center"/>
              <w:rPr>
                <w:color w:val="000000" w:themeColor="text1"/>
              </w:rPr>
            </w:pPr>
            <w:r w:rsidRPr="00535704">
              <w:rPr>
                <w:color w:val="000000" w:themeColor="text1"/>
              </w:rPr>
              <w:t>0.999639</w:t>
            </w:r>
          </w:p>
        </w:tc>
        <w:tc>
          <w:tcPr>
            <w:tcW w:w="1354" w:type="pct"/>
            <w:tcBorders>
              <w:top w:val="nil"/>
              <w:left w:val="nil"/>
              <w:bottom w:val="nil"/>
              <w:right w:val="nil"/>
            </w:tcBorders>
            <w:shd w:val="clear" w:color="auto" w:fill="auto"/>
            <w:noWrap/>
            <w:tcMar>
              <w:top w:w="15" w:type="dxa"/>
              <w:left w:w="15" w:type="dxa"/>
              <w:bottom w:w="0" w:type="dxa"/>
              <w:right w:w="15" w:type="dxa"/>
            </w:tcMar>
            <w:vAlign w:val="center"/>
            <w:hideMark/>
          </w:tcPr>
          <w:p w14:paraId="2C63F5B9" w14:textId="77777777" w:rsidR="00535704" w:rsidRPr="00535704" w:rsidRDefault="00535704" w:rsidP="00535704">
            <w:pPr>
              <w:spacing w:after="0" w:line="276" w:lineRule="auto"/>
              <w:jc w:val="center"/>
              <w:rPr>
                <w:color w:val="000000" w:themeColor="text1"/>
              </w:rPr>
            </w:pPr>
            <w:r w:rsidRPr="00535704">
              <w:rPr>
                <w:color w:val="000000" w:themeColor="text1"/>
              </w:rPr>
              <w:t>0.99928</w:t>
            </w:r>
          </w:p>
        </w:tc>
        <w:tc>
          <w:tcPr>
            <w:tcW w:w="1354" w:type="pct"/>
            <w:tcBorders>
              <w:top w:val="nil"/>
              <w:left w:val="nil"/>
              <w:bottom w:val="nil"/>
              <w:right w:val="nil"/>
            </w:tcBorders>
            <w:shd w:val="clear" w:color="auto" w:fill="auto"/>
            <w:noWrap/>
            <w:tcMar>
              <w:top w:w="15" w:type="dxa"/>
              <w:left w:w="15" w:type="dxa"/>
              <w:bottom w:w="0" w:type="dxa"/>
              <w:right w:w="15" w:type="dxa"/>
            </w:tcMar>
            <w:vAlign w:val="bottom"/>
            <w:hideMark/>
          </w:tcPr>
          <w:p w14:paraId="11D683B7" w14:textId="77777777" w:rsidR="00535704" w:rsidRPr="00535704" w:rsidRDefault="00535704" w:rsidP="00535704">
            <w:pPr>
              <w:spacing w:after="0" w:line="276" w:lineRule="auto"/>
              <w:jc w:val="center"/>
              <w:rPr>
                <w:color w:val="000000" w:themeColor="text1"/>
              </w:rPr>
            </w:pPr>
            <w:r w:rsidRPr="00535704">
              <w:rPr>
                <w:color w:val="000000" w:themeColor="text1"/>
              </w:rPr>
              <w:t>1</w:t>
            </w:r>
          </w:p>
        </w:tc>
      </w:tr>
      <w:tr w:rsidR="00535704" w:rsidRPr="00535704" w14:paraId="6FEDEBF2" w14:textId="77777777" w:rsidTr="00535704">
        <w:trPr>
          <w:trHeight w:val="282"/>
        </w:trPr>
        <w:tc>
          <w:tcPr>
            <w:tcW w:w="1079" w:type="pct"/>
            <w:tcBorders>
              <w:top w:val="nil"/>
              <w:left w:val="nil"/>
              <w:bottom w:val="nil"/>
              <w:right w:val="nil"/>
            </w:tcBorders>
            <w:shd w:val="clear" w:color="auto" w:fill="auto"/>
            <w:noWrap/>
            <w:tcMar>
              <w:top w:w="15" w:type="dxa"/>
              <w:left w:w="15" w:type="dxa"/>
              <w:bottom w:w="0" w:type="dxa"/>
              <w:right w:w="15" w:type="dxa"/>
            </w:tcMar>
            <w:vAlign w:val="center"/>
            <w:hideMark/>
          </w:tcPr>
          <w:p w14:paraId="0B997A22" w14:textId="77777777" w:rsidR="00535704" w:rsidRPr="00535704" w:rsidRDefault="00535704" w:rsidP="00535704">
            <w:pPr>
              <w:spacing w:after="0" w:line="276" w:lineRule="auto"/>
              <w:jc w:val="center"/>
              <w:rPr>
                <w:color w:val="000000" w:themeColor="text1"/>
              </w:rPr>
            </w:pPr>
            <w:r w:rsidRPr="00535704">
              <w:rPr>
                <w:color w:val="000000" w:themeColor="text1"/>
              </w:rPr>
              <w:t>5</w:t>
            </w:r>
          </w:p>
        </w:tc>
        <w:tc>
          <w:tcPr>
            <w:tcW w:w="1212" w:type="pct"/>
            <w:tcBorders>
              <w:top w:val="nil"/>
              <w:left w:val="nil"/>
              <w:bottom w:val="nil"/>
              <w:right w:val="nil"/>
            </w:tcBorders>
            <w:shd w:val="clear" w:color="auto" w:fill="auto"/>
            <w:noWrap/>
            <w:tcMar>
              <w:top w:w="15" w:type="dxa"/>
              <w:left w:w="15" w:type="dxa"/>
              <w:bottom w:w="0" w:type="dxa"/>
              <w:right w:w="15" w:type="dxa"/>
            </w:tcMar>
            <w:vAlign w:val="bottom"/>
            <w:hideMark/>
          </w:tcPr>
          <w:p w14:paraId="19EF33B6" w14:textId="77777777" w:rsidR="00535704" w:rsidRPr="00535704" w:rsidRDefault="00535704" w:rsidP="00535704">
            <w:pPr>
              <w:spacing w:after="0" w:line="276" w:lineRule="auto"/>
              <w:jc w:val="center"/>
              <w:rPr>
                <w:color w:val="000000" w:themeColor="text1"/>
              </w:rPr>
            </w:pPr>
            <w:r w:rsidRPr="00535704">
              <w:rPr>
                <w:color w:val="000000" w:themeColor="text1"/>
              </w:rPr>
              <w:t>0.998258</w:t>
            </w:r>
          </w:p>
        </w:tc>
        <w:tc>
          <w:tcPr>
            <w:tcW w:w="1354" w:type="pct"/>
            <w:tcBorders>
              <w:top w:val="nil"/>
              <w:left w:val="nil"/>
              <w:bottom w:val="nil"/>
              <w:right w:val="nil"/>
            </w:tcBorders>
            <w:shd w:val="clear" w:color="auto" w:fill="auto"/>
            <w:noWrap/>
            <w:tcMar>
              <w:top w:w="15" w:type="dxa"/>
              <w:left w:w="15" w:type="dxa"/>
              <w:bottom w:w="0" w:type="dxa"/>
              <w:right w:w="15" w:type="dxa"/>
            </w:tcMar>
            <w:vAlign w:val="center"/>
            <w:hideMark/>
          </w:tcPr>
          <w:p w14:paraId="089F79EE" w14:textId="77777777" w:rsidR="00535704" w:rsidRPr="00535704" w:rsidRDefault="00535704" w:rsidP="00535704">
            <w:pPr>
              <w:spacing w:after="0" w:line="276" w:lineRule="auto"/>
              <w:jc w:val="center"/>
              <w:rPr>
                <w:color w:val="000000" w:themeColor="text1"/>
              </w:rPr>
            </w:pPr>
            <w:r w:rsidRPr="00535704">
              <w:rPr>
                <w:color w:val="000000" w:themeColor="text1"/>
              </w:rPr>
              <w:t>0.99662</w:t>
            </w:r>
          </w:p>
        </w:tc>
        <w:tc>
          <w:tcPr>
            <w:tcW w:w="1354" w:type="pct"/>
            <w:tcBorders>
              <w:top w:val="nil"/>
              <w:left w:val="nil"/>
              <w:bottom w:val="nil"/>
              <w:right w:val="nil"/>
            </w:tcBorders>
            <w:shd w:val="clear" w:color="auto" w:fill="auto"/>
            <w:noWrap/>
            <w:tcMar>
              <w:top w:w="15" w:type="dxa"/>
              <w:left w:w="15" w:type="dxa"/>
              <w:bottom w:w="0" w:type="dxa"/>
              <w:right w:w="15" w:type="dxa"/>
            </w:tcMar>
            <w:vAlign w:val="bottom"/>
            <w:hideMark/>
          </w:tcPr>
          <w:p w14:paraId="69154466" w14:textId="77777777" w:rsidR="00535704" w:rsidRPr="00535704" w:rsidRDefault="00535704" w:rsidP="00535704">
            <w:pPr>
              <w:spacing w:after="0" w:line="276" w:lineRule="auto"/>
              <w:jc w:val="center"/>
              <w:rPr>
                <w:color w:val="000000" w:themeColor="text1"/>
              </w:rPr>
            </w:pPr>
            <w:r w:rsidRPr="00535704">
              <w:rPr>
                <w:color w:val="000000" w:themeColor="text1"/>
              </w:rPr>
              <w:t>0.999891</w:t>
            </w:r>
          </w:p>
        </w:tc>
      </w:tr>
      <w:tr w:rsidR="00535704" w:rsidRPr="00535704" w14:paraId="568DD3EC" w14:textId="77777777" w:rsidTr="00535704">
        <w:trPr>
          <w:trHeight w:val="75"/>
        </w:trPr>
        <w:tc>
          <w:tcPr>
            <w:tcW w:w="1079" w:type="pct"/>
            <w:tcBorders>
              <w:top w:val="nil"/>
              <w:left w:val="nil"/>
              <w:bottom w:val="nil"/>
              <w:right w:val="nil"/>
            </w:tcBorders>
            <w:shd w:val="clear" w:color="auto" w:fill="auto"/>
            <w:noWrap/>
            <w:tcMar>
              <w:top w:w="15" w:type="dxa"/>
              <w:left w:w="15" w:type="dxa"/>
              <w:bottom w:w="0" w:type="dxa"/>
              <w:right w:w="15" w:type="dxa"/>
            </w:tcMar>
            <w:vAlign w:val="center"/>
            <w:hideMark/>
          </w:tcPr>
          <w:p w14:paraId="15819C87" w14:textId="77777777" w:rsidR="00535704" w:rsidRPr="00535704" w:rsidRDefault="00535704" w:rsidP="00535704">
            <w:pPr>
              <w:spacing w:after="0" w:line="276" w:lineRule="auto"/>
              <w:jc w:val="center"/>
              <w:rPr>
                <w:color w:val="000000" w:themeColor="text1"/>
              </w:rPr>
            </w:pPr>
            <w:r w:rsidRPr="00535704">
              <w:rPr>
                <w:color w:val="000000" w:themeColor="text1"/>
              </w:rPr>
              <w:t>6</w:t>
            </w:r>
          </w:p>
        </w:tc>
        <w:tc>
          <w:tcPr>
            <w:tcW w:w="1212" w:type="pct"/>
            <w:tcBorders>
              <w:top w:val="nil"/>
              <w:left w:val="nil"/>
              <w:bottom w:val="nil"/>
              <w:right w:val="nil"/>
            </w:tcBorders>
            <w:shd w:val="clear" w:color="auto" w:fill="auto"/>
            <w:noWrap/>
            <w:tcMar>
              <w:top w:w="15" w:type="dxa"/>
              <w:left w:w="15" w:type="dxa"/>
              <w:bottom w:w="0" w:type="dxa"/>
              <w:right w:w="15" w:type="dxa"/>
            </w:tcMar>
            <w:vAlign w:val="bottom"/>
            <w:hideMark/>
          </w:tcPr>
          <w:p w14:paraId="285E9307" w14:textId="77777777" w:rsidR="00535704" w:rsidRPr="00535704" w:rsidRDefault="00535704" w:rsidP="00535704">
            <w:pPr>
              <w:spacing w:after="0" w:line="276" w:lineRule="auto"/>
              <w:jc w:val="center"/>
              <w:rPr>
                <w:color w:val="000000" w:themeColor="text1"/>
              </w:rPr>
            </w:pPr>
            <w:r w:rsidRPr="00535704">
              <w:rPr>
                <w:color w:val="000000" w:themeColor="text1"/>
              </w:rPr>
              <w:t>0.995858</w:t>
            </w:r>
          </w:p>
        </w:tc>
        <w:tc>
          <w:tcPr>
            <w:tcW w:w="1354" w:type="pct"/>
            <w:tcBorders>
              <w:top w:val="nil"/>
              <w:left w:val="nil"/>
              <w:bottom w:val="nil"/>
              <w:right w:val="nil"/>
            </w:tcBorders>
            <w:shd w:val="clear" w:color="auto" w:fill="auto"/>
            <w:noWrap/>
            <w:tcMar>
              <w:top w:w="15" w:type="dxa"/>
              <w:left w:w="15" w:type="dxa"/>
              <w:bottom w:w="0" w:type="dxa"/>
              <w:right w:w="15" w:type="dxa"/>
            </w:tcMar>
            <w:vAlign w:val="center"/>
            <w:hideMark/>
          </w:tcPr>
          <w:p w14:paraId="4F3B3EEC" w14:textId="77777777" w:rsidR="00535704" w:rsidRPr="00535704" w:rsidRDefault="00535704" w:rsidP="00535704">
            <w:pPr>
              <w:spacing w:after="0" w:line="276" w:lineRule="auto"/>
              <w:jc w:val="center"/>
              <w:rPr>
                <w:color w:val="000000" w:themeColor="text1"/>
              </w:rPr>
            </w:pPr>
            <w:r w:rsidRPr="00535704">
              <w:rPr>
                <w:color w:val="000000" w:themeColor="text1"/>
              </w:rPr>
              <w:t>0.99332</w:t>
            </w:r>
          </w:p>
        </w:tc>
        <w:tc>
          <w:tcPr>
            <w:tcW w:w="1354" w:type="pct"/>
            <w:tcBorders>
              <w:top w:val="nil"/>
              <w:left w:val="nil"/>
              <w:bottom w:val="nil"/>
              <w:right w:val="nil"/>
            </w:tcBorders>
            <w:shd w:val="clear" w:color="auto" w:fill="auto"/>
            <w:noWrap/>
            <w:tcMar>
              <w:top w:w="15" w:type="dxa"/>
              <w:left w:w="15" w:type="dxa"/>
              <w:bottom w:w="0" w:type="dxa"/>
              <w:right w:w="15" w:type="dxa"/>
            </w:tcMar>
            <w:vAlign w:val="bottom"/>
            <w:hideMark/>
          </w:tcPr>
          <w:p w14:paraId="2EE9B33C" w14:textId="77777777" w:rsidR="00535704" w:rsidRPr="00535704" w:rsidRDefault="00535704" w:rsidP="00535704">
            <w:pPr>
              <w:spacing w:after="0" w:line="276" w:lineRule="auto"/>
              <w:jc w:val="center"/>
              <w:rPr>
                <w:color w:val="000000" w:themeColor="text1"/>
              </w:rPr>
            </w:pPr>
            <w:r w:rsidRPr="00535704">
              <w:rPr>
                <w:color w:val="000000" w:themeColor="text1"/>
              </w:rPr>
              <w:t>0.998398</w:t>
            </w:r>
          </w:p>
        </w:tc>
      </w:tr>
      <w:tr w:rsidR="00535704" w:rsidRPr="00535704" w14:paraId="72DD6648" w14:textId="77777777" w:rsidTr="00535704">
        <w:trPr>
          <w:trHeight w:val="93"/>
        </w:trPr>
        <w:tc>
          <w:tcPr>
            <w:tcW w:w="1079" w:type="pct"/>
            <w:tcBorders>
              <w:top w:val="nil"/>
              <w:left w:val="nil"/>
              <w:bottom w:val="nil"/>
              <w:right w:val="nil"/>
            </w:tcBorders>
            <w:shd w:val="clear" w:color="auto" w:fill="auto"/>
            <w:noWrap/>
            <w:tcMar>
              <w:top w:w="15" w:type="dxa"/>
              <w:left w:w="15" w:type="dxa"/>
              <w:bottom w:w="0" w:type="dxa"/>
              <w:right w:w="15" w:type="dxa"/>
            </w:tcMar>
            <w:vAlign w:val="center"/>
            <w:hideMark/>
          </w:tcPr>
          <w:p w14:paraId="1A07D762" w14:textId="77777777" w:rsidR="00535704" w:rsidRPr="00535704" w:rsidRDefault="00535704" w:rsidP="00535704">
            <w:pPr>
              <w:spacing w:after="0" w:line="276" w:lineRule="auto"/>
              <w:jc w:val="center"/>
              <w:rPr>
                <w:color w:val="000000" w:themeColor="text1"/>
              </w:rPr>
            </w:pPr>
            <w:r w:rsidRPr="00535704">
              <w:rPr>
                <w:color w:val="000000" w:themeColor="text1"/>
              </w:rPr>
              <w:t>7</w:t>
            </w:r>
          </w:p>
        </w:tc>
        <w:tc>
          <w:tcPr>
            <w:tcW w:w="1212" w:type="pct"/>
            <w:tcBorders>
              <w:top w:val="nil"/>
              <w:left w:val="nil"/>
              <w:bottom w:val="nil"/>
              <w:right w:val="nil"/>
            </w:tcBorders>
            <w:shd w:val="clear" w:color="auto" w:fill="auto"/>
            <w:noWrap/>
            <w:tcMar>
              <w:top w:w="15" w:type="dxa"/>
              <w:left w:w="15" w:type="dxa"/>
              <w:bottom w:w="0" w:type="dxa"/>
              <w:right w:w="15" w:type="dxa"/>
            </w:tcMar>
            <w:vAlign w:val="bottom"/>
            <w:hideMark/>
          </w:tcPr>
          <w:p w14:paraId="39DE8B7D" w14:textId="77777777" w:rsidR="00535704" w:rsidRPr="00535704" w:rsidRDefault="00535704" w:rsidP="00535704">
            <w:pPr>
              <w:spacing w:after="0" w:line="276" w:lineRule="auto"/>
              <w:jc w:val="center"/>
              <w:rPr>
                <w:color w:val="000000" w:themeColor="text1"/>
              </w:rPr>
            </w:pPr>
            <w:r w:rsidRPr="00535704">
              <w:rPr>
                <w:color w:val="000000" w:themeColor="text1"/>
              </w:rPr>
              <w:t>0.994914</w:t>
            </w:r>
          </w:p>
        </w:tc>
        <w:tc>
          <w:tcPr>
            <w:tcW w:w="1354" w:type="pct"/>
            <w:tcBorders>
              <w:top w:val="nil"/>
              <w:left w:val="nil"/>
              <w:bottom w:val="nil"/>
              <w:right w:val="nil"/>
            </w:tcBorders>
            <w:shd w:val="clear" w:color="auto" w:fill="auto"/>
            <w:noWrap/>
            <w:tcMar>
              <w:top w:w="15" w:type="dxa"/>
              <w:left w:w="15" w:type="dxa"/>
              <w:bottom w:w="0" w:type="dxa"/>
              <w:right w:w="15" w:type="dxa"/>
            </w:tcMar>
            <w:vAlign w:val="center"/>
            <w:hideMark/>
          </w:tcPr>
          <w:p w14:paraId="299A1FCA" w14:textId="77777777" w:rsidR="00535704" w:rsidRPr="00535704" w:rsidRDefault="00535704" w:rsidP="00535704">
            <w:pPr>
              <w:spacing w:after="0" w:line="276" w:lineRule="auto"/>
              <w:jc w:val="center"/>
              <w:rPr>
                <w:color w:val="000000" w:themeColor="text1"/>
              </w:rPr>
            </w:pPr>
            <w:r w:rsidRPr="00535704">
              <w:rPr>
                <w:color w:val="000000" w:themeColor="text1"/>
              </w:rPr>
              <w:t>0.99212</w:t>
            </w:r>
          </w:p>
        </w:tc>
        <w:tc>
          <w:tcPr>
            <w:tcW w:w="1354" w:type="pct"/>
            <w:tcBorders>
              <w:top w:val="nil"/>
              <w:left w:val="nil"/>
              <w:bottom w:val="nil"/>
              <w:right w:val="nil"/>
            </w:tcBorders>
            <w:shd w:val="clear" w:color="auto" w:fill="auto"/>
            <w:noWrap/>
            <w:tcMar>
              <w:top w:w="15" w:type="dxa"/>
              <w:left w:w="15" w:type="dxa"/>
              <w:bottom w:w="0" w:type="dxa"/>
              <w:right w:w="15" w:type="dxa"/>
            </w:tcMar>
            <w:vAlign w:val="bottom"/>
            <w:hideMark/>
          </w:tcPr>
          <w:p w14:paraId="18C25902" w14:textId="77777777" w:rsidR="00535704" w:rsidRPr="00535704" w:rsidRDefault="00535704" w:rsidP="00535704">
            <w:pPr>
              <w:spacing w:after="0" w:line="276" w:lineRule="auto"/>
              <w:jc w:val="center"/>
              <w:rPr>
                <w:color w:val="000000" w:themeColor="text1"/>
              </w:rPr>
            </w:pPr>
            <w:r w:rsidRPr="00535704">
              <w:rPr>
                <w:color w:val="000000" w:themeColor="text1"/>
              </w:rPr>
              <w:t>0.997706</w:t>
            </w:r>
          </w:p>
        </w:tc>
      </w:tr>
      <w:tr w:rsidR="00535704" w:rsidRPr="00535704" w14:paraId="5DDA3D38" w14:textId="77777777" w:rsidTr="00535704">
        <w:trPr>
          <w:trHeight w:val="246"/>
        </w:trPr>
        <w:tc>
          <w:tcPr>
            <w:tcW w:w="1079" w:type="pct"/>
            <w:tcBorders>
              <w:top w:val="nil"/>
              <w:left w:val="nil"/>
              <w:bottom w:val="nil"/>
              <w:right w:val="nil"/>
            </w:tcBorders>
            <w:shd w:val="clear" w:color="auto" w:fill="auto"/>
            <w:noWrap/>
            <w:tcMar>
              <w:top w:w="15" w:type="dxa"/>
              <w:left w:w="15" w:type="dxa"/>
              <w:bottom w:w="0" w:type="dxa"/>
              <w:right w:w="15" w:type="dxa"/>
            </w:tcMar>
            <w:vAlign w:val="center"/>
            <w:hideMark/>
          </w:tcPr>
          <w:p w14:paraId="32A9E014" w14:textId="77777777" w:rsidR="00535704" w:rsidRPr="00535704" w:rsidRDefault="00535704" w:rsidP="00535704">
            <w:pPr>
              <w:spacing w:after="0" w:line="276" w:lineRule="auto"/>
              <w:jc w:val="center"/>
              <w:rPr>
                <w:color w:val="000000" w:themeColor="text1"/>
              </w:rPr>
            </w:pPr>
            <w:r w:rsidRPr="00535704">
              <w:rPr>
                <w:color w:val="000000" w:themeColor="text1"/>
              </w:rPr>
              <w:t>8</w:t>
            </w:r>
          </w:p>
        </w:tc>
        <w:tc>
          <w:tcPr>
            <w:tcW w:w="1212" w:type="pct"/>
            <w:tcBorders>
              <w:top w:val="nil"/>
              <w:left w:val="nil"/>
              <w:bottom w:val="nil"/>
              <w:right w:val="nil"/>
            </w:tcBorders>
            <w:shd w:val="clear" w:color="auto" w:fill="auto"/>
            <w:noWrap/>
            <w:tcMar>
              <w:top w:w="15" w:type="dxa"/>
              <w:left w:w="15" w:type="dxa"/>
              <w:bottom w:w="0" w:type="dxa"/>
              <w:right w:w="15" w:type="dxa"/>
            </w:tcMar>
            <w:vAlign w:val="bottom"/>
            <w:hideMark/>
          </w:tcPr>
          <w:p w14:paraId="3A0625EC" w14:textId="77777777" w:rsidR="00535704" w:rsidRPr="00535704" w:rsidRDefault="00535704" w:rsidP="00535704">
            <w:pPr>
              <w:spacing w:after="0" w:line="276" w:lineRule="auto"/>
              <w:jc w:val="center"/>
              <w:rPr>
                <w:color w:val="000000" w:themeColor="text1"/>
              </w:rPr>
            </w:pPr>
            <w:r w:rsidRPr="00535704">
              <w:rPr>
                <w:color w:val="000000" w:themeColor="text1"/>
              </w:rPr>
              <w:t>0.988949</w:t>
            </w:r>
          </w:p>
        </w:tc>
        <w:tc>
          <w:tcPr>
            <w:tcW w:w="1354" w:type="pct"/>
            <w:tcBorders>
              <w:top w:val="nil"/>
              <w:left w:val="nil"/>
              <w:bottom w:val="nil"/>
              <w:right w:val="nil"/>
            </w:tcBorders>
            <w:shd w:val="clear" w:color="auto" w:fill="auto"/>
            <w:noWrap/>
            <w:tcMar>
              <w:top w:w="15" w:type="dxa"/>
              <w:left w:w="15" w:type="dxa"/>
              <w:bottom w:w="0" w:type="dxa"/>
              <w:right w:w="15" w:type="dxa"/>
            </w:tcMar>
            <w:vAlign w:val="center"/>
            <w:hideMark/>
          </w:tcPr>
          <w:p w14:paraId="18E9B397" w14:textId="77777777" w:rsidR="00535704" w:rsidRPr="00535704" w:rsidRDefault="00535704" w:rsidP="00535704">
            <w:pPr>
              <w:spacing w:after="0" w:line="276" w:lineRule="auto"/>
              <w:jc w:val="center"/>
              <w:rPr>
                <w:color w:val="000000" w:themeColor="text1"/>
              </w:rPr>
            </w:pPr>
            <w:r w:rsidRPr="00535704">
              <w:rPr>
                <w:color w:val="000000" w:themeColor="text1"/>
              </w:rPr>
              <w:t>0.98424</w:t>
            </w:r>
          </w:p>
        </w:tc>
        <w:tc>
          <w:tcPr>
            <w:tcW w:w="1354" w:type="pct"/>
            <w:tcBorders>
              <w:top w:val="nil"/>
              <w:left w:val="nil"/>
              <w:bottom w:val="nil"/>
              <w:right w:val="nil"/>
            </w:tcBorders>
            <w:shd w:val="clear" w:color="auto" w:fill="auto"/>
            <w:noWrap/>
            <w:tcMar>
              <w:top w:w="15" w:type="dxa"/>
              <w:left w:w="15" w:type="dxa"/>
              <w:bottom w:w="0" w:type="dxa"/>
              <w:right w:w="15" w:type="dxa"/>
            </w:tcMar>
            <w:vAlign w:val="bottom"/>
            <w:hideMark/>
          </w:tcPr>
          <w:p w14:paraId="589B6E10" w14:textId="77777777" w:rsidR="00535704" w:rsidRPr="00535704" w:rsidRDefault="00535704" w:rsidP="00535704">
            <w:pPr>
              <w:spacing w:after="0" w:line="276" w:lineRule="auto"/>
              <w:jc w:val="center"/>
              <w:rPr>
                <w:color w:val="000000" w:themeColor="text1"/>
              </w:rPr>
            </w:pPr>
            <w:r w:rsidRPr="00535704">
              <w:rPr>
                <w:color w:val="000000" w:themeColor="text1"/>
              </w:rPr>
              <w:t>0.993661</w:t>
            </w:r>
          </w:p>
        </w:tc>
      </w:tr>
      <w:tr w:rsidR="00535704" w:rsidRPr="00535704" w14:paraId="6EA38A1B" w14:textId="77777777" w:rsidTr="00535704">
        <w:trPr>
          <w:trHeight w:val="228"/>
        </w:trPr>
        <w:tc>
          <w:tcPr>
            <w:tcW w:w="1079" w:type="pct"/>
            <w:tcBorders>
              <w:top w:val="nil"/>
              <w:left w:val="nil"/>
              <w:bottom w:val="nil"/>
              <w:right w:val="nil"/>
            </w:tcBorders>
            <w:shd w:val="clear" w:color="auto" w:fill="auto"/>
            <w:noWrap/>
            <w:tcMar>
              <w:top w:w="15" w:type="dxa"/>
              <w:left w:w="15" w:type="dxa"/>
              <w:bottom w:w="0" w:type="dxa"/>
              <w:right w:w="15" w:type="dxa"/>
            </w:tcMar>
            <w:vAlign w:val="center"/>
            <w:hideMark/>
          </w:tcPr>
          <w:p w14:paraId="186B6C48" w14:textId="77777777" w:rsidR="00535704" w:rsidRPr="00535704" w:rsidRDefault="00535704" w:rsidP="00535704">
            <w:pPr>
              <w:spacing w:after="0" w:line="276" w:lineRule="auto"/>
              <w:jc w:val="center"/>
              <w:rPr>
                <w:color w:val="000000" w:themeColor="text1"/>
              </w:rPr>
            </w:pPr>
            <w:r w:rsidRPr="00535704">
              <w:rPr>
                <w:color w:val="000000" w:themeColor="text1"/>
              </w:rPr>
              <w:t>9</w:t>
            </w:r>
          </w:p>
        </w:tc>
        <w:tc>
          <w:tcPr>
            <w:tcW w:w="1212" w:type="pct"/>
            <w:tcBorders>
              <w:top w:val="nil"/>
              <w:left w:val="nil"/>
              <w:bottom w:val="nil"/>
              <w:right w:val="nil"/>
            </w:tcBorders>
            <w:shd w:val="clear" w:color="auto" w:fill="auto"/>
            <w:noWrap/>
            <w:tcMar>
              <w:top w:w="15" w:type="dxa"/>
              <w:left w:w="15" w:type="dxa"/>
              <w:bottom w:w="0" w:type="dxa"/>
              <w:right w:w="15" w:type="dxa"/>
            </w:tcMar>
            <w:vAlign w:val="bottom"/>
            <w:hideMark/>
          </w:tcPr>
          <w:p w14:paraId="6C25BEF3" w14:textId="77777777" w:rsidR="00535704" w:rsidRPr="00535704" w:rsidRDefault="00535704" w:rsidP="00535704">
            <w:pPr>
              <w:spacing w:after="0" w:line="276" w:lineRule="auto"/>
              <w:jc w:val="center"/>
              <w:rPr>
                <w:color w:val="000000" w:themeColor="text1"/>
              </w:rPr>
            </w:pPr>
            <w:r w:rsidRPr="00535704">
              <w:rPr>
                <w:color w:val="000000" w:themeColor="text1"/>
              </w:rPr>
              <w:t>0.983444</w:t>
            </w:r>
          </w:p>
        </w:tc>
        <w:tc>
          <w:tcPr>
            <w:tcW w:w="1354" w:type="pct"/>
            <w:tcBorders>
              <w:top w:val="nil"/>
              <w:left w:val="nil"/>
              <w:bottom w:val="nil"/>
              <w:right w:val="nil"/>
            </w:tcBorders>
            <w:shd w:val="clear" w:color="auto" w:fill="auto"/>
            <w:noWrap/>
            <w:tcMar>
              <w:top w:w="15" w:type="dxa"/>
              <w:left w:w="15" w:type="dxa"/>
              <w:bottom w:w="0" w:type="dxa"/>
              <w:right w:w="15" w:type="dxa"/>
            </w:tcMar>
            <w:vAlign w:val="center"/>
            <w:hideMark/>
          </w:tcPr>
          <w:p w14:paraId="7F1B6456" w14:textId="77777777" w:rsidR="00535704" w:rsidRPr="00535704" w:rsidRDefault="00535704" w:rsidP="00535704">
            <w:pPr>
              <w:spacing w:after="0" w:line="276" w:lineRule="auto"/>
              <w:jc w:val="center"/>
              <w:rPr>
                <w:color w:val="000000" w:themeColor="text1"/>
              </w:rPr>
            </w:pPr>
            <w:r w:rsidRPr="00535704">
              <w:rPr>
                <w:color w:val="000000" w:themeColor="text1"/>
              </w:rPr>
              <w:t>0.97736</w:t>
            </w:r>
          </w:p>
        </w:tc>
        <w:tc>
          <w:tcPr>
            <w:tcW w:w="1354" w:type="pct"/>
            <w:tcBorders>
              <w:top w:val="nil"/>
              <w:left w:val="nil"/>
              <w:bottom w:val="nil"/>
              <w:right w:val="nil"/>
            </w:tcBorders>
            <w:shd w:val="clear" w:color="auto" w:fill="auto"/>
            <w:noWrap/>
            <w:tcMar>
              <w:top w:w="15" w:type="dxa"/>
              <w:left w:w="15" w:type="dxa"/>
              <w:bottom w:w="0" w:type="dxa"/>
              <w:right w:w="15" w:type="dxa"/>
            </w:tcMar>
            <w:vAlign w:val="bottom"/>
            <w:hideMark/>
          </w:tcPr>
          <w:p w14:paraId="58E54561" w14:textId="77777777" w:rsidR="00535704" w:rsidRPr="00535704" w:rsidRDefault="00535704" w:rsidP="00535704">
            <w:pPr>
              <w:spacing w:after="0" w:line="276" w:lineRule="auto"/>
              <w:jc w:val="center"/>
              <w:rPr>
                <w:color w:val="000000" w:themeColor="text1"/>
              </w:rPr>
            </w:pPr>
            <w:r w:rsidRPr="00535704">
              <w:rPr>
                <w:color w:val="000000" w:themeColor="text1"/>
              </w:rPr>
              <w:t>0.989524</w:t>
            </w:r>
          </w:p>
        </w:tc>
      </w:tr>
      <w:tr w:rsidR="00535704" w:rsidRPr="00535704" w14:paraId="72F5F203" w14:textId="77777777" w:rsidTr="00535704">
        <w:trPr>
          <w:trHeight w:val="300"/>
        </w:trPr>
        <w:tc>
          <w:tcPr>
            <w:tcW w:w="1079" w:type="pct"/>
            <w:tcBorders>
              <w:top w:val="nil"/>
              <w:left w:val="nil"/>
              <w:bottom w:val="nil"/>
              <w:right w:val="nil"/>
            </w:tcBorders>
            <w:shd w:val="clear" w:color="auto" w:fill="auto"/>
            <w:noWrap/>
            <w:tcMar>
              <w:top w:w="15" w:type="dxa"/>
              <w:left w:w="15" w:type="dxa"/>
              <w:bottom w:w="0" w:type="dxa"/>
              <w:right w:w="15" w:type="dxa"/>
            </w:tcMar>
            <w:vAlign w:val="center"/>
            <w:hideMark/>
          </w:tcPr>
          <w:p w14:paraId="12F60EEB" w14:textId="77777777" w:rsidR="00535704" w:rsidRPr="00535704" w:rsidRDefault="00535704" w:rsidP="00535704">
            <w:pPr>
              <w:spacing w:after="0" w:line="276" w:lineRule="auto"/>
              <w:jc w:val="center"/>
              <w:rPr>
                <w:color w:val="000000" w:themeColor="text1"/>
              </w:rPr>
            </w:pPr>
            <w:r w:rsidRPr="00535704">
              <w:rPr>
                <w:color w:val="000000" w:themeColor="text1"/>
              </w:rPr>
              <w:t>10</w:t>
            </w:r>
          </w:p>
        </w:tc>
        <w:tc>
          <w:tcPr>
            <w:tcW w:w="1212" w:type="pct"/>
            <w:tcBorders>
              <w:top w:val="nil"/>
              <w:left w:val="nil"/>
              <w:bottom w:val="nil"/>
              <w:right w:val="nil"/>
            </w:tcBorders>
            <w:shd w:val="clear" w:color="auto" w:fill="auto"/>
            <w:noWrap/>
            <w:tcMar>
              <w:top w:w="15" w:type="dxa"/>
              <w:left w:w="15" w:type="dxa"/>
              <w:bottom w:w="0" w:type="dxa"/>
              <w:right w:w="15" w:type="dxa"/>
            </w:tcMar>
            <w:vAlign w:val="bottom"/>
            <w:hideMark/>
          </w:tcPr>
          <w:p w14:paraId="04A71070" w14:textId="77777777" w:rsidR="00535704" w:rsidRPr="00535704" w:rsidRDefault="00535704" w:rsidP="00535704">
            <w:pPr>
              <w:spacing w:after="0" w:line="276" w:lineRule="auto"/>
              <w:jc w:val="center"/>
              <w:rPr>
                <w:color w:val="000000" w:themeColor="text1"/>
              </w:rPr>
            </w:pPr>
            <w:r w:rsidRPr="00535704">
              <w:rPr>
                <w:color w:val="000000" w:themeColor="text1"/>
              </w:rPr>
              <w:t>0.965905</w:t>
            </w:r>
          </w:p>
        </w:tc>
        <w:tc>
          <w:tcPr>
            <w:tcW w:w="1354" w:type="pct"/>
            <w:tcBorders>
              <w:top w:val="nil"/>
              <w:left w:val="nil"/>
              <w:bottom w:val="nil"/>
              <w:right w:val="nil"/>
            </w:tcBorders>
            <w:shd w:val="clear" w:color="auto" w:fill="auto"/>
            <w:noWrap/>
            <w:tcMar>
              <w:top w:w="15" w:type="dxa"/>
              <w:left w:w="15" w:type="dxa"/>
              <w:bottom w:w="0" w:type="dxa"/>
              <w:right w:w="15" w:type="dxa"/>
            </w:tcMar>
            <w:vAlign w:val="center"/>
            <w:hideMark/>
          </w:tcPr>
          <w:p w14:paraId="182E3B9B" w14:textId="77777777" w:rsidR="00535704" w:rsidRPr="00535704" w:rsidRDefault="00535704" w:rsidP="00535704">
            <w:pPr>
              <w:spacing w:after="0" w:line="276" w:lineRule="auto"/>
              <w:jc w:val="center"/>
              <w:rPr>
                <w:color w:val="000000" w:themeColor="text1"/>
              </w:rPr>
            </w:pPr>
            <w:r w:rsidRPr="00535704">
              <w:rPr>
                <w:color w:val="000000" w:themeColor="text1"/>
              </w:rPr>
              <w:t>0.95555</w:t>
            </w:r>
          </w:p>
        </w:tc>
        <w:tc>
          <w:tcPr>
            <w:tcW w:w="1354" w:type="pct"/>
            <w:tcBorders>
              <w:top w:val="nil"/>
              <w:left w:val="nil"/>
              <w:bottom w:val="nil"/>
              <w:right w:val="nil"/>
            </w:tcBorders>
            <w:shd w:val="clear" w:color="auto" w:fill="auto"/>
            <w:noWrap/>
            <w:tcMar>
              <w:top w:w="15" w:type="dxa"/>
              <w:left w:w="15" w:type="dxa"/>
              <w:bottom w:w="0" w:type="dxa"/>
              <w:right w:w="15" w:type="dxa"/>
            </w:tcMar>
            <w:vAlign w:val="bottom"/>
            <w:hideMark/>
          </w:tcPr>
          <w:p w14:paraId="40B17583" w14:textId="77777777" w:rsidR="00535704" w:rsidRPr="00535704" w:rsidRDefault="00535704" w:rsidP="00535704">
            <w:pPr>
              <w:spacing w:after="0" w:line="276" w:lineRule="auto"/>
              <w:jc w:val="center"/>
              <w:rPr>
                <w:color w:val="000000" w:themeColor="text1"/>
              </w:rPr>
            </w:pPr>
            <w:r w:rsidRPr="00535704">
              <w:rPr>
                <w:color w:val="000000" w:themeColor="text1"/>
              </w:rPr>
              <w:t>0.976263</w:t>
            </w:r>
          </w:p>
        </w:tc>
      </w:tr>
      <w:tr w:rsidR="00535704" w:rsidRPr="00535704" w14:paraId="25016B0D" w14:textId="77777777" w:rsidTr="00535704">
        <w:trPr>
          <w:trHeight w:val="318"/>
        </w:trPr>
        <w:tc>
          <w:tcPr>
            <w:tcW w:w="1079" w:type="pct"/>
            <w:tcBorders>
              <w:top w:val="nil"/>
              <w:left w:val="nil"/>
              <w:bottom w:val="nil"/>
              <w:right w:val="nil"/>
            </w:tcBorders>
            <w:shd w:val="clear" w:color="auto" w:fill="auto"/>
            <w:noWrap/>
            <w:tcMar>
              <w:top w:w="15" w:type="dxa"/>
              <w:left w:w="15" w:type="dxa"/>
              <w:bottom w:w="0" w:type="dxa"/>
              <w:right w:w="15" w:type="dxa"/>
            </w:tcMar>
            <w:vAlign w:val="center"/>
            <w:hideMark/>
          </w:tcPr>
          <w:p w14:paraId="60524B9C" w14:textId="77777777" w:rsidR="00535704" w:rsidRPr="00535704" w:rsidRDefault="00535704" w:rsidP="00535704">
            <w:pPr>
              <w:spacing w:after="0" w:line="276" w:lineRule="auto"/>
              <w:jc w:val="center"/>
              <w:rPr>
                <w:color w:val="000000" w:themeColor="text1"/>
              </w:rPr>
            </w:pPr>
            <w:r w:rsidRPr="00535704">
              <w:rPr>
                <w:color w:val="000000" w:themeColor="text1"/>
              </w:rPr>
              <w:t>11</w:t>
            </w:r>
          </w:p>
        </w:tc>
        <w:tc>
          <w:tcPr>
            <w:tcW w:w="1212" w:type="pct"/>
            <w:tcBorders>
              <w:top w:val="nil"/>
              <w:left w:val="nil"/>
              <w:bottom w:val="nil"/>
              <w:right w:val="nil"/>
            </w:tcBorders>
            <w:shd w:val="clear" w:color="auto" w:fill="auto"/>
            <w:noWrap/>
            <w:tcMar>
              <w:top w:w="15" w:type="dxa"/>
              <w:left w:w="15" w:type="dxa"/>
              <w:bottom w:w="0" w:type="dxa"/>
              <w:right w:w="15" w:type="dxa"/>
            </w:tcMar>
            <w:vAlign w:val="bottom"/>
            <w:hideMark/>
          </w:tcPr>
          <w:p w14:paraId="502B7683" w14:textId="77777777" w:rsidR="00535704" w:rsidRPr="00535704" w:rsidRDefault="00535704" w:rsidP="00535704">
            <w:pPr>
              <w:spacing w:after="0" w:line="276" w:lineRule="auto"/>
              <w:jc w:val="center"/>
              <w:rPr>
                <w:color w:val="000000" w:themeColor="text1"/>
              </w:rPr>
            </w:pPr>
            <w:r w:rsidRPr="00535704">
              <w:rPr>
                <w:color w:val="000000" w:themeColor="text1"/>
              </w:rPr>
              <w:t>0.95494</w:t>
            </w:r>
          </w:p>
        </w:tc>
        <w:tc>
          <w:tcPr>
            <w:tcW w:w="1354" w:type="pct"/>
            <w:tcBorders>
              <w:top w:val="nil"/>
              <w:left w:val="nil"/>
              <w:bottom w:val="nil"/>
              <w:right w:val="nil"/>
            </w:tcBorders>
            <w:shd w:val="clear" w:color="auto" w:fill="auto"/>
            <w:noWrap/>
            <w:tcMar>
              <w:top w:w="15" w:type="dxa"/>
              <w:left w:w="15" w:type="dxa"/>
              <w:bottom w:w="0" w:type="dxa"/>
              <w:right w:w="15" w:type="dxa"/>
            </w:tcMar>
            <w:vAlign w:val="center"/>
            <w:hideMark/>
          </w:tcPr>
          <w:p w14:paraId="2E6E6D70" w14:textId="77777777" w:rsidR="00535704" w:rsidRPr="00535704" w:rsidRDefault="00535704" w:rsidP="00535704">
            <w:pPr>
              <w:spacing w:after="0" w:line="276" w:lineRule="auto"/>
              <w:jc w:val="center"/>
              <w:rPr>
                <w:color w:val="000000" w:themeColor="text1"/>
              </w:rPr>
            </w:pPr>
            <w:r w:rsidRPr="00535704">
              <w:rPr>
                <w:color w:val="000000" w:themeColor="text1"/>
              </w:rPr>
              <w:t>0.94244</w:t>
            </w:r>
          </w:p>
        </w:tc>
        <w:tc>
          <w:tcPr>
            <w:tcW w:w="1354" w:type="pct"/>
            <w:tcBorders>
              <w:top w:val="nil"/>
              <w:left w:val="nil"/>
              <w:bottom w:val="nil"/>
              <w:right w:val="nil"/>
            </w:tcBorders>
            <w:shd w:val="clear" w:color="auto" w:fill="auto"/>
            <w:noWrap/>
            <w:tcMar>
              <w:top w:w="15" w:type="dxa"/>
              <w:left w:w="15" w:type="dxa"/>
              <w:bottom w:w="0" w:type="dxa"/>
              <w:right w:w="15" w:type="dxa"/>
            </w:tcMar>
            <w:vAlign w:val="bottom"/>
            <w:hideMark/>
          </w:tcPr>
          <w:p w14:paraId="5D69201A" w14:textId="77777777" w:rsidR="00535704" w:rsidRPr="00535704" w:rsidRDefault="00535704" w:rsidP="00535704">
            <w:pPr>
              <w:spacing w:after="0" w:line="276" w:lineRule="auto"/>
              <w:jc w:val="center"/>
              <w:rPr>
                <w:color w:val="000000" w:themeColor="text1"/>
              </w:rPr>
            </w:pPr>
            <w:r w:rsidRPr="00535704">
              <w:rPr>
                <w:color w:val="000000" w:themeColor="text1"/>
              </w:rPr>
              <w:t>0.967438</w:t>
            </w:r>
          </w:p>
        </w:tc>
      </w:tr>
      <w:tr w:rsidR="00535704" w:rsidRPr="00535704" w14:paraId="54EFCFE6" w14:textId="77777777" w:rsidTr="00535704">
        <w:trPr>
          <w:trHeight w:val="273"/>
        </w:trPr>
        <w:tc>
          <w:tcPr>
            <w:tcW w:w="1079" w:type="pct"/>
            <w:tcBorders>
              <w:top w:val="nil"/>
              <w:left w:val="nil"/>
              <w:bottom w:val="nil"/>
              <w:right w:val="nil"/>
            </w:tcBorders>
            <w:shd w:val="clear" w:color="auto" w:fill="auto"/>
            <w:noWrap/>
            <w:tcMar>
              <w:top w:w="15" w:type="dxa"/>
              <w:left w:w="15" w:type="dxa"/>
              <w:bottom w:w="0" w:type="dxa"/>
              <w:right w:w="15" w:type="dxa"/>
            </w:tcMar>
            <w:vAlign w:val="center"/>
            <w:hideMark/>
          </w:tcPr>
          <w:p w14:paraId="427490E3" w14:textId="77777777" w:rsidR="00535704" w:rsidRPr="00535704" w:rsidRDefault="00535704" w:rsidP="00535704">
            <w:pPr>
              <w:spacing w:after="0" w:line="276" w:lineRule="auto"/>
              <w:jc w:val="center"/>
              <w:rPr>
                <w:color w:val="000000" w:themeColor="text1"/>
              </w:rPr>
            </w:pPr>
            <w:r w:rsidRPr="00535704">
              <w:rPr>
                <w:color w:val="000000" w:themeColor="text1"/>
              </w:rPr>
              <w:t>12</w:t>
            </w:r>
          </w:p>
        </w:tc>
        <w:tc>
          <w:tcPr>
            <w:tcW w:w="1212" w:type="pct"/>
            <w:tcBorders>
              <w:top w:val="nil"/>
              <w:left w:val="nil"/>
              <w:bottom w:val="nil"/>
              <w:right w:val="nil"/>
            </w:tcBorders>
            <w:shd w:val="clear" w:color="auto" w:fill="auto"/>
            <w:noWrap/>
            <w:tcMar>
              <w:top w:w="15" w:type="dxa"/>
              <w:left w:w="15" w:type="dxa"/>
              <w:bottom w:w="0" w:type="dxa"/>
              <w:right w:w="15" w:type="dxa"/>
            </w:tcMar>
            <w:vAlign w:val="bottom"/>
            <w:hideMark/>
          </w:tcPr>
          <w:p w14:paraId="0CE73307" w14:textId="77777777" w:rsidR="00535704" w:rsidRPr="00535704" w:rsidRDefault="00535704" w:rsidP="00535704">
            <w:pPr>
              <w:spacing w:after="0" w:line="276" w:lineRule="auto"/>
              <w:jc w:val="center"/>
              <w:rPr>
                <w:color w:val="000000" w:themeColor="text1"/>
              </w:rPr>
            </w:pPr>
            <w:r w:rsidRPr="00535704">
              <w:rPr>
                <w:color w:val="000000" w:themeColor="text1"/>
              </w:rPr>
              <w:t>0.935322</w:t>
            </w:r>
          </w:p>
        </w:tc>
        <w:tc>
          <w:tcPr>
            <w:tcW w:w="1354" w:type="pct"/>
            <w:tcBorders>
              <w:top w:val="nil"/>
              <w:left w:val="nil"/>
              <w:bottom w:val="nil"/>
              <w:right w:val="nil"/>
            </w:tcBorders>
            <w:shd w:val="clear" w:color="auto" w:fill="auto"/>
            <w:noWrap/>
            <w:tcMar>
              <w:top w:w="15" w:type="dxa"/>
              <w:left w:w="15" w:type="dxa"/>
              <w:bottom w:w="0" w:type="dxa"/>
              <w:right w:w="15" w:type="dxa"/>
            </w:tcMar>
            <w:vAlign w:val="center"/>
            <w:hideMark/>
          </w:tcPr>
          <w:p w14:paraId="1C9D4FDD" w14:textId="77777777" w:rsidR="00535704" w:rsidRPr="00535704" w:rsidRDefault="00535704" w:rsidP="00535704">
            <w:pPr>
              <w:spacing w:after="0" w:line="276" w:lineRule="auto"/>
              <w:jc w:val="center"/>
              <w:rPr>
                <w:color w:val="000000" w:themeColor="text1"/>
              </w:rPr>
            </w:pPr>
            <w:r w:rsidRPr="00535704">
              <w:rPr>
                <w:color w:val="000000" w:themeColor="text1"/>
              </w:rPr>
              <w:t>0.91848</w:t>
            </w:r>
          </w:p>
        </w:tc>
        <w:tc>
          <w:tcPr>
            <w:tcW w:w="1354" w:type="pct"/>
            <w:tcBorders>
              <w:top w:val="nil"/>
              <w:left w:val="nil"/>
              <w:bottom w:val="nil"/>
              <w:right w:val="nil"/>
            </w:tcBorders>
            <w:shd w:val="clear" w:color="auto" w:fill="auto"/>
            <w:noWrap/>
            <w:tcMar>
              <w:top w:w="15" w:type="dxa"/>
              <w:left w:w="15" w:type="dxa"/>
              <w:bottom w:w="0" w:type="dxa"/>
              <w:right w:w="15" w:type="dxa"/>
            </w:tcMar>
            <w:vAlign w:val="bottom"/>
            <w:hideMark/>
          </w:tcPr>
          <w:p w14:paraId="5A0D8D3A" w14:textId="77777777" w:rsidR="00535704" w:rsidRPr="00535704" w:rsidRDefault="00535704" w:rsidP="00535704">
            <w:pPr>
              <w:spacing w:after="0" w:line="276" w:lineRule="auto"/>
              <w:jc w:val="center"/>
              <w:rPr>
                <w:color w:val="000000" w:themeColor="text1"/>
              </w:rPr>
            </w:pPr>
            <w:r w:rsidRPr="00535704">
              <w:rPr>
                <w:color w:val="000000" w:themeColor="text1"/>
              </w:rPr>
              <w:t>0.952161</w:t>
            </w:r>
          </w:p>
        </w:tc>
      </w:tr>
      <w:tr w:rsidR="00535704" w:rsidRPr="00535704" w14:paraId="247B40BF" w14:textId="77777777" w:rsidTr="00535704">
        <w:trPr>
          <w:trHeight w:val="237"/>
        </w:trPr>
        <w:tc>
          <w:tcPr>
            <w:tcW w:w="1079" w:type="pct"/>
            <w:tcBorders>
              <w:top w:val="nil"/>
              <w:left w:val="nil"/>
              <w:bottom w:val="nil"/>
              <w:right w:val="nil"/>
            </w:tcBorders>
            <w:shd w:val="clear" w:color="auto" w:fill="auto"/>
            <w:noWrap/>
            <w:tcMar>
              <w:top w:w="15" w:type="dxa"/>
              <w:left w:w="15" w:type="dxa"/>
              <w:bottom w:w="0" w:type="dxa"/>
              <w:right w:w="15" w:type="dxa"/>
            </w:tcMar>
            <w:vAlign w:val="center"/>
            <w:hideMark/>
          </w:tcPr>
          <w:p w14:paraId="0F077EA1" w14:textId="77777777" w:rsidR="00535704" w:rsidRPr="00535704" w:rsidRDefault="00535704" w:rsidP="00535704">
            <w:pPr>
              <w:spacing w:after="0" w:line="276" w:lineRule="auto"/>
              <w:jc w:val="center"/>
              <w:rPr>
                <w:color w:val="000000" w:themeColor="text1"/>
              </w:rPr>
            </w:pPr>
            <w:r w:rsidRPr="00535704">
              <w:rPr>
                <w:color w:val="000000" w:themeColor="text1"/>
              </w:rPr>
              <w:t>13</w:t>
            </w:r>
          </w:p>
        </w:tc>
        <w:tc>
          <w:tcPr>
            <w:tcW w:w="1212" w:type="pct"/>
            <w:tcBorders>
              <w:top w:val="nil"/>
              <w:left w:val="nil"/>
              <w:bottom w:val="nil"/>
              <w:right w:val="nil"/>
            </w:tcBorders>
            <w:shd w:val="clear" w:color="auto" w:fill="auto"/>
            <w:noWrap/>
            <w:tcMar>
              <w:top w:w="15" w:type="dxa"/>
              <w:left w:w="15" w:type="dxa"/>
              <w:bottom w:w="0" w:type="dxa"/>
              <w:right w:w="15" w:type="dxa"/>
            </w:tcMar>
            <w:vAlign w:val="bottom"/>
            <w:hideMark/>
          </w:tcPr>
          <w:p w14:paraId="2D919253" w14:textId="77777777" w:rsidR="00535704" w:rsidRPr="00535704" w:rsidRDefault="00535704" w:rsidP="00535704">
            <w:pPr>
              <w:spacing w:after="0" w:line="276" w:lineRule="auto"/>
              <w:jc w:val="center"/>
              <w:rPr>
                <w:color w:val="000000" w:themeColor="text1"/>
              </w:rPr>
            </w:pPr>
            <w:r w:rsidRPr="00535704">
              <w:rPr>
                <w:color w:val="000000" w:themeColor="text1"/>
              </w:rPr>
              <w:t>0.931193</w:t>
            </w:r>
          </w:p>
        </w:tc>
        <w:tc>
          <w:tcPr>
            <w:tcW w:w="1354" w:type="pct"/>
            <w:tcBorders>
              <w:top w:val="nil"/>
              <w:left w:val="nil"/>
              <w:bottom w:val="nil"/>
              <w:right w:val="nil"/>
            </w:tcBorders>
            <w:shd w:val="clear" w:color="auto" w:fill="auto"/>
            <w:noWrap/>
            <w:tcMar>
              <w:top w:w="15" w:type="dxa"/>
              <w:left w:w="15" w:type="dxa"/>
              <w:bottom w:w="0" w:type="dxa"/>
              <w:right w:w="15" w:type="dxa"/>
            </w:tcMar>
            <w:vAlign w:val="center"/>
            <w:hideMark/>
          </w:tcPr>
          <w:p w14:paraId="44A73798" w14:textId="77777777" w:rsidR="00535704" w:rsidRPr="00535704" w:rsidRDefault="00535704" w:rsidP="00535704">
            <w:pPr>
              <w:spacing w:after="0" w:line="276" w:lineRule="auto"/>
              <w:jc w:val="center"/>
              <w:rPr>
                <w:color w:val="000000" w:themeColor="text1"/>
              </w:rPr>
            </w:pPr>
            <w:r w:rsidRPr="00535704">
              <w:rPr>
                <w:color w:val="000000" w:themeColor="text1"/>
              </w:rPr>
              <w:t>0.91357</w:t>
            </w:r>
          </w:p>
        </w:tc>
        <w:tc>
          <w:tcPr>
            <w:tcW w:w="1354" w:type="pct"/>
            <w:tcBorders>
              <w:top w:val="nil"/>
              <w:left w:val="nil"/>
              <w:bottom w:val="nil"/>
              <w:right w:val="nil"/>
            </w:tcBorders>
            <w:shd w:val="clear" w:color="auto" w:fill="auto"/>
            <w:noWrap/>
            <w:tcMar>
              <w:top w:w="15" w:type="dxa"/>
              <w:left w:w="15" w:type="dxa"/>
              <w:bottom w:w="0" w:type="dxa"/>
              <w:right w:w="15" w:type="dxa"/>
            </w:tcMar>
            <w:vAlign w:val="bottom"/>
            <w:hideMark/>
          </w:tcPr>
          <w:p w14:paraId="5E0C99F5" w14:textId="77777777" w:rsidR="00535704" w:rsidRPr="00535704" w:rsidRDefault="00535704" w:rsidP="00535704">
            <w:pPr>
              <w:spacing w:after="0" w:line="276" w:lineRule="auto"/>
              <w:jc w:val="center"/>
              <w:rPr>
                <w:color w:val="000000" w:themeColor="text1"/>
              </w:rPr>
            </w:pPr>
            <w:r w:rsidRPr="00535704">
              <w:rPr>
                <w:color w:val="000000" w:themeColor="text1"/>
              </w:rPr>
              <w:t>0.948818</w:t>
            </w:r>
          </w:p>
        </w:tc>
      </w:tr>
      <w:tr w:rsidR="00535704" w:rsidRPr="00535704" w14:paraId="2B635142" w14:textId="77777777" w:rsidTr="00535704">
        <w:trPr>
          <w:trHeight w:val="147"/>
        </w:trPr>
        <w:tc>
          <w:tcPr>
            <w:tcW w:w="1079" w:type="pct"/>
            <w:tcBorders>
              <w:top w:val="nil"/>
              <w:left w:val="nil"/>
              <w:right w:val="nil"/>
            </w:tcBorders>
            <w:shd w:val="clear" w:color="auto" w:fill="auto"/>
            <w:noWrap/>
            <w:tcMar>
              <w:top w:w="15" w:type="dxa"/>
              <w:left w:w="15" w:type="dxa"/>
              <w:bottom w:w="0" w:type="dxa"/>
              <w:right w:w="15" w:type="dxa"/>
            </w:tcMar>
            <w:vAlign w:val="center"/>
            <w:hideMark/>
          </w:tcPr>
          <w:p w14:paraId="276F92B7" w14:textId="77777777" w:rsidR="00535704" w:rsidRPr="00535704" w:rsidRDefault="00535704" w:rsidP="00535704">
            <w:pPr>
              <w:spacing w:after="0" w:line="276" w:lineRule="auto"/>
              <w:jc w:val="center"/>
              <w:rPr>
                <w:color w:val="000000" w:themeColor="text1"/>
              </w:rPr>
            </w:pPr>
            <w:r w:rsidRPr="00535704">
              <w:rPr>
                <w:color w:val="000000" w:themeColor="text1"/>
              </w:rPr>
              <w:t>14</w:t>
            </w:r>
          </w:p>
        </w:tc>
        <w:tc>
          <w:tcPr>
            <w:tcW w:w="1212" w:type="pct"/>
            <w:tcBorders>
              <w:top w:val="nil"/>
              <w:left w:val="nil"/>
              <w:right w:val="nil"/>
            </w:tcBorders>
            <w:shd w:val="clear" w:color="auto" w:fill="auto"/>
            <w:noWrap/>
            <w:tcMar>
              <w:top w:w="15" w:type="dxa"/>
              <w:left w:w="15" w:type="dxa"/>
              <w:bottom w:w="0" w:type="dxa"/>
              <w:right w:w="15" w:type="dxa"/>
            </w:tcMar>
            <w:vAlign w:val="bottom"/>
            <w:hideMark/>
          </w:tcPr>
          <w:p w14:paraId="7E5C3A36" w14:textId="77777777" w:rsidR="00535704" w:rsidRPr="00535704" w:rsidRDefault="00535704" w:rsidP="00535704">
            <w:pPr>
              <w:spacing w:after="0" w:line="276" w:lineRule="auto"/>
              <w:jc w:val="center"/>
              <w:rPr>
                <w:color w:val="000000" w:themeColor="text1"/>
              </w:rPr>
            </w:pPr>
            <w:r w:rsidRPr="00535704">
              <w:rPr>
                <w:color w:val="000000" w:themeColor="text1"/>
              </w:rPr>
              <w:t>0.925247</w:t>
            </w:r>
          </w:p>
        </w:tc>
        <w:tc>
          <w:tcPr>
            <w:tcW w:w="1354" w:type="pct"/>
            <w:tcBorders>
              <w:top w:val="nil"/>
              <w:left w:val="nil"/>
              <w:right w:val="nil"/>
            </w:tcBorders>
            <w:shd w:val="clear" w:color="auto" w:fill="auto"/>
            <w:noWrap/>
            <w:tcMar>
              <w:top w:w="15" w:type="dxa"/>
              <w:left w:w="15" w:type="dxa"/>
              <w:bottom w:w="0" w:type="dxa"/>
              <w:right w:w="15" w:type="dxa"/>
            </w:tcMar>
            <w:vAlign w:val="center"/>
            <w:hideMark/>
          </w:tcPr>
          <w:p w14:paraId="3332319D" w14:textId="77777777" w:rsidR="00535704" w:rsidRPr="00535704" w:rsidRDefault="00535704" w:rsidP="00535704">
            <w:pPr>
              <w:spacing w:after="0" w:line="276" w:lineRule="auto"/>
              <w:jc w:val="center"/>
              <w:rPr>
                <w:color w:val="000000" w:themeColor="text1"/>
              </w:rPr>
            </w:pPr>
            <w:r w:rsidRPr="00535704">
              <w:rPr>
                <w:color w:val="000000" w:themeColor="text1"/>
              </w:rPr>
              <w:t>0.90558</w:t>
            </w:r>
          </w:p>
        </w:tc>
        <w:tc>
          <w:tcPr>
            <w:tcW w:w="1354" w:type="pct"/>
            <w:tcBorders>
              <w:top w:val="nil"/>
              <w:left w:val="nil"/>
              <w:right w:val="nil"/>
            </w:tcBorders>
            <w:shd w:val="clear" w:color="auto" w:fill="auto"/>
            <w:noWrap/>
            <w:tcMar>
              <w:top w:w="15" w:type="dxa"/>
              <w:left w:w="15" w:type="dxa"/>
              <w:bottom w:w="0" w:type="dxa"/>
              <w:right w:w="15" w:type="dxa"/>
            </w:tcMar>
            <w:vAlign w:val="bottom"/>
            <w:hideMark/>
          </w:tcPr>
          <w:p w14:paraId="27A62196" w14:textId="77777777" w:rsidR="00535704" w:rsidRPr="00535704" w:rsidRDefault="00535704" w:rsidP="00535704">
            <w:pPr>
              <w:spacing w:after="0" w:line="276" w:lineRule="auto"/>
              <w:jc w:val="center"/>
              <w:rPr>
                <w:color w:val="000000" w:themeColor="text1"/>
              </w:rPr>
            </w:pPr>
            <w:r w:rsidRPr="00535704">
              <w:rPr>
                <w:color w:val="000000" w:themeColor="text1"/>
              </w:rPr>
              <w:t>0.944911</w:t>
            </w:r>
          </w:p>
        </w:tc>
      </w:tr>
      <w:tr w:rsidR="00535704" w:rsidRPr="00535704" w14:paraId="0C6869CB" w14:textId="77777777" w:rsidTr="00535704">
        <w:trPr>
          <w:trHeight w:val="255"/>
        </w:trPr>
        <w:tc>
          <w:tcPr>
            <w:tcW w:w="1079" w:type="pct"/>
            <w:tcBorders>
              <w:top w:val="nil"/>
              <w:left w:val="nil"/>
              <w:bottom w:val="single" w:sz="4" w:space="0" w:color="auto"/>
              <w:right w:val="nil"/>
            </w:tcBorders>
            <w:shd w:val="clear" w:color="auto" w:fill="auto"/>
            <w:noWrap/>
            <w:tcMar>
              <w:top w:w="15" w:type="dxa"/>
              <w:left w:w="15" w:type="dxa"/>
              <w:bottom w:w="0" w:type="dxa"/>
              <w:right w:w="15" w:type="dxa"/>
            </w:tcMar>
            <w:vAlign w:val="center"/>
            <w:hideMark/>
          </w:tcPr>
          <w:p w14:paraId="1C311BAF" w14:textId="77777777" w:rsidR="00535704" w:rsidRPr="00535704" w:rsidRDefault="00535704" w:rsidP="00535704">
            <w:pPr>
              <w:spacing w:after="0" w:line="276" w:lineRule="auto"/>
              <w:jc w:val="center"/>
              <w:rPr>
                <w:color w:val="000000" w:themeColor="text1"/>
              </w:rPr>
            </w:pPr>
            <w:r w:rsidRPr="00535704">
              <w:rPr>
                <w:color w:val="000000" w:themeColor="text1"/>
              </w:rPr>
              <w:t>15</w:t>
            </w:r>
          </w:p>
        </w:tc>
        <w:tc>
          <w:tcPr>
            <w:tcW w:w="1212" w:type="pct"/>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22FFBFB9" w14:textId="77777777" w:rsidR="00535704" w:rsidRPr="00535704" w:rsidRDefault="00535704" w:rsidP="00535704">
            <w:pPr>
              <w:spacing w:after="0" w:line="276" w:lineRule="auto"/>
              <w:jc w:val="center"/>
              <w:rPr>
                <w:color w:val="000000" w:themeColor="text1"/>
              </w:rPr>
            </w:pPr>
            <w:r w:rsidRPr="00535704">
              <w:rPr>
                <w:color w:val="000000" w:themeColor="text1"/>
              </w:rPr>
              <w:t>0.925247</w:t>
            </w:r>
          </w:p>
        </w:tc>
        <w:tc>
          <w:tcPr>
            <w:tcW w:w="1354" w:type="pct"/>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486AEA0F" w14:textId="77777777" w:rsidR="00535704" w:rsidRPr="00535704" w:rsidRDefault="00535704" w:rsidP="00535704">
            <w:pPr>
              <w:spacing w:after="0" w:line="276" w:lineRule="auto"/>
              <w:jc w:val="center"/>
              <w:rPr>
                <w:color w:val="000000" w:themeColor="text1"/>
              </w:rPr>
            </w:pPr>
            <w:r w:rsidRPr="00535704">
              <w:rPr>
                <w:color w:val="000000" w:themeColor="text1"/>
              </w:rPr>
              <w:t>0.905584</w:t>
            </w:r>
          </w:p>
        </w:tc>
        <w:tc>
          <w:tcPr>
            <w:tcW w:w="1354" w:type="pct"/>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48A210B9" w14:textId="77777777" w:rsidR="00535704" w:rsidRPr="00535704" w:rsidRDefault="00535704" w:rsidP="00535704">
            <w:pPr>
              <w:spacing w:after="0" w:line="276" w:lineRule="auto"/>
              <w:jc w:val="center"/>
              <w:rPr>
                <w:color w:val="000000" w:themeColor="text1"/>
              </w:rPr>
            </w:pPr>
            <w:r w:rsidRPr="00535704">
              <w:rPr>
                <w:color w:val="000000" w:themeColor="text1"/>
              </w:rPr>
              <w:t>0.944911</w:t>
            </w:r>
          </w:p>
        </w:tc>
      </w:tr>
    </w:tbl>
    <w:p w14:paraId="45903640" w14:textId="2A189D6F" w:rsidR="00937D60" w:rsidRDefault="00535704" w:rsidP="00535704">
      <w:pPr>
        <w:spacing w:after="0" w:line="240" w:lineRule="auto"/>
        <w:rPr>
          <w:b/>
        </w:rPr>
      </w:pPr>
      <w:r>
        <w:lastRenderedPageBreak/>
        <w:t xml:space="preserve"> </w:t>
      </w:r>
      <w:r w:rsidR="009F3004">
        <w:rPr>
          <w:b/>
        </w:rPr>
        <w:t>Figure 7: Kaplan Meier Survival Curve for FGM in Chad</w:t>
      </w:r>
    </w:p>
    <w:p w14:paraId="487DFC82" w14:textId="2B1FD753" w:rsidR="00937D60" w:rsidRDefault="009F3004" w:rsidP="00535704">
      <w:r>
        <w:rPr>
          <w:noProof/>
        </w:rPr>
        <w:drawing>
          <wp:inline distT="114300" distB="114300" distL="114300" distR="114300" wp14:anchorId="157DD008" wp14:editId="311731D0">
            <wp:extent cx="5910580" cy="4063656"/>
            <wp:effectExtent l="0" t="0" r="0" b="0"/>
            <wp:docPr id="28" name="image76.png"/>
            <wp:cNvGraphicFramePr/>
            <a:graphic xmlns:a="http://schemas.openxmlformats.org/drawingml/2006/main">
              <a:graphicData uri="http://schemas.openxmlformats.org/drawingml/2006/picture">
                <pic:pic xmlns:pic="http://schemas.openxmlformats.org/drawingml/2006/picture">
                  <pic:nvPicPr>
                    <pic:cNvPr id="0" name="image76.png"/>
                    <pic:cNvPicPr preferRelativeResize="0"/>
                  </pic:nvPicPr>
                  <pic:blipFill rotWithShape="1">
                    <a:blip r:embed="rId42"/>
                    <a:srcRect t="3534"/>
                    <a:stretch/>
                  </pic:blipFill>
                  <pic:spPr bwMode="auto">
                    <a:xfrm>
                      <a:off x="0" y="0"/>
                      <a:ext cx="5978591" cy="4110415"/>
                    </a:xfrm>
                    <a:prstGeom prst="rect">
                      <a:avLst/>
                    </a:prstGeom>
                    <a:ln>
                      <a:noFill/>
                    </a:ln>
                    <a:extLst>
                      <a:ext uri="{53640926-AAD7-44D8-BBD7-CCE9431645EC}">
                        <a14:shadowObscured xmlns:a14="http://schemas.microsoft.com/office/drawing/2010/main"/>
                      </a:ext>
                    </a:extLst>
                  </pic:spPr>
                </pic:pic>
              </a:graphicData>
            </a:graphic>
          </wp:inline>
        </w:drawing>
      </w:r>
    </w:p>
    <w:tbl>
      <w:tblPr>
        <w:tblStyle w:val="ListTable6Colorful"/>
        <w:tblW w:w="5000" w:type="pct"/>
        <w:tblLook w:val="0600" w:firstRow="0" w:lastRow="0" w:firstColumn="0" w:lastColumn="0" w:noHBand="1" w:noVBand="1"/>
      </w:tblPr>
      <w:tblGrid>
        <w:gridCol w:w="1366"/>
        <w:gridCol w:w="1563"/>
        <w:gridCol w:w="3194"/>
        <w:gridCol w:w="3237"/>
      </w:tblGrid>
      <w:tr w:rsidR="00937D60" w14:paraId="1B3E0B30" w14:textId="77777777" w:rsidTr="00535704">
        <w:trPr>
          <w:trHeight w:val="288"/>
        </w:trPr>
        <w:tc>
          <w:tcPr>
            <w:tcW w:w="730" w:type="pct"/>
            <w:tcBorders>
              <w:top w:val="single" w:sz="4" w:space="0" w:color="000000" w:themeColor="text1"/>
              <w:bottom w:val="single" w:sz="4" w:space="0" w:color="auto"/>
            </w:tcBorders>
          </w:tcPr>
          <w:p w14:paraId="32E4CC0D" w14:textId="77777777" w:rsidR="00937D60" w:rsidRDefault="009F3004">
            <w:pPr>
              <w:widowControl w:val="0"/>
              <w:spacing w:line="276" w:lineRule="auto"/>
            </w:pPr>
            <w:r>
              <w:t>Study time</w:t>
            </w:r>
          </w:p>
        </w:tc>
        <w:tc>
          <w:tcPr>
            <w:tcW w:w="835" w:type="pct"/>
            <w:tcBorders>
              <w:top w:val="single" w:sz="4" w:space="0" w:color="000000" w:themeColor="text1"/>
              <w:bottom w:val="single" w:sz="4" w:space="0" w:color="auto"/>
            </w:tcBorders>
          </w:tcPr>
          <w:p w14:paraId="0E74CCC4" w14:textId="77777777" w:rsidR="00937D60" w:rsidRDefault="009F3004">
            <w:pPr>
              <w:widowControl w:val="0"/>
              <w:spacing w:line="276" w:lineRule="auto"/>
            </w:pPr>
            <w:r>
              <w:t>Point estimate</w:t>
            </w:r>
          </w:p>
        </w:tc>
        <w:tc>
          <w:tcPr>
            <w:tcW w:w="1706" w:type="pct"/>
            <w:tcBorders>
              <w:top w:val="single" w:sz="4" w:space="0" w:color="000000" w:themeColor="text1"/>
              <w:bottom w:val="single" w:sz="4" w:space="0" w:color="auto"/>
            </w:tcBorders>
          </w:tcPr>
          <w:p w14:paraId="31E03DF7" w14:textId="77777777" w:rsidR="00937D60" w:rsidRDefault="009F3004">
            <w:pPr>
              <w:widowControl w:val="0"/>
              <w:spacing w:line="276" w:lineRule="auto"/>
            </w:pPr>
            <w:r>
              <w:t>Confidence interval (lower)</w:t>
            </w:r>
          </w:p>
        </w:tc>
        <w:tc>
          <w:tcPr>
            <w:tcW w:w="1729" w:type="pct"/>
            <w:tcBorders>
              <w:top w:val="single" w:sz="4" w:space="0" w:color="000000" w:themeColor="text1"/>
              <w:bottom w:val="single" w:sz="4" w:space="0" w:color="auto"/>
            </w:tcBorders>
          </w:tcPr>
          <w:p w14:paraId="02B60081" w14:textId="77777777" w:rsidR="00937D60" w:rsidRDefault="009F3004">
            <w:pPr>
              <w:widowControl w:val="0"/>
              <w:spacing w:line="276" w:lineRule="auto"/>
            </w:pPr>
            <w:r>
              <w:t>Confidence interval (upper)</w:t>
            </w:r>
          </w:p>
        </w:tc>
      </w:tr>
      <w:tr w:rsidR="00937D60" w14:paraId="19BDAE3F" w14:textId="77777777" w:rsidTr="00535704">
        <w:trPr>
          <w:trHeight w:val="288"/>
        </w:trPr>
        <w:tc>
          <w:tcPr>
            <w:tcW w:w="730" w:type="pct"/>
            <w:tcBorders>
              <w:top w:val="single" w:sz="4" w:space="0" w:color="auto"/>
            </w:tcBorders>
          </w:tcPr>
          <w:p w14:paraId="363FFE5E" w14:textId="77777777" w:rsidR="00937D60" w:rsidRDefault="009F3004" w:rsidP="00576DD7">
            <w:pPr>
              <w:widowControl w:val="0"/>
              <w:spacing w:line="276" w:lineRule="auto"/>
              <w:jc w:val="right"/>
            </w:pPr>
            <w:r>
              <w:t>0</w:t>
            </w:r>
          </w:p>
        </w:tc>
        <w:tc>
          <w:tcPr>
            <w:tcW w:w="835" w:type="pct"/>
            <w:tcBorders>
              <w:top w:val="single" w:sz="4" w:space="0" w:color="auto"/>
            </w:tcBorders>
          </w:tcPr>
          <w:p w14:paraId="500E2308" w14:textId="77777777" w:rsidR="00937D60" w:rsidRDefault="009F3004" w:rsidP="00576DD7">
            <w:pPr>
              <w:widowControl w:val="0"/>
              <w:spacing w:line="276" w:lineRule="auto"/>
              <w:jc w:val="center"/>
            </w:pPr>
            <w:r>
              <w:t>0.99807</w:t>
            </w:r>
          </w:p>
        </w:tc>
        <w:tc>
          <w:tcPr>
            <w:tcW w:w="1706" w:type="pct"/>
            <w:tcBorders>
              <w:top w:val="single" w:sz="4" w:space="0" w:color="auto"/>
            </w:tcBorders>
          </w:tcPr>
          <w:p w14:paraId="4962BD4D" w14:textId="77777777" w:rsidR="00937D60" w:rsidRDefault="009F3004" w:rsidP="00576DD7">
            <w:pPr>
              <w:widowControl w:val="0"/>
              <w:spacing w:line="276" w:lineRule="auto"/>
              <w:jc w:val="center"/>
            </w:pPr>
            <w:r>
              <w:t>0.997112</w:t>
            </w:r>
          </w:p>
        </w:tc>
        <w:tc>
          <w:tcPr>
            <w:tcW w:w="1729" w:type="pct"/>
            <w:tcBorders>
              <w:top w:val="single" w:sz="4" w:space="0" w:color="auto"/>
            </w:tcBorders>
          </w:tcPr>
          <w:p w14:paraId="6C05132E" w14:textId="77777777" w:rsidR="00937D60" w:rsidRDefault="009F3004" w:rsidP="00576DD7">
            <w:pPr>
              <w:widowControl w:val="0"/>
              <w:spacing w:line="276" w:lineRule="auto"/>
              <w:jc w:val="center"/>
            </w:pPr>
            <w:r>
              <w:t>0.999024</w:t>
            </w:r>
          </w:p>
        </w:tc>
      </w:tr>
      <w:tr w:rsidR="00937D60" w14:paraId="1F4EED0F" w14:textId="77777777" w:rsidTr="00535704">
        <w:trPr>
          <w:trHeight w:val="288"/>
        </w:trPr>
        <w:tc>
          <w:tcPr>
            <w:tcW w:w="730" w:type="pct"/>
          </w:tcPr>
          <w:p w14:paraId="1CD254F8" w14:textId="77777777" w:rsidR="00937D60" w:rsidRDefault="009F3004" w:rsidP="00576DD7">
            <w:pPr>
              <w:widowControl w:val="0"/>
              <w:spacing w:line="276" w:lineRule="auto"/>
              <w:jc w:val="right"/>
            </w:pPr>
            <w:r>
              <w:t>1</w:t>
            </w:r>
          </w:p>
        </w:tc>
        <w:tc>
          <w:tcPr>
            <w:tcW w:w="835" w:type="pct"/>
          </w:tcPr>
          <w:p w14:paraId="4C127CC5" w14:textId="77777777" w:rsidR="00937D60" w:rsidRDefault="009F3004" w:rsidP="00576DD7">
            <w:pPr>
              <w:widowControl w:val="0"/>
              <w:spacing w:line="276" w:lineRule="auto"/>
              <w:jc w:val="center"/>
            </w:pPr>
            <w:r>
              <w:t>0.99463</w:t>
            </w:r>
          </w:p>
        </w:tc>
        <w:tc>
          <w:tcPr>
            <w:tcW w:w="1706" w:type="pct"/>
          </w:tcPr>
          <w:p w14:paraId="7C4960C3" w14:textId="77777777" w:rsidR="00937D60" w:rsidRDefault="009F3004" w:rsidP="00576DD7">
            <w:pPr>
              <w:widowControl w:val="0"/>
              <w:spacing w:line="276" w:lineRule="auto"/>
              <w:jc w:val="center"/>
            </w:pPr>
            <w:r>
              <w:t>0.992667</w:t>
            </w:r>
          </w:p>
        </w:tc>
        <w:tc>
          <w:tcPr>
            <w:tcW w:w="1729" w:type="pct"/>
          </w:tcPr>
          <w:p w14:paraId="261218D2" w14:textId="77777777" w:rsidR="00937D60" w:rsidRDefault="009F3004" w:rsidP="00576DD7">
            <w:pPr>
              <w:widowControl w:val="0"/>
              <w:spacing w:line="276" w:lineRule="auto"/>
              <w:jc w:val="center"/>
            </w:pPr>
            <w:r>
              <w:t>0.996587</w:t>
            </w:r>
          </w:p>
        </w:tc>
      </w:tr>
      <w:tr w:rsidR="00937D60" w14:paraId="6D6929DB" w14:textId="77777777" w:rsidTr="00535704">
        <w:trPr>
          <w:trHeight w:val="288"/>
        </w:trPr>
        <w:tc>
          <w:tcPr>
            <w:tcW w:w="730" w:type="pct"/>
          </w:tcPr>
          <w:p w14:paraId="31E917D7" w14:textId="77777777" w:rsidR="00937D60" w:rsidRDefault="009F3004" w:rsidP="00576DD7">
            <w:pPr>
              <w:widowControl w:val="0"/>
              <w:spacing w:line="276" w:lineRule="auto"/>
              <w:jc w:val="right"/>
            </w:pPr>
            <w:r>
              <w:t>2</w:t>
            </w:r>
          </w:p>
        </w:tc>
        <w:tc>
          <w:tcPr>
            <w:tcW w:w="835" w:type="pct"/>
          </w:tcPr>
          <w:p w14:paraId="56446035" w14:textId="77777777" w:rsidR="00937D60" w:rsidRDefault="009F3004" w:rsidP="00576DD7">
            <w:pPr>
              <w:widowControl w:val="0"/>
              <w:spacing w:line="276" w:lineRule="auto"/>
              <w:jc w:val="center"/>
            </w:pPr>
            <w:r>
              <w:t>0.98627</w:t>
            </w:r>
          </w:p>
        </w:tc>
        <w:tc>
          <w:tcPr>
            <w:tcW w:w="1706" w:type="pct"/>
          </w:tcPr>
          <w:p w14:paraId="182BA793" w14:textId="77777777" w:rsidR="00937D60" w:rsidRDefault="009F3004" w:rsidP="00576DD7">
            <w:pPr>
              <w:widowControl w:val="0"/>
              <w:spacing w:line="276" w:lineRule="auto"/>
              <w:jc w:val="center"/>
            </w:pPr>
            <w:r>
              <w:t>0.982422</w:t>
            </w:r>
          </w:p>
        </w:tc>
        <w:tc>
          <w:tcPr>
            <w:tcW w:w="1729" w:type="pct"/>
          </w:tcPr>
          <w:p w14:paraId="5DC86F78" w14:textId="77777777" w:rsidR="00937D60" w:rsidRDefault="009F3004" w:rsidP="00576DD7">
            <w:pPr>
              <w:widowControl w:val="0"/>
              <w:spacing w:line="276" w:lineRule="auto"/>
              <w:jc w:val="center"/>
            </w:pPr>
            <w:r>
              <w:t>0.990125</w:t>
            </w:r>
          </w:p>
        </w:tc>
      </w:tr>
      <w:tr w:rsidR="00937D60" w14:paraId="5D039915" w14:textId="77777777" w:rsidTr="00535704">
        <w:trPr>
          <w:trHeight w:val="288"/>
        </w:trPr>
        <w:tc>
          <w:tcPr>
            <w:tcW w:w="730" w:type="pct"/>
          </w:tcPr>
          <w:p w14:paraId="76779989" w14:textId="77777777" w:rsidR="00937D60" w:rsidRDefault="009F3004" w:rsidP="00576DD7">
            <w:pPr>
              <w:widowControl w:val="0"/>
              <w:spacing w:line="276" w:lineRule="auto"/>
              <w:jc w:val="right"/>
            </w:pPr>
            <w:r>
              <w:t>3</w:t>
            </w:r>
          </w:p>
        </w:tc>
        <w:tc>
          <w:tcPr>
            <w:tcW w:w="835" w:type="pct"/>
          </w:tcPr>
          <w:p w14:paraId="654A1B06" w14:textId="77777777" w:rsidR="00937D60" w:rsidRDefault="009F3004" w:rsidP="00576DD7">
            <w:pPr>
              <w:widowControl w:val="0"/>
              <w:spacing w:line="276" w:lineRule="auto"/>
              <w:jc w:val="center"/>
            </w:pPr>
            <w:r>
              <w:t>0.97799</w:t>
            </w:r>
          </w:p>
        </w:tc>
        <w:tc>
          <w:tcPr>
            <w:tcW w:w="1706" w:type="pct"/>
          </w:tcPr>
          <w:p w14:paraId="66FB9190" w14:textId="77777777" w:rsidR="00937D60" w:rsidRDefault="009F3004" w:rsidP="00576DD7">
            <w:pPr>
              <w:widowControl w:val="0"/>
              <w:spacing w:line="276" w:lineRule="auto"/>
              <w:jc w:val="center"/>
            </w:pPr>
            <w:r>
              <w:t>0.972619</w:t>
            </w:r>
          </w:p>
        </w:tc>
        <w:tc>
          <w:tcPr>
            <w:tcW w:w="1729" w:type="pct"/>
          </w:tcPr>
          <w:p w14:paraId="5C0C4017" w14:textId="77777777" w:rsidR="00937D60" w:rsidRDefault="009F3004" w:rsidP="00576DD7">
            <w:pPr>
              <w:widowControl w:val="0"/>
              <w:spacing w:line="276" w:lineRule="auto"/>
              <w:jc w:val="center"/>
            </w:pPr>
            <w:r>
              <w:t>0.98336</w:t>
            </w:r>
          </w:p>
        </w:tc>
      </w:tr>
      <w:tr w:rsidR="00937D60" w14:paraId="2390D518" w14:textId="77777777" w:rsidTr="00535704">
        <w:trPr>
          <w:trHeight w:val="288"/>
        </w:trPr>
        <w:tc>
          <w:tcPr>
            <w:tcW w:w="730" w:type="pct"/>
          </w:tcPr>
          <w:p w14:paraId="6E149597" w14:textId="77777777" w:rsidR="00937D60" w:rsidRDefault="009F3004" w:rsidP="00576DD7">
            <w:pPr>
              <w:widowControl w:val="0"/>
              <w:spacing w:line="276" w:lineRule="auto"/>
              <w:jc w:val="right"/>
            </w:pPr>
            <w:r>
              <w:t>4</w:t>
            </w:r>
          </w:p>
        </w:tc>
        <w:tc>
          <w:tcPr>
            <w:tcW w:w="835" w:type="pct"/>
          </w:tcPr>
          <w:p w14:paraId="26BBAF54" w14:textId="77777777" w:rsidR="00937D60" w:rsidRDefault="009F3004" w:rsidP="00576DD7">
            <w:pPr>
              <w:widowControl w:val="0"/>
              <w:spacing w:line="276" w:lineRule="auto"/>
              <w:jc w:val="center"/>
            </w:pPr>
            <w:r>
              <w:t>0.96606</w:t>
            </w:r>
          </w:p>
        </w:tc>
        <w:tc>
          <w:tcPr>
            <w:tcW w:w="1706" w:type="pct"/>
          </w:tcPr>
          <w:p w14:paraId="0941EB88" w14:textId="77777777" w:rsidR="00937D60" w:rsidRDefault="009F3004" w:rsidP="00576DD7">
            <w:pPr>
              <w:widowControl w:val="0"/>
              <w:spacing w:line="276" w:lineRule="auto"/>
              <w:jc w:val="center"/>
            </w:pPr>
            <w:r>
              <w:t>0.958641</w:t>
            </w:r>
          </w:p>
        </w:tc>
        <w:tc>
          <w:tcPr>
            <w:tcW w:w="1729" w:type="pct"/>
          </w:tcPr>
          <w:p w14:paraId="40F574DB" w14:textId="77777777" w:rsidR="00937D60" w:rsidRDefault="009F3004" w:rsidP="00576DD7">
            <w:pPr>
              <w:widowControl w:val="0"/>
              <w:spacing w:line="276" w:lineRule="auto"/>
              <w:jc w:val="center"/>
            </w:pPr>
            <w:r>
              <w:t>0.973477</w:t>
            </w:r>
          </w:p>
        </w:tc>
      </w:tr>
      <w:tr w:rsidR="00937D60" w14:paraId="7E6ABB52" w14:textId="77777777" w:rsidTr="00535704">
        <w:trPr>
          <w:trHeight w:val="288"/>
        </w:trPr>
        <w:tc>
          <w:tcPr>
            <w:tcW w:w="730" w:type="pct"/>
          </w:tcPr>
          <w:p w14:paraId="064BC3E7" w14:textId="77777777" w:rsidR="00937D60" w:rsidRDefault="009F3004" w:rsidP="00576DD7">
            <w:pPr>
              <w:widowControl w:val="0"/>
              <w:spacing w:line="276" w:lineRule="auto"/>
              <w:jc w:val="right"/>
            </w:pPr>
            <w:r>
              <w:t>5</w:t>
            </w:r>
          </w:p>
        </w:tc>
        <w:tc>
          <w:tcPr>
            <w:tcW w:w="835" w:type="pct"/>
          </w:tcPr>
          <w:p w14:paraId="23A721A7" w14:textId="77777777" w:rsidR="00937D60" w:rsidRDefault="009F3004" w:rsidP="00576DD7">
            <w:pPr>
              <w:widowControl w:val="0"/>
              <w:spacing w:line="276" w:lineRule="auto"/>
              <w:jc w:val="center"/>
            </w:pPr>
            <w:r>
              <w:t>0.94593</w:t>
            </w:r>
          </w:p>
        </w:tc>
        <w:tc>
          <w:tcPr>
            <w:tcW w:w="1706" w:type="pct"/>
          </w:tcPr>
          <w:p w14:paraId="5DC2C800" w14:textId="77777777" w:rsidR="00937D60" w:rsidRDefault="009F3004" w:rsidP="00576DD7">
            <w:pPr>
              <w:widowControl w:val="0"/>
              <w:spacing w:line="276" w:lineRule="auto"/>
              <w:jc w:val="center"/>
            </w:pPr>
            <w:r>
              <w:t>0.935646</w:t>
            </w:r>
          </w:p>
        </w:tc>
        <w:tc>
          <w:tcPr>
            <w:tcW w:w="1729" w:type="pct"/>
          </w:tcPr>
          <w:p w14:paraId="147F9B05" w14:textId="77777777" w:rsidR="00937D60" w:rsidRDefault="009F3004" w:rsidP="00576DD7">
            <w:pPr>
              <w:widowControl w:val="0"/>
              <w:spacing w:line="276" w:lineRule="auto"/>
              <w:jc w:val="center"/>
            </w:pPr>
            <w:r>
              <w:t>0.95621</w:t>
            </w:r>
          </w:p>
        </w:tc>
      </w:tr>
      <w:tr w:rsidR="00937D60" w14:paraId="1D00EA58" w14:textId="77777777" w:rsidTr="00535704">
        <w:trPr>
          <w:trHeight w:val="288"/>
        </w:trPr>
        <w:tc>
          <w:tcPr>
            <w:tcW w:w="730" w:type="pct"/>
          </w:tcPr>
          <w:p w14:paraId="5FA134F2" w14:textId="77777777" w:rsidR="00937D60" w:rsidRDefault="009F3004" w:rsidP="00576DD7">
            <w:pPr>
              <w:widowControl w:val="0"/>
              <w:spacing w:line="276" w:lineRule="auto"/>
              <w:jc w:val="right"/>
            </w:pPr>
            <w:r>
              <w:t>6</w:t>
            </w:r>
          </w:p>
        </w:tc>
        <w:tc>
          <w:tcPr>
            <w:tcW w:w="835" w:type="pct"/>
          </w:tcPr>
          <w:p w14:paraId="46790101" w14:textId="77777777" w:rsidR="00937D60" w:rsidRDefault="009F3004" w:rsidP="00576DD7">
            <w:pPr>
              <w:widowControl w:val="0"/>
              <w:spacing w:line="276" w:lineRule="auto"/>
              <w:jc w:val="center"/>
            </w:pPr>
            <w:r>
              <w:t>0.91346</w:t>
            </w:r>
          </w:p>
        </w:tc>
        <w:tc>
          <w:tcPr>
            <w:tcW w:w="1706" w:type="pct"/>
          </w:tcPr>
          <w:p w14:paraId="2B285C14" w14:textId="77777777" w:rsidR="00937D60" w:rsidRDefault="009F3004" w:rsidP="00576DD7">
            <w:pPr>
              <w:widowControl w:val="0"/>
              <w:spacing w:line="276" w:lineRule="auto"/>
              <w:jc w:val="center"/>
            </w:pPr>
            <w:r>
              <w:t>0.899779</w:t>
            </w:r>
          </w:p>
        </w:tc>
        <w:tc>
          <w:tcPr>
            <w:tcW w:w="1729" w:type="pct"/>
          </w:tcPr>
          <w:p w14:paraId="46614781" w14:textId="77777777" w:rsidR="00937D60" w:rsidRDefault="009F3004" w:rsidP="00576DD7">
            <w:pPr>
              <w:widowControl w:val="0"/>
              <w:spacing w:line="276" w:lineRule="auto"/>
              <w:jc w:val="center"/>
            </w:pPr>
            <w:r>
              <w:t>0.927135</w:t>
            </w:r>
          </w:p>
        </w:tc>
      </w:tr>
      <w:tr w:rsidR="00937D60" w14:paraId="6117BCD3" w14:textId="77777777" w:rsidTr="00535704">
        <w:trPr>
          <w:trHeight w:val="288"/>
        </w:trPr>
        <w:tc>
          <w:tcPr>
            <w:tcW w:w="730" w:type="pct"/>
          </w:tcPr>
          <w:p w14:paraId="472AFA93" w14:textId="77777777" w:rsidR="00937D60" w:rsidRDefault="009F3004" w:rsidP="00576DD7">
            <w:pPr>
              <w:widowControl w:val="0"/>
              <w:spacing w:line="276" w:lineRule="auto"/>
              <w:jc w:val="right"/>
            </w:pPr>
            <w:r>
              <w:t>7</w:t>
            </w:r>
          </w:p>
        </w:tc>
        <w:tc>
          <w:tcPr>
            <w:tcW w:w="835" w:type="pct"/>
          </w:tcPr>
          <w:p w14:paraId="56DBB39D" w14:textId="77777777" w:rsidR="00937D60" w:rsidRDefault="009F3004" w:rsidP="00576DD7">
            <w:pPr>
              <w:widowControl w:val="0"/>
              <w:spacing w:line="276" w:lineRule="auto"/>
              <w:jc w:val="center"/>
            </w:pPr>
            <w:r>
              <w:t>0.87519</w:t>
            </w:r>
          </w:p>
        </w:tc>
        <w:tc>
          <w:tcPr>
            <w:tcW w:w="1706" w:type="pct"/>
          </w:tcPr>
          <w:p w14:paraId="4586828C" w14:textId="77777777" w:rsidR="00937D60" w:rsidRDefault="009F3004" w:rsidP="00576DD7">
            <w:pPr>
              <w:widowControl w:val="0"/>
              <w:spacing w:line="276" w:lineRule="auto"/>
              <w:jc w:val="center"/>
            </w:pPr>
            <w:r>
              <w:t>0.857682</w:t>
            </w:r>
          </w:p>
        </w:tc>
        <w:tc>
          <w:tcPr>
            <w:tcW w:w="1729" w:type="pct"/>
          </w:tcPr>
          <w:p w14:paraId="544B2002" w14:textId="77777777" w:rsidR="00937D60" w:rsidRDefault="009F3004" w:rsidP="00576DD7">
            <w:pPr>
              <w:widowControl w:val="0"/>
              <w:spacing w:line="276" w:lineRule="auto"/>
              <w:jc w:val="center"/>
            </w:pPr>
            <w:r>
              <w:t>0.892696</w:t>
            </w:r>
          </w:p>
        </w:tc>
      </w:tr>
      <w:tr w:rsidR="00937D60" w14:paraId="39D14B68" w14:textId="77777777" w:rsidTr="00535704">
        <w:trPr>
          <w:trHeight w:val="288"/>
        </w:trPr>
        <w:tc>
          <w:tcPr>
            <w:tcW w:w="730" w:type="pct"/>
          </w:tcPr>
          <w:p w14:paraId="66B3CB28" w14:textId="77777777" w:rsidR="00937D60" w:rsidRDefault="009F3004" w:rsidP="00576DD7">
            <w:pPr>
              <w:widowControl w:val="0"/>
              <w:spacing w:line="276" w:lineRule="auto"/>
              <w:jc w:val="right"/>
            </w:pPr>
            <w:r>
              <w:t>8</w:t>
            </w:r>
          </w:p>
        </w:tc>
        <w:tc>
          <w:tcPr>
            <w:tcW w:w="835" w:type="pct"/>
          </w:tcPr>
          <w:p w14:paraId="1A85BBF0" w14:textId="77777777" w:rsidR="00937D60" w:rsidRDefault="009F3004" w:rsidP="00576DD7">
            <w:pPr>
              <w:widowControl w:val="0"/>
              <w:spacing w:line="276" w:lineRule="auto"/>
              <w:jc w:val="center"/>
            </w:pPr>
            <w:r>
              <w:t>0.82632</w:t>
            </w:r>
          </w:p>
        </w:tc>
        <w:tc>
          <w:tcPr>
            <w:tcW w:w="1706" w:type="pct"/>
          </w:tcPr>
          <w:p w14:paraId="1787AA13" w14:textId="77777777" w:rsidR="00937D60" w:rsidRDefault="009F3004" w:rsidP="00576DD7">
            <w:pPr>
              <w:widowControl w:val="0"/>
              <w:spacing w:line="276" w:lineRule="auto"/>
              <w:jc w:val="center"/>
            </w:pPr>
            <w:r>
              <w:t>0.805447</w:t>
            </w:r>
          </w:p>
        </w:tc>
        <w:tc>
          <w:tcPr>
            <w:tcW w:w="1729" w:type="pct"/>
          </w:tcPr>
          <w:p w14:paraId="4A94641B" w14:textId="77777777" w:rsidR="00937D60" w:rsidRDefault="009F3004" w:rsidP="00576DD7">
            <w:pPr>
              <w:widowControl w:val="0"/>
              <w:spacing w:line="276" w:lineRule="auto"/>
              <w:jc w:val="center"/>
            </w:pPr>
            <w:r>
              <w:t>0.847194</w:t>
            </w:r>
          </w:p>
        </w:tc>
      </w:tr>
      <w:tr w:rsidR="00937D60" w14:paraId="65E42C82" w14:textId="77777777" w:rsidTr="00535704">
        <w:trPr>
          <w:trHeight w:val="288"/>
        </w:trPr>
        <w:tc>
          <w:tcPr>
            <w:tcW w:w="730" w:type="pct"/>
          </w:tcPr>
          <w:p w14:paraId="2D46A854" w14:textId="77777777" w:rsidR="00937D60" w:rsidRDefault="009F3004" w:rsidP="00576DD7">
            <w:pPr>
              <w:widowControl w:val="0"/>
              <w:spacing w:line="276" w:lineRule="auto"/>
              <w:jc w:val="right"/>
            </w:pPr>
            <w:r>
              <w:t>9</w:t>
            </w:r>
          </w:p>
        </w:tc>
        <w:tc>
          <w:tcPr>
            <w:tcW w:w="835" w:type="pct"/>
          </w:tcPr>
          <w:p w14:paraId="0AB4664D" w14:textId="77777777" w:rsidR="00937D60" w:rsidRDefault="009F3004" w:rsidP="00576DD7">
            <w:pPr>
              <w:widowControl w:val="0"/>
              <w:spacing w:line="276" w:lineRule="auto"/>
              <w:jc w:val="center"/>
            </w:pPr>
            <w:r>
              <w:t>0.79804</w:t>
            </w:r>
          </w:p>
        </w:tc>
        <w:tc>
          <w:tcPr>
            <w:tcW w:w="1706" w:type="pct"/>
          </w:tcPr>
          <w:p w14:paraId="45C54BE6" w14:textId="77777777" w:rsidR="00937D60" w:rsidRDefault="009F3004" w:rsidP="00576DD7">
            <w:pPr>
              <w:widowControl w:val="0"/>
              <w:spacing w:line="276" w:lineRule="auto"/>
              <w:jc w:val="center"/>
            </w:pPr>
            <w:r>
              <w:t>0.77444</w:t>
            </w:r>
          </w:p>
        </w:tc>
        <w:tc>
          <w:tcPr>
            <w:tcW w:w="1729" w:type="pct"/>
          </w:tcPr>
          <w:p w14:paraId="3CFD8BAC" w14:textId="77777777" w:rsidR="00937D60" w:rsidRDefault="009F3004" w:rsidP="00576DD7">
            <w:pPr>
              <w:widowControl w:val="0"/>
              <w:spacing w:line="276" w:lineRule="auto"/>
              <w:jc w:val="center"/>
            </w:pPr>
            <w:r>
              <w:t>0.821646</w:t>
            </w:r>
          </w:p>
        </w:tc>
      </w:tr>
      <w:tr w:rsidR="00937D60" w14:paraId="4A8C5245" w14:textId="77777777" w:rsidTr="00535704">
        <w:trPr>
          <w:trHeight w:val="288"/>
        </w:trPr>
        <w:tc>
          <w:tcPr>
            <w:tcW w:w="730" w:type="pct"/>
          </w:tcPr>
          <w:p w14:paraId="7D8C6E0F" w14:textId="77777777" w:rsidR="00937D60" w:rsidRDefault="009F3004" w:rsidP="00576DD7">
            <w:pPr>
              <w:widowControl w:val="0"/>
              <w:spacing w:line="276" w:lineRule="auto"/>
              <w:jc w:val="right"/>
            </w:pPr>
            <w:r>
              <w:t>10</w:t>
            </w:r>
          </w:p>
        </w:tc>
        <w:tc>
          <w:tcPr>
            <w:tcW w:w="835" w:type="pct"/>
          </w:tcPr>
          <w:p w14:paraId="0F6738CD" w14:textId="77777777" w:rsidR="00937D60" w:rsidRDefault="009F3004" w:rsidP="00576DD7">
            <w:pPr>
              <w:widowControl w:val="0"/>
              <w:spacing w:line="276" w:lineRule="auto"/>
              <w:jc w:val="center"/>
            </w:pPr>
            <w:r>
              <w:t>0.7465</w:t>
            </w:r>
          </w:p>
        </w:tc>
        <w:tc>
          <w:tcPr>
            <w:tcW w:w="1706" w:type="pct"/>
          </w:tcPr>
          <w:p w14:paraId="05FAD3FD" w14:textId="77777777" w:rsidR="00937D60" w:rsidRDefault="009F3004" w:rsidP="00576DD7">
            <w:pPr>
              <w:widowControl w:val="0"/>
              <w:spacing w:line="276" w:lineRule="auto"/>
              <w:jc w:val="center"/>
            </w:pPr>
            <w:r>
              <w:t>0.719428</w:t>
            </w:r>
          </w:p>
        </w:tc>
        <w:tc>
          <w:tcPr>
            <w:tcW w:w="1729" w:type="pct"/>
          </w:tcPr>
          <w:p w14:paraId="02A33747" w14:textId="77777777" w:rsidR="00937D60" w:rsidRDefault="009F3004" w:rsidP="00576DD7">
            <w:pPr>
              <w:widowControl w:val="0"/>
              <w:spacing w:line="276" w:lineRule="auto"/>
              <w:jc w:val="center"/>
            </w:pPr>
            <w:r>
              <w:t>0.773575</w:t>
            </w:r>
          </w:p>
        </w:tc>
      </w:tr>
      <w:tr w:rsidR="00937D60" w14:paraId="5218F948" w14:textId="77777777" w:rsidTr="00535704">
        <w:trPr>
          <w:trHeight w:val="288"/>
        </w:trPr>
        <w:tc>
          <w:tcPr>
            <w:tcW w:w="730" w:type="pct"/>
          </w:tcPr>
          <w:p w14:paraId="043CF2BF" w14:textId="77777777" w:rsidR="00937D60" w:rsidRDefault="009F3004" w:rsidP="00576DD7">
            <w:pPr>
              <w:widowControl w:val="0"/>
              <w:spacing w:line="276" w:lineRule="auto"/>
              <w:jc w:val="right"/>
            </w:pPr>
            <w:r>
              <w:t>11</w:t>
            </w:r>
          </w:p>
        </w:tc>
        <w:tc>
          <w:tcPr>
            <w:tcW w:w="835" w:type="pct"/>
          </w:tcPr>
          <w:p w14:paraId="31392D0E" w14:textId="77777777" w:rsidR="00937D60" w:rsidRDefault="009F3004" w:rsidP="00576DD7">
            <w:pPr>
              <w:widowControl w:val="0"/>
              <w:spacing w:line="276" w:lineRule="auto"/>
              <w:jc w:val="center"/>
            </w:pPr>
            <w:r>
              <w:t>0.72841</w:t>
            </w:r>
          </w:p>
        </w:tc>
        <w:tc>
          <w:tcPr>
            <w:tcW w:w="1706" w:type="pct"/>
          </w:tcPr>
          <w:p w14:paraId="7982373E" w14:textId="77777777" w:rsidR="00937D60" w:rsidRDefault="009F3004" w:rsidP="00576DD7">
            <w:pPr>
              <w:widowControl w:val="0"/>
              <w:spacing w:line="276" w:lineRule="auto"/>
              <w:jc w:val="center"/>
            </w:pPr>
            <w:r>
              <w:t>0.69985</w:t>
            </w:r>
          </w:p>
        </w:tc>
        <w:tc>
          <w:tcPr>
            <w:tcW w:w="1729" w:type="pct"/>
          </w:tcPr>
          <w:p w14:paraId="138E3877" w14:textId="77777777" w:rsidR="00937D60" w:rsidRDefault="009F3004" w:rsidP="00576DD7">
            <w:pPr>
              <w:widowControl w:val="0"/>
              <w:spacing w:line="276" w:lineRule="auto"/>
              <w:jc w:val="center"/>
            </w:pPr>
            <w:r>
              <w:t>0.756975</w:t>
            </w:r>
          </w:p>
        </w:tc>
      </w:tr>
      <w:tr w:rsidR="00937D60" w14:paraId="1674A1E3" w14:textId="77777777" w:rsidTr="00535704">
        <w:trPr>
          <w:trHeight w:val="288"/>
        </w:trPr>
        <w:tc>
          <w:tcPr>
            <w:tcW w:w="730" w:type="pct"/>
          </w:tcPr>
          <w:p w14:paraId="23202702" w14:textId="77777777" w:rsidR="00937D60" w:rsidRDefault="009F3004" w:rsidP="00576DD7">
            <w:pPr>
              <w:widowControl w:val="0"/>
              <w:spacing w:line="276" w:lineRule="auto"/>
              <w:jc w:val="right"/>
            </w:pPr>
            <w:r>
              <w:t>12</w:t>
            </w:r>
          </w:p>
        </w:tc>
        <w:tc>
          <w:tcPr>
            <w:tcW w:w="835" w:type="pct"/>
          </w:tcPr>
          <w:p w14:paraId="23854820" w14:textId="77777777" w:rsidR="00937D60" w:rsidRDefault="009F3004" w:rsidP="00576DD7">
            <w:pPr>
              <w:widowControl w:val="0"/>
              <w:spacing w:line="276" w:lineRule="auto"/>
              <w:jc w:val="center"/>
            </w:pPr>
            <w:r>
              <w:t>0.7016</w:t>
            </w:r>
          </w:p>
        </w:tc>
        <w:tc>
          <w:tcPr>
            <w:tcW w:w="1706" w:type="pct"/>
          </w:tcPr>
          <w:p w14:paraId="4B2CC9A4" w14:textId="77777777" w:rsidR="00937D60" w:rsidRDefault="009F3004" w:rsidP="00576DD7">
            <w:pPr>
              <w:widowControl w:val="0"/>
              <w:spacing w:line="276" w:lineRule="auto"/>
              <w:jc w:val="center"/>
            </w:pPr>
            <w:r>
              <w:t>0.670576</w:t>
            </w:r>
          </w:p>
        </w:tc>
        <w:tc>
          <w:tcPr>
            <w:tcW w:w="1729" w:type="pct"/>
          </w:tcPr>
          <w:p w14:paraId="10408680" w14:textId="77777777" w:rsidR="00937D60" w:rsidRDefault="009F3004" w:rsidP="00576DD7">
            <w:pPr>
              <w:widowControl w:val="0"/>
              <w:spacing w:line="276" w:lineRule="auto"/>
              <w:jc w:val="center"/>
            </w:pPr>
            <w:r>
              <w:t>0.732629</w:t>
            </w:r>
          </w:p>
        </w:tc>
      </w:tr>
      <w:tr w:rsidR="00937D60" w14:paraId="2E654E17" w14:textId="77777777" w:rsidTr="00535704">
        <w:trPr>
          <w:trHeight w:val="288"/>
        </w:trPr>
        <w:tc>
          <w:tcPr>
            <w:tcW w:w="730" w:type="pct"/>
          </w:tcPr>
          <w:p w14:paraId="13733C96" w14:textId="77777777" w:rsidR="00937D60" w:rsidRDefault="009F3004" w:rsidP="00576DD7">
            <w:pPr>
              <w:widowControl w:val="0"/>
              <w:spacing w:line="276" w:lineRule="auto"/>
              <w:jc w:val="right"/>
            </w:pPr>
            <w:r>
              <w:t>13</w:t>
            </w:r>
          </w:p>
        </w:tc>
        <w:tc>
          <w:tcPr>
            <w:tcW w:w="835" w:type="pct"/>
          </w:tcPr>
          <w:p w14:paraId="46E80608" w14:textId="77777777" w:rsidR="00937D60" w:rsidRDefault="009F3004" w:rsidP="00576DD7">
            <w:pPr>
              <w:widowControl w:val="0"/>
              <w:spacing w:line="276" w:lineRule="auto"/>
              <w:jc w:val="center"/>
            </w:pPr>
            <w:r>
              <w:t>0.68843</w:t>
            </w:r>
          </w:p>
        </w:tc>
        <w:tc>
          <w:tcPr>
            <w:tcW w:w="1706" w:type="pct"/>
          </w:tcPr>
          <w:p w14:paraId="4E3C3BF2" w14:textId="77777777" w:rsidR="00937D60" w:rsidRDefault="009F3004" w:rsidP="00576DD7">
            <w:pPr>
              <w:widowControl w:val="0"/>
              <w:spacing w:line="276" w:lineRule="auto"/>
              <w:jc w:val="center"/>
            </w:pPr>
            <w:r>
              <w:t>0.656563</w:t>
            </w:r>
          </w:p>
        </w:tc>
        <w:tc>
          <w:tcPr>
            <w:tcW w:w="1729" w:type="pct"/>
          </w:tcPr>
          <w:p w14:paraId="77D480FC" w14:textId="77777777" w:rsidR="00937D60" w:rsidRDefault="009F3004" w:rsidP="00576DD7">
            <w:pPr>
              <w:widowControl w:val="0"/>
              <w:spacing w:line="276" w:lineRule="auto"/>
              <w:jc w:val="center"/>
            </w:pPr>
            <w:r>
              <w:t>0.720289</w:t>
            </w:r>
          </w:p>
        </w:tc>
      </w:tr>
      <w:tr w:rsidR="00937D60" w14:paraId="091D9637" w14:textId="77777777" w:rsidTr="00535704">
        <w:trPr>
          <w:trHeight w:val="288"/>
        </w:trPr>
        <w:tc>
          <w:tcPr>
            <w:tcW w:w="730" w:type="pct"/>
          </w:tcPr>
          <w:p w14:paraId="7F719CA5" w14:textId="77777777" w:rsidR="00937D60" w:rsidRDefault="009F3004" w:rsidP="00576DD7">
            <w:pPr>
              <w:widowControl w:val="0"/>
              <w:spacing w:line="276" w:lineRule="auto"/>
              <w:jc w:val="right"/>
            </w:pPr>
            <w:r>
              <w:t>14</w:t>
            </w:r>
          </w:p>
        </w:tc>
        <w:tc>
          <w:tcPr>
            <w:tcW w:w="835" w:type="pct"/>
          </w:tcPr>
          <w:p w14:paraId="44937368" w14:textId="77777777" w:rsidR="00937D60" w:rsidRDefault="009F3004" w:rsidP="00576DD7">
            <w:pPr>
              <w:widowControl w:val="0"/>
              <w:spacing w:line="276" w:lineRule="auto"/>
              <w:jc w:val="center"/>
            </w:pPr>
            <w:r>
              <w:t>0.67607</w:t>
            </w:r>
          </w:p>
        </w:tc>
        <w:tc>
          <w:tcPr>
            <w:tcW w:w="1706" w:type="pct"/>
          </w:tcPr>
          <w:p w14:paraId="67BF3438" w14:textId="77777777" w:rsidR="00937D60" w:rsidRDefault="009F3004" w:rsidP="00576DD7">
            <w:pPr>
              <w:widowControl w:val="0"/>
              <w:spacing w:line="276" w:lineRule="auto"/>
              <w:jc w:val="center"/>
            </w:pPr>
            <w:r>
              <w:t>0.641039</w:t>
            </w:r>
          </w:p>
        </w:tc>
        <w:tc>
          <w:tcPr>
            <w:tcW w:w="1729" w:type="pct"/>
          </w:tcPr>
          <w:p w14:paraId="2D434793" w14:textId="77777777" w:rsidR="00937D60" w:rsidRDefault="009F3004" w:rsidP="00576DD7">
            <w:pPr>
              <w:widowControl w:val="0"/>
              <w:spacing w:line="276" w:lineRule="auto"/>
              <w:jc w:val="center"/>
            </w:pPr>
            <w:r>
              <w:t>0.711109</w:t>
            </w:r>
          </w:p>
        </w:tc>
      </w:tr>
    </w:tbl>
    <w:p w14:paraId="35C57F62" w14:textId="77777777" w:rsidR="00FD451E" w:rsidRDefault="00FD451E">
      <w:pPr>
        <w:rPr>
          <w:b/>
        </w:rPr>
      </w:pPr>
      <w:r>
        <w:rPr>
          <w:b/>
        </w:rPr>
        <w:br w:type="page"/>
      </w:r>
    </w:p>
    <w:p w14:paraId="4F187E37" w14:textId="5E386D49" w:rsidR="00937D60" w:rsidRDefault="009F3004">
      <w:pPr>
        <w:rPr>
          <w:b/>
        </w:rPr>
      </w:pPr>
      <w:r>
        <w:rPr>
          <w:b/>
        </w:rPr>
        <w:lastRenderedPageBreak/>
        <w:t>Figure 8: Kaplan Meier Survival Curve for FGM in Cote d’Ivoire</w:t>
      </w:r>
    </w:p>
    <w:p w14:paraId="79AEF3B2" w14:textId="74B4A1B9" w:rsidR="00937D60" w:rsidRDefault="009F3004">
      <w:r>
        <w:rPr>
          <w:noProof/>
        </w:rPr>
        <w:drawing>
          <wp:inline distT="114300" distB="114300" distL="114300" distR="114300" wp14:anchorId="7CBFECA8" wp14:editId="762DA20D">
            <wp:extent cx="5464629" cy="3962400"/>
            <wp:effectExtent l="0" t="0" r="3175" b="0"/>
            <wp:docPr id="8"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43"/>
                    <a:srcRect/>
                    <a:stretch>
                      <a:fillRect/>
                    </a:stretch>
                  </pic:blipFill>
                  <pic:spPr>
                    <a:xfrm>
                      <a:off x="0" y="0"/>
                      <a:ext cx="5510962" cy="3995996"/>
                    </a:xfrm>
                    <a:prstGeom prst="rect">
                      <a:avLst/>
                    </a:prstGeom>
                    <a:ln/>
                  </pic:spPr>
                </pic:pic>
              </a:graphicData>
            </a:graphic>
          </wp:inline>
        </w:drawing>
      </w:r>
    </w:p>
    <w:tbl>
      <w:tblPr>
        <w:tblStyle w:val="ListTable6Colorful"/>
        <w:tblW w:w="5000" w:type="pct"/>
        <w:tblLook w:val="0600" w:firstRow="0" w:lastRow="0" w:firstColumn="0" w:lastColumn="0" w:noHBand="1" w:noVBand="1"/>
      </w:tblPr>
      <w:tblGrid>
        <w:gridCol w:w="1502"/>
        <w:gridCol w:w="1715"/>
        <w:gridCol w:w="3167"/>
        <w:gridCol w:w="2976"/>
      </w:tblGrid>
      <w:tr w:rsidR="00937D60" w14:paraId="29282D98" w14:textId="77777777" w:rsidTr="00535704">
        <w:trPr>
          <w:trHeight w:val="323"/>
        </w:trPr>
        <w:tc>
          <w:tcPr>
            <w:tcW w:w="802" w:type="pct"/>
            <w:tcBorders>
              <w:top w:val="single" w:sz="4" w:space="0" w:color="000000" w:themeColor="text1"/>
              <w:bottom w:val="single" w:sz="4" w:space="0" w:color="auto"/>
            </w:tcBorders>
          </w:tcPr>
          <w:p w14:paraId="5BE388FB" w14:textId="77777777" w:rsidR="00937D60" w:rsidRDefault="009F3004">
            <w:r>
              <w:t>Study time</w:t>
            </w:r>
          </w:p>
        </w:tc>
        <w:tc>
          <w:tcPr>
            <w:tcW w:w="916" w:type="pct"/>
            <w:tcBorders>
              <w:top w:val="single" w:sz="4" w:space="0" w:color="000000" w:themeColor="text1"/>
              <w:bottom w:val="single" w:sz="4" w:space="0" w:color="auto"/>
            </w:tcBorders>
          </w:tcPr>
          <w:p w14:paraId="430ADBA7" w14:textId="77777777" w:rsidR="00937D60" w:rsidRDefault="009F3004">
            <w:r>
              <w:t>Point estimate</w:t>
            </w:r>
          </w:p>
        </w:tc>
        <w:tc>
          <w:tcPr>
            <w:tcW w:w="1692" w:type="pct"/>
            <w:tcBorders>
              <w:top w:val="single" w:sz="4" w:space="0" w:color="000000" w:themeColor="text1"/>
              <w:bottom w:val="single" w:sz="4" w:space="0" w:color="auto"/>
            </w:tcBorders>
          </w:tcPr>
          <w:p w14:paraId="129960AD" w14:textId="77777777" w:rsidR="00937D60" w:rsidRDefault="009F3004">
            <w:pPr>
              <w:widowControl w:val="0"/>
              <w:spacing w:line="276" w:lineRule="auto"/>
            </w:pPr>
            <w:r>
              <w:t>Confidence interval (lower)</w:t>
            </w:r>
          </w:p>
        </w:tc>
        <w:tc>
          <w:tcPr>
            <w:tcW w:w="1590" w:type="pct"/>
            <w:tcBorders>
              <w:top w:val="single" w:sz="4" w:space="0" w:color="000000" w:themeColor="text1"/>
              <w:bottom w:val="single" w:sz="4" w:space="0" w:color="auto"/>
            </w:tcBorders>
          </w:tcPr>
          <w:p w14:paraId="211E7982" w14:textId="60964BED" w:rsidR="00937D60" w:rsidRDefault="009F3004">
            <w:pPr>
              <w:widowControl w:val="0"/>
              <w:spacing w:line="276" w:lineRule="auto"/>
            </w:pPr>
            <w:r>
              <w:t xml:space="preserve">Confidence interval (upper) </w:t>
            </w:r>
          </w:p>
        </w:tc>
      </w:tr>
      <w:tr w:rsidR="00937D60" w14:paraId="3ECFB24C" w14:textId="77777777" w:rsidTr="00535704">
        <w:trPr>
          <w:trHeight w:val="288"/>
        </w:trPr>
        <w:tc>
          <w:tcPr>
            <w:tcW w:w="802" w:type="pct"/>
            <w:tcBorders>
              <w:top w:val="single" w:sz="4" w:space="0" w:color="auto"/>
            </w:tcBorders>
          </w:tcPr>
          <w:p w14:paraId="0569F0FF" w14:textId="77777777" w:rsidR="00937D60" w:rsidRDefault="009F3004" w:rsidP="00576DD7">
            <w:pPr>
              <w:widowControl w:val="0"/>
              <w:spacing w:line="276" w:lineRule="auto"/>
              <w:jc w:val="right"/>
            </w:pPr>
            <w:r>
              <w:t>0</w:t>
            </w:r>
          </w:p>
        </w:tc>
        <w:tc>
          <w:tcPr>
            <w:tcW w:w="916" w:type="pct"/>
            <w:tcBorders>
              <w:top w:val="single" w:sz="4" w:space="0" w:color="auto"/>
            </w:tcBorders>
          </w:tcPr>
          <w:p w14:paraId="4C4F12C5" w14:textId="77777777" w:rsidR="00937D60" w:rsidRDefault="009F3004" w:rsidP="00576DD7">
            <w:pPr>
              <w:widowControl w:val="0"/>
              <w:spacing w:line="276" w:lineRule="auto"/>
              <w:jc w:val="center"/>
            </w:pPr>
            <w:r>
              <w:t>0.98216</w:t>
            </w:r>
          </w:p>
        </w:tc>
        <w:tc>
          <w:tcPr>
            <w:tcW w:w="1692" w:type="pct"/>
            <w:tcBorders>
              <w:top w:val="single" w:sz="4" w:space="0" w:color="auto"/>
            </w:tcBorders>
          </w:tcPr>
          <w:p w14:paraId="108FE8E2" w14:textId="77777777" w:rsidR="00937D60" w:rsidRDefault="009F3004" w:rsidP="00576DD7">
            <w:pPr>
              <w:widowControl w:val="0"/>
              <w:spacing w:line="276" w:lineRule="auto"/>
              <w:jc w:val="center"/>
            </w:pPr>
            <w:r>
              <w:t>0.97648</w:t>
            </w:r>
          </w:p>
        </w:tc>
        <w:tc>
          <w:tcPr>
            <w:tcW w:w="1590" w:type="pct"/>
            <w:tcBorders>
              <w:top w:val="single" w:sz="4" w:space="0" w:color="auto"/>
            </w:tcBorders>
          </w:tcPr>
          <w:p w14:paraId="7BE5ED5B" w14:textId="77777777" w:rsidR="00937D60" w:rsidRDefault="009F3004" w:rsidP="00576DD7">
            <w:pPr>
              <w:widowControl w:val="0"/>
              <w:spacing w:line="276" w:lineRule="auto"/>
              <w:jc w:val="center"/>
            </w:pPr>
            <w:r>
              <w:t>0.987845</w:t>
            </w:r>
          </w:p>
        </w:tc>
      </w:tr>
      <w:tr w:rsidR="00937D60" w14:paraId="7A9C3F15" w14:textId="77777777" w:rsidTr="00606A85">
        <w:trPr>
          <w:trHeight w:val="288"/>
        </w:trPr>
        <w:tc>
          <w:tcPr>
            <w:tcW w:w="802" w:type="pct"/>
          </w:tcPr>
          <w:p w14:paraId="40F7D95D" w14:textId="77777777" w:rsidR="00937D60" w:rsidRDefault="009F3004" w:rsidP="00576DD7">
            <w:pPr>
              <w:widowControl w:val="0"/>
              <w:spacing w:line="276" w:lineRule="auto"/>
              <w:jc w:val="right"/>
            </w:pPr>
            <w:r>
              <w:t>1</w:t>
            </w:r>
          </w:p>
        </w:tc>
        <w:tc>
          <w:tcPr>
            <w:tcW w:w="916" w:type="pct"/>
          </w:tcPr>
          <w:p w14:paraId="7F5A90C2" w14:textId="77777777" w:rsidR="00937D60" w:rsidRDefault="009F3004" w:rsidP="00576DD7">
            <w:pPr>
              <w:widowControl w:val="0"/>
              <w:spacing w:line="276" w:lineRule="auto"/>
              <w:jc w:val="center"/>
            </w:pPr>
            <w:r>
              <w:t>0.9699</w:t>
            </w:r>
          </w:p>
        </w:tc>
        <w:tc>
          <w:tcPr>
            <w:tcW w:w="1692" w:type="pct"/>
          </w:tcPr>
          <w:p w14:paraId="507069B9" w14:textId="77777777" w:rsidR="00937D60" w:rsidRDefault="009F3004" w:rsidP="00576DD7">
            <w:pPr>
              <w:widowControl w:val="0"/>
              <w:spacing w:line="276" w:lineRule="auto"/>
              <w:jc w:val="center"/>
            </w:pPr>
            <w:r>
              <w:t>0.96316</w:t>
            </w:r>
          </w:p>
        </w:tc>
        <w:tc>
          <w:tcPr>
            <w:tcW w:w="1590" w:type="pct"/>
          </w:tcPr>
          <w:p w14:paraId="0394B2CE" w14:textId="77777777" w:rsidR="00937D60" w:rsidRDefault="009F3004" w:rsidP="00576DD7">
            <w:pPr>
              <w:widowControl w:val="0"/>
              <w:spacing w:line="276" w:lineRule="auto"/>
              <w:jc w:val="center"/>
            </w:pPr>
            <w:r>
              <w:t>0.976637</w:t>
            </w:r>
          </w:p>
        </w:tc>
      </w:tr>
      <w:tr w:rsidR="00937D60" w14:paraId="64C4468C" w14:textId="77777777" w:rsidTr="00606A85">
        <w:trPr>
          <w:trHeight w:val="288"/>
        </w:trPr>
        <w:tc>
          <w:tcPr>
            <w:tcW w:w="802" w:type="pct"/>
          </w:tcPr>
          <w:p w14:paraId="572CF5F3" w14:textId="77777777" w:rsidR="00937D60" w:rsidRDefault="009F3004" w:rsidP="00576DD7">
            <w:pPr>
              <w:widowControl w:val="0"/>
              <w:spacing w:line="276" w:lineRule="auto"/>
              <w:jc w:val="right"/>
            </w:pPr>
            <w:r>
              <w:t>2</w:t>
            </w:r>
          </w:p>
        </w:tc>
        <w:tc>
          <w:tcPr>
            <w:tcW w:w="916" w:type="pct"/>
          </w:tcPr>
          <w:p w14:paraId="72E445B7" w14:textId="77777777" w:rsidR="00937D60" w:rsidRDefault="009F3004" w:rsidP="00576DD7">
            <w:pPr>
              <w:widowControl w:val="0"/>
              <w:spacing w:line="276" w:lineRule="auto"/>
              <w:jc w:val="center"/>
            </w:pPr>
            <w:r>
              <w:t>0.94583</w:t>
            </w:r>
          </w:p>
        </w:tc>
        <w:tc>
          <w:tcPr>
            <w:tcW w:w="1692" w:type="pct"/>
          </w:tcPr>
          <w:p w14:paraId="3A536089" w14:textId="77777777" w:rsidR="00937D60" w:rsidRDefault="009F3004" w:rsidP="00576DD7">
            <w:pPr>
              <w:widowControl w:val="0"/>
              <w:spacing w:line="276" w:lineRule="auto"/>
              <w:jc w:val="center"/>
            </w:pPr>
            <w:r>
              <w:t>0.935354</w:t>
            </w:r>
          </w:p>
        </w:tc>
        <w:tc>
          <w:tcPr>
            <w:tcW w:w="1590" w:type="pct"/>
          </w:tcPr>
          <w:p w14:paraId="2BAB46B5" w14:textId="77777777" w:rsidR="00937D60" w:rsidRDefault="009F3004" w:rsidP="00576DD7">
            <w:pPr>
              <w:widowControl w:val="0"/>
              <w:spacing w:line="276" w:lineRule="auto"/>
              <w:jc w:val="center"/>
            </w:pPr>
            <w:r>
              <w:t>0.956313</w:t>
            </w:r>
          </w:p>
        </w:tc>
      </w:tr>
      <w:tr w:rsidR="00937D60" w14:paraId="2C6A3AFC" w14:textId="77777777" w:rsidTr="00606A85">
        <w:trPr>
          <w:trHeight w:val="288"/>
        </w:trPr>
        <w:tc>
          <w:tcPr>
            <w:tcW w:w="802" w:type="pct"/>
          </w:tcPr>
          <w:p w14:paraId="58D35CEC" w14:textId="77777777" w:rsidR="00937D60" w:rsidRDefault="009F3004" w:rsidP="00576DD7">
            <w:pPr>
              <w:widowControl w:val="0"/>
              <w:spacing w:line="276" w:lineRule="auto"/>
              <w:jc w:val="right"/>
            </w:pPr>
            <w:r>
              <w:t>3</w:t>
            </w:r>
          </w:p>
        </w:tc>
        <w:tc>
          <w:tcPr>
            <w:tcW w:w="916" w:type="pct"/>
          </w:tcPr>
          <w:p w14:paraId="3FA0B16F" w14:textId="77777777" w:rsidR="00937D60" w:rsidRDefault="009F3004" w:rsidP="00576DD7">
            <w:pPr>
              <w:widowControl w:val="0"/>
              <w:spacing w:line="276" w:lineRule="auto"/>
              <w:jc w:val="center"/>
            </w:pPr>
            <w:r>
              <w:t>0.92633</w:t>
            </w:r>
          </w:p>
        </w:tc>
        <w:tc>
          <w:tcPr>
            <w:tcW w:w="1692" w:type="pct"/>
          </w:tcPr>
          <w:p w14:paraId="12C3D827" w14:textId="77777777" w:rsidR="00937D60" w:rsidRDefault="009F3004" w:rsidP="00576DD7">
            <w:pPr>
              <w:widowControl w:val="0"/>
              <w:spacing w:line="276" w:lineRule="auto"/>
              <w:jc w:val="center"/>
            </w:pPr>
            <w:r>
              <w:t>0.913217</w:t>
            </w:r>
          </w:p>
        </w:tc>
        <w:tc>
          <w:tcPr>
            <w:tcW w:w="1590" w:type="pct"/>
          </w:tcPr>
          <w:p w14:paraId="7E480810" w14:textId="77777777" w:rsidR="00937D60" w:rsidRDefault="009F3004" w:rsidP="00576DD7">
            <w:pPr>
              <w:widowControl w:val="0"/>
              <w:spacing w:line="276" w:lineRule="auto"/>
              <w:jc w:val="center"/>
            </w:pPr>
            <w:r>
              <w:t>0.939438</w:t>
            </w:r>
          </w:p>
        </w:tc>
      </w:tr>
      <w:tr w:rsidR="00937D60" w14:paraId="4C660C23" w14:textId="77777777" w:rsidTr="00606A85">
        <w:trPr>
          <w:trHeight w:val="288"/>
        </w:trPr>
        <w:tc>
          <w:tcPr>
            <w:tcW w:w="802" w:type="pct"/>
          </w:tcPr>
          <w:p w14:paraId="0265A20E" w14:textId="77777777" w:rsidR="00937D60" w:rsidRDefault="009F3004" w:rsidP="00576DD7">
            <w:pPr>
              <w:widowControl w:val="0"/>
              <w:spacing w:line="276" w:lineRule="auto"/>
              <w:jc w:val="right"/>
            </w:pPr>
            <w:r>
              <w:t>4</w:t>
            </w:r>
          </w:p>
        </w:tc>
        <w:tc>
          <w:tcPr>
            <w:tcW w:w="916" w:type="pct"/>
          </w:tcPr>
          <w:p w14:paraId="100691A9" w14:textId="77777777" w:rsidR="00937D60" w:rsidRDefault="009F3004" w:rsidP="00576DD7">
            <w:pPr>
              <w:widowControl w:val="0"/>
              <w:spacing w:line="276" w:lineRule="auto"/>
              <w:jc w:val="center"/>
            </w:pPr>
            <w:r>
              <w:t>0.9131</w:t>
            </w:r>
          </w:p>
        </w:tc>
        <w:tc>
          <w:tcPr>
            <w:tcW w:w="1692" w:type="pct"/>
          </w:tcPr>
          <w:p w14:paraId="670EB811" w14:textId="77777777" w:rsidR="00937D60" w:rsidRDefault="009F3004" w:rsidP="00576DD7">
            <w:pPr>
              <w:widowControl w:val="0"/>
              <w:spacing w:line="276" w:lineRule="auto"/>
              <w:jc w:val="center"/>
            </w:pPr>
            <w:r>
              <w:t>0.899058</w:t>
            </w:r>
          </w:p>
        </w:tc>
        <w:tc>
          <w:tcPr>
            <w:tcW w:w="1590" w:type="pct"/>
          </w:tcPr>
          <w:p w14:paraId="3AB85372" w14:textId="77777777" w:rsidR="00937D60" w:rsidRDefault="009F3004" w:rsidP="00576DD7">
            <w:pPr>
              <w:widowControl w:val="0"/>
              <w:spacing w:line="276" w:lineRule="auto"/>
              <w:jc w:val="center"/>
            </w:pPr>
            <w:r>
              <w:t>0.927142</w:t>
            </w:r>
          </w:p>
        </w:tc>
      </w:tr>
      <w:tr w:rsidR="00937D60" w14:paraId="06E97B1D" w14:textId="77777777" w:rsidTr="00606A85">
        <w:trPr>
          <w:trHeight w:val="288"/>
        </w:trPr>
        <w:tc>
          <w:tcPr>
            <w:tcW w:w="802" w:type="pct"/>
          </w:tcPr>
          <w:p w14:paraId="01EC7EC0" w14:textId="77777777" w:rsidR="00937D60" w:rsidRDefault="009F3004" w:rsidP="00576DD7">
            <w:pPr>
              <w:widowControl w:val="0"/>
              <w:spacing w:line="276" w:lineRule="auto"/>
              <w:jc w:val="right"/>
            </w:pPr>
            <w:r>
              <w:t>5</w:t>
            </w:r>
          </w:p>
        </w:tc>
        <w:tc>
          <w:tcPr>
            <w:tcW w:w="916" w:type="pct"/>
          </w:tcPr>
          <w:p w14:paraId="68C72BAB" w14:textId="77777777" w:rsidR="00937D60" w:rsidRDefault="009F3004" w:rsidP="00576DD7">
            <w:pPr>
              <w:widowControl w:val="0"/>
              <w:spacing w:line="276" w:lineRule="auto"/>
              <w:jc w:val="center"/>
            </w:pPr>
            <w:r>
              <w:t>0.89106</w:t>
            </w:r>
          </w:p>
        </w:tc>
        <w:tc>
          <w:tcPr>
            <w:tcW w:w="1692" w:type="pct"/>
          </w:tcPr>
          <w:p w14:paraId="3BE32780" w14:textId="77777777" w:rsidR="00937D60" w:rsidRDefault="009F3004" w:rsidP="00576DD7">
            <w:pPr>
              <w:widowControl w:val="0"/>
              <w:spacing w:line="276" w:lineRule="auto"/>
              <w:jc w:val="center"/>
            </w:pPr>
            <w:r>
              <w:t>0.874368</w:t>
            </w:r>
          </w:p>
        </w:tc>
        <w:tc>
          <w:tcPr>
            <w:tcW w:w="1590" w:type="pct"/>
          </w:tcPr>
          <w:p w14:paraId="146F24F5" w14:textId="77777777" w:rsidR="00937D60" w:rsidRDefault="009F3004" w:rsidP="00576DD7">
            <w:pPr>
              <w:widowControl w:val="0"/>
              <w:spacing w:line="276" w:lineRule="auto"/>
              <w:jc w:val="center"/>
            </w:pPr>
            <w:r>
              <w:t>0.907746</w:t>
            </w:r>
          </w:p>
        </w:tc>
      </w:tr>
      <w:tr w:rsidR="00937D60" w14:paraId="35089E16" w14:textId="77777777" w:rsidTr="00606A85">
        <w:trPr>
          <w:trHeight w:val="288"/>
        </w:trPr>
        <w:tc>
          <w:tcPr>
            <w:tcW w:w="802" w:type="pct"/>
          </w:tcPr>
          <w:p w14:paraId="4624AC2D" w14:textId="77777777" w:rsidR="00937D60" w:rsidRDefault="009F3004" w:rsidP="00576DD7">
            <w:pPr>
              <w:widowControl w:val="0"/>
              <w:spacing w:line="276" w:lineRule="auto"/>
              <w:jc w:val="right"/>
            </w:pPr>
            <w:r>
              <w:t>6</w:t>
            </w:r>
          </w:p>
        </w:tc>
        <w:tc>
          <w:tcPr>
            <w:tcW w:w="916" w:type="pct"/>
          </w:tcPr>
          <w:p w14:paraId="07EE0D5F" w14:textId="77777777" w:rsidR="00937D60" w:rsidRDefault="009F3004" w:rsidP="00576DD7">
            <w:pPr>
              <w:widowControl w:val="0"/>
              <w:spacing w:line="276" w:lineRule="auto"/>
              <w:jc w:val="center"/>
            </w:pPr>
            <w:r>
              <w:t>0.88</w:t>
            </w:r>
          </w:p>
        </w:tc>
        <w:tc>
          <w:tcPr>
            <w:tcW w:w="1692" w:type="pct"/>
          </w:tcPr>
          <w:p w14:paraId="5283B2E1" w14:textId="77777777" w:rsidR="00937D60" w:rsidRDefault="009F3004" w:rsidP="00576DD7">
            <w:pPr>
              <w:widowControl w:val="0"/>
              <w:spacing w:line="276" w:lineRule="auto"/>
              <w:jc w:val="center"/>
            </w:pPr>
            <w:r>
              <w:t>0.861953</w:t>
            </w:r>
          </w:p>
        </w:tc>
        <w:tc>
          <w:tcPr>
            <w:tcW w:w="1590" w:type="pct"/>
          </w:tcPr>
          <w:p w14:paraId="21723283" w14:textId="77777777" w:rsidR="00937D60" w:rsidRDefault="009F3004" w:rsidP="00576DD7">
            <w:pPr>
              <w:widowControl w:val="0"/>
              <w:spacing w:line="276" w:lineRule="auto"/>
              <w:jc w:val="center"/>
            </w:pPr>
            <w:r>
              <w:t>0.898052</w:t>
            </w:r>
          </w:p>
        </w:tc>
      </w:tr>
      <w:tr w:rsidR="00937D60" w14:paraId="77784702" w14:textId="77777777" w:rsidTr="00606A85">
        <w:trPr>
          <w:trHeight w:val="288"/>
        </w:trPr>
        <w:tc>
          <w:tcPr>
            <w:tcW w:w="802" w:type="pct"/>
          </w:tcPr>
          <w:p w14:paraId="26A58B4F" w14:textId="77777777" w:rsidR="00937D60" w:rsidRDefault="009F3004" w:rsidP="00576DD7">
            <w:pPr>
              <w:widowControl w:val="0"/>
              <w:spacing w:line="276" w:lineRule="auto"/>
              <w:jc w:val="right"/>
            </w:pPr>
            <w:r>
              <w:t>7</w:t>
            </w:r>
          </w:p>
        </w:tc>
        <w:tc>
          <w:tcPr>
            <w:tcW w:w="916" w:type="pct"/>
          </w:tcPr>
          <w:p w14:paraId="37DE1CF5" w14:textId="77777777" w:rsidR="00937D60" w:rsidRDefault="009F3004" w:rsidP="00576DD7">
            <w:pPr>
              <w:widowControl w:val="0"/>
              <w:spacing w:line="276" w:lineRule="auto"/>
              <w:jc w:val="center"/>
            </w:pPr>
            <w:r>
              <w:t>0.86522</w:t>
            </w:r>
          </w:p>
        </w:tc>
        <w:tc>
          <w:tcPr>
            <w:tcW w:w="1692" w:type="pct"/>
          </w:tcPr>
          <w:p w14:paraId="5F09B2E0" w14:textId="77777777" w:rsidR="00937D60" w:rsidRDefault="009F3004" w:rsidP="00576DD7">
            <w:pPr>
              <w:widowControl w:val="0"/>
              <w:spacing w:line="276" w:lineRule="auto"/>
              <w:jc w:val="center"/>
            </w:pPr>
            <w:r>
              <w:t>0.845988</w:t>
            </w:r>
          </w:p>
        </w:tc>
        <w:tc>
          <w:tcPr>
            <w:tcW w:w="1590" w:type="pct"/>
          </w:tcPr>
          <w:p w14:paraId="12202D58" w14:textId="77777777" w:rsidR="00937D60" w:rsidRDefault="009F3004" w:rsidP="00576DD7">
            <w:pPr>
              <w:widowControl w:val="0"/>
              <w:spacing w:line="276" w:lineRule="auto"/>
              <w:jc w:val="center"/>
            </w:pPr>
            <w:r>
              <w:t>0.884443</w:t>
            </w:r>
          </w:p>
        </w:tc>
      </w:tr>
      <w:tr w:rsidR="00937D60" w14:paraId="2F308C4C" w14:textId="77777777" w:rsidTr="00606A85">
        <w:trPr>
          <w:trHeight w:val="288"/>
        </w:trPr>
        <w:tc>
          <w:tcPr>
            <w:tcW w:w="802" w:type="pct"/>
          </w:tcPr>
          <w:p w14:paraId="5C4900D9" w14:textId="77777777" w:rsidR="00937D60" w:rsidRDefault="009F3004" w:rsidP="00576DD7">
            <w:pPr>
              <w:widowControl w:val="0"/>
              <w:spacing w:line="276" w:lineRule="auto"/>
              <w:jc w:val="right"/>
            </w:pPr>
            <w:r>
              <w:t>8</w:t>
            </w:r>
          </w:p>
        </w:tc>
        <w:tc>
          <w:tcPr>
            <w:tcW w:w="916" w:type="pct"/>
          </w:tcPr>
          <w:p w14:paraId="77B27F09" w14:textId="77777777" w:rsidR="00937D60" w:rsidRDefault="009F3004" w:rsidP="00576DD7">
            <w:pPr>
              <w:widowControl w:val="0"/>
              <w:spacing w:line="276" w:lineRule="auto"/>
              <w:jc w:val="center"/>
            </w:pPr>
            <w:r>
              <w:t>0.85466</w:t>
            </w:r>
          </w:p>
        </w:tc>
        <w:tc>
          <w:tcPr>
            <w:tcW w:w="1692" w:type="pct"/>
          </w:tcPr>
          <w:p w14:paraId="15C0864A" w14:textId="77777777" w:rsidR="00937D60" w:rsidRDefault="009F3004" w:rsidP="00576DD7">
            <w:pPr>
              <w:widowControl w:val="0"/>
              <w:spacing w:line="276" w:lineRule="auto"/>
              <w:jc w:val="center"/>
            </w:pPr>
            <w:r>
              <w:t>0.834299</w:t>
            </w:r>
          </w:p>
        </w:tc>
        <w:tc>
          <w:tcPr>
            <w:tcW w:w="1590" w:type="pct"/>
          </w:tcPr>
          <w:p w14:paraId="15EC8ED7" w14:textId="77777777" w:rsidR="00937D60" w:rsidRDefault="009F3004" w:rsidP="00576DD7">
            <w:pPr>
              <w:widowControl w:val="0"/>
              <w:spacing w:line="276" w:lineRule="auto"/>
              <w:jc w:val="center"/>
            </w:pPr>
            <w:r>
              <w:t>0.875026</w:t>
            </w:r>
          </w:p>
        </w:tc>
      </w:tr>
      <w:tr w:rsidR="00937D60" w14:paraId="05D2B792" w14:textId="77777777" w:rsidTr="00606A85">
        <w:trPr>
          <w:trHeight w:val="288"/>
        </w:trPr>
        <w:tc>
          <w:tcPr>
            <w:tcW w:w="802" w:type="pct"/>
          </w:tcPr>
          <w:p w14:paraId="7483104E" w14:textId="77777777" w:rsidR="00937D60" w:rsidRDefault="009F3004" w:rsidP="00576DD7">
            <w:pPr>
              <w:widowControl w:val="0"/>
              <w:spacing w:line="276" w:lineRule="auto"/>
              <w:jc w:val="right"/>
            </w:pPr>
            <w:r>
              <w:t>9</w:t>
            </w:r>
          </w:p>
        </w:tc>
        <w:tc>
          <w:tcPr>
            <w:tcW w:w="916" w:type="pct"/>
          </w:tcPr>
          <w:p w14:paraId="6315723A" w14:textId="77777777" w:rsidR="00937D60" w:rsidRDefault="009F3004" w:rsidP="00576DD7">
            <w:pPr>
              <w:widowControl w:val="0"/>
              <w:spacing w:line="276" w:lineRule="auto"/>
              <w:jc w:val="center"/>
            </w:pPr>
            <w:r>
              <w:t>0.84728</w:t>
            </w:r>
          </w:p>
        </w:tc>
        <w:tc>
          <w:tcPr>
            <w:tcW w:w="1692" w:type="pct"/>
          </w:tcPr>
          <w:p w14:paraId="48CBF881" w14:textId="77777777" w:rsidR="00937D60" w:rsidRDefault="009F3004" w:rsidP="00576DD7">
            <w:pPr>
              <w:widowControl w:val="0"/>
              <w:spacing w:line="276" w:lineRule="auto"/>
              <w:jc w:val="center"/>
            </w:pPr>
            <w:r>
              <w:t>0.826053</w:t>
            </w:r>
          </w:p>
        </w:tc>
        <w:tc>
          <w:tcPr>
            <w:tcW w:w="1590" w:type="pct"/>
          </w:tcPr>
          <w:p w14:paraId="54095A1C" w14:textId="77777777" w:rsidR="00937D60" w:rsidRDefault="009F3004" w:rsidP="00576DD7">
            <w:pPr>
              <w:widowControl w:val="0"/>
              <w:spacing w:line="276" w:lineRule="auto"/>
              <w:jc w:val="center"/>
            </w:pPr>
            <w:r>
              <w:t>0.868503</w:t>
            </w:r>
          </w:p>
        </w:tc>
      </w:tr>
      <w:tr w:rsidR="00937D60" w14:paraId="09F601B9" w14:textId="77777777" w:rsidTr="00606A85">
        <w:trPr>
          <w:trHeight w:val="288"/>
        </w:trPr>
        <w:tc>
          <w:tcPr>
            <w:tcW w:w="802" w:type="pct"/>
          </w:tcPr>
          <w:p w14:paraId="7FD915E1" w14:textId="77777777" w:rsidR="00937D60" w:rsidRDefault="009F3004" w:rsidP="00576DD7">
            <w:pPr>
              <w:widowControl w:val="0"/>
              <w:spacing w:line="276" w:lineRule="auto"/>
              <w:jc w:val="right"/>
            </w:pPr>
            <w:r>
              <w:t>10</w:t>
            </w:r>
          </w:p>
        </w:tc>
        <w:tc>
          <w:tcPr>
            <w:tcW w:w="916" w:type="pct"/>
          </w:tcPr>
          <w:p w14:paraId="462961A2" w14:textId="77777777" w:rsidR="00937D60" w:rsidRDefault="009F3004" w:rsidP="00576DD7">
            <w:pPr>
              <w:widowControl w:val="0"/>
              <w:spacing w:line="276" w:lineRule="auto"/>
              <w:jc w:val="center"/>
            </w:pPr>
            <w:r>
              <w:t>0.83742</w:t>
            </w:r>
          </w:p>
        </w:tc>
        <w:tc>
          <w:tcPr>
            <w:tcW w:w="1692" w:type="pct"/>
          </w:tcPr>
          <w:p w14:paraId="3C93584C" w14:textId="77777777" w:rsidR="00937D60" w:rsidRDefault="009F3004" w:rsidP="00576DD7">
            <w:pPr>
              <w:widowControl w:val="0"/>
              <w:spacing w:line="276" w:lineRule="auto"/>
              <w:jc w:val="center"/>
            </w:pPr>
            <w:r>
              <w:t>0.814385</w:t>
            </w:r>
          </w:p>
        </w:tc>
        <w:tc>
          <w:tcPr>
            <w:tcW w:w="1590" w:type="pct"/>
          </w:tcPr>
          <w:p w14:paraId="7BAF2A48" w14:textId="77777777" w:rsidR="00937D60" w:rsidRDefault="009F3004" w:rsidP="00576DD7">
            <w:pPr>
              <w:widowControl w:val="0"/>
              <w:spacing w:line="276" w:lineRule="auto"/>
              <w:jc w:val="center"/>
            </w:pPr>
            <w:r>
              <w:t>0.860445</w:t>
            </w:r>
          </w:p>
        </w:tc>
      </w:tr>
      <w:tr w:rsidR="00937D60" w14:paraId="67A8B0D4" w14:textId="77777777" w:rsidTr="00606A85">
        <w:trPr>
          <w:trHeight w:val="288"/>
        </w:trPr>
        <w:tc>
          <w:tcPr>
            <w:tcW w:w="802" w:type="pct"/>
          </w:tcPr>
          <w:p w14:paraId="3DACC989" w14:textId="77777777" w:rsidR="00937D60" w:rsidRDefault="009F3004" w:rsidP="00576DD7">
            <w:pPr>
              <w:widowControl w:val="0"/>
              <w:spacing w:line="276" w:lineRule="auto"/>
              <w:jc w:val="right"/>
            </w:pPr>
            <w:r>
              <w:t>11</w:t>
            </w:r>
          </w:p>
        </w:tc>
        <w:tc>
          <w:tcPr>
            <w:tcW w:w="916" w:type="pct"/>
          </w:tcPr>
          <w:p w14:paraId="28BC5082" w14:textId="77777777" w:rsidR="00937D60" w:rsidRDefault="009F3004" w:rsidP="00576DD7">
            <w:pPr>
              <w:widowControl w:val="0"/>
              <w:spacing w:line="276" w:lineRule="auto"/>
              <w:jc w:val="center"/>
            </w:pPr>
            <w:r>
              <w:t>0.8318</w:t>
            </w:r>
          </w:p>
        </w:tc>
        <w:tc>
          <w:tcPr>
            <w:tcW w:w="1692" w:type="pct"/>
          </w:tcPr>
          <w:p w14:paraId="5B69467E" w14:textId="77777777" w:rsidR="00937D60" w:rsidRDefault="009F3004" w:rsidP="00576DD7">
            <w:pPr>
              <w:widowControl w:val="0"/>
              <w:spacing w:line="276" w:lineRule="auto"/>
              <w:jc w:val="center"/>
            </w:pPr>
            <w:r>
              <w:t>0.807039</w:t>
            </w:r>
          </w:p>
        </w:tc>
        <w:tc>
          <w:tcPr>
            <w:tcW w:w="1590" w:type="pct"/>
          </w:tcPr>
          <w:p w14:paraId="70C2439C" w14:textId="77777777" w:rsidR="00937D60" w:rsidRDefault="009F3004" w:rsidP="00576DD7">
            <w:pPr>
              <w:widowControl w:val="0"/>
              <w:spacing w:line="276" w:lineRule="auto"/>
              <w:jc w:val="center"/>
            </w:pPr>
            <w:r>
              <w:t>0.85657</w:t>
            </w:r>
          </w:p>
        </w:tc>
      </w:tr>
      <w:tr w:rsidR="00937D60" w14:paraId="06EAF5B2" w14:textId="77777777" w:rsidTr="00606A85">
        <w:trPr>
          <w:trHeight w:val="288"/>
        </w:trPr>
        <w:tc>
          <w:tcPr>
            <w:tcW w:w="802" w:type="pct"/>
          </w:tcPr>
          <w:p w14:paraId="4D94AA47" w14:textId="77777777" w:rsidR="00937D60" w:rsidRDefault="009F3004" w:rsidP="00576DD7">
            <w:pPr>
              <w:widowControl w:val="0"/>
              <w:spacing w:line="276" w:lineRule="auto"/>
              <w:jc w:val="right"/>
            </w:pPr>
            <w:r>
              <w:t>12</w:t>
            </w:r>
          </w:p>
        </w:tc>
        <w:tc>
          <w:tcPr>
            <w:tcW w:w="916" w:type="pct"/>
          </w:tcPr>
          <w:p w14:paraId="5B5549E5" w14:textId="77777777" w:rsidR="00937D60" w:rsidRDefault="009F3004" w:rsidP="00576DD7">
            <w:pPr>
              <w:widowControl w:val="0"/>
              <w:spacing w:line="276" w:lineRule="auto"/>
              <w:jc w:val="center"/>
            </w:pPr>
            <w:r>
              <w:t>0.8227</w:t>
            </w:r>
          </w:p>
        </w:tc>
        <w:tc>
          <w:tcPr>
            <w:tcW w:w="1692" w:type="pct"/>
          </w:tcPr>
          <w:p w14:paraId="7200C9CE" w14:textId="77777777" w:rsidR="00937D60" w:rsidRDefault="009F3004" w:rsidP="00576DD7">
            <w:pPr>
              <w:widowControl w:val="0"/>
              <w:spacing w:line="276" w:lineRule="auto"/>
              <w:jc w:val="center"/>
            </w:pPr>
            <w:r>
              <w:t>0.795105</w:t>
            </w:r>
          </w:p>
        </w:tc>
        <w:tc>
          <w:tcPr>
            <w:tcW w:w="1590" w:type="pct"/>
          </w:tcPr>
          <w:p w14:paraId="234AC818" w14:textId="77777777" w:rsidR="00937D60" w:rsidRDefault="009F3004" w:rsidP="00576DD7">
            <w:pPr>
              <w:widowControl w:val="0"/>
              <w:spacing w:line="276" w:lineRule="auto"/>
              <w:jc w:val="center"/>
            </w:pPr>
            <w:r>
              <w:t>0.850289</w:t>
            </w:r>
          </w:p>
        </w:tc>
      </w:tr>
      <w:tr w:rsidR="00937D60" w14:paraId="12746351" w14:textId="77777777" w:rsidTr="00606A85">
        <w:trPr>
          <w:trHeight w:val="288"/>
        </w:trPr>
        <w:tc>
          <w:tcPr>
            <w:tcW w:w="802" w:type="pct"/>
          </w:tcPr>
          <w:p w14:paraId="7EE0713F" w14:textId="77777777" w:rsidR="00937D60" w:rsidRDefault="009F3004" w:rsidP="00576DD7">
            <w:pPr>
              <w:widowControl w:val="0"/>
              <w:spacing w:line="276" w:lineRule="auto"/>
              <w:jc w:val="right"/>
            </w:pPr>
            <w:r>
              <w:t>13</w:t>
            </w:r>
          </w:p>
        </w:tc>
        <w:tc>
          <w:tcPr>
            <w:tcW w:w="916" w:type="pct"/>
          </w:tcPr>
          <w:p w14:paraId="036577F3" w14:textId="77777777" w:rsidR="00937D60" w:rsidRDefault="009F3004" w:rsidP="00576DD7">
            <w:pPr>
              <w:widowControl w:val="0"/>
              <w:spacing w:line="276" w:lineRule="auto"/>
              <w:jc w:val="center"/>
            </w:pPr>
            <w:r>
              <w:t>0.81381</w:t>
            </w:r>
          </w:p>
        </w:tc>
        <w:tc>
          <w:tcPr>
            <w:tcW w:w="1692" w:type="pct"/>
          </w:tcPr>
          <w:p w14:paraId="66B754B4" w14:textId="77777777" w:rsidR="00937D60" w:rsidRDefault="009F3004" w:rsidP="00576DD7">
            <w:pPr>
              <w:widowControl w:val="0"/>
              <w:spacing w:line="276" w:lineRule="auto"/>
              <w:jc w:val="center"/>
            </w:pPr>
            <w:r>
              <w:t>0.783956</w:t>
            </w:r>
          </w:p>
        </w:tc>
        <w:tc>
          <w:tcPr>
            <w:tcW w:w="1590" w:type="pct"/>
          </w:tcPr>
          <w:p w14:paraId="22397CC5" w14:textId="77777777" w:rsidR="00937D60" w:rsidRDefault="009F3004" w:rsidP="00576DD7">
            <w:pPr>
              <w:widowControl w:val="0"/>
              <w:spacing w:line="276" w:lineRule="auto"/>
              <w:jc w:val="center"/>
            </w:pPr>
            <w:r>
              <w:t>0.843672</w:t>
            </w:r>
          </w:p>
        </w:tc>
      </w:tr>
      <w:tr w:rsidR="00937D60" w14:paraId="4F8F8A64" w14:textId="77777777" w:rsidTr="00606A85">
        <w:trPr>
          <w:trHeight w:val="288"/>
        </w:trPr>
        <w:tc>
          <w:tcPr>
            <w:tcW w:w="802" w:type="pct"/>
          </w:tcPr>
          <w:p w14:paraId="1612D46C" w14:textId="77777777" w:rsidR="00937D60" w:rsidRDefault="009F3004" w:rsidP="00576DD7">
            <w:pPr>
              <w:widowControl w:val="0"/>
              <w:spacing w:line="276" w:lineRule="auto"/>
              <w:jc w:val="right"/>
            </w:pPr>
            <w:r>
              <w:t>14</w:t>
            </w:r>
          </w:p>
        </w:tc>
        <w:tc>
          <w:tcPr>
            <w:tcW w:w="916" w:type="pct"/>
          </w:tcPr>
          <w:p w14:paraId="6B6BFD56" w14:textId="77777777" w:rsidR="00937D60" w:rsidRDefault="009F3004" w:rsidP="00576DD7">
            <w:pPr>
              <w:widowControl w:val="0"/>
              <w:spacing w:line="276" w:lineRule="auto"/>
              <w:jc w:val="center"/>
            </w:pPr>
            <w:r>
              <w:t>0.80775</w:t>
            </w:r>
          </w:p>
        </w:tc>
        <w:tc>
          <w:tcPr>
            <w:tcW w:w="1692" w:type="pct"/>
          </w:tcPr>
          <w:p w14:paraId="28E2BEBC" w14:textId="77777777" w:rsidR="00937D60" w:rsidRDefault="009F3004" w:rsidP="00576DD7">
            <w:pPr>
              <w:widowControl w:val="0"/>
              <w:spacing w:line="276" w:lineRule="auto"/>
              <w:jc w:val="center"/>
            </w:pPr>
            <w:r>
              <w:t>0.776158</w:t>
            </w:r>
          </w:p>
        </w:tc>
        <w:tc>
          <w:tcPr>
            <w:tcW w:w="1590" w:type="pct"/>
          </w:tcPr>
          <w:p w14:paraId="1DBBFAC1" w14:textId="77777777" w:rsidR="00937D60" w:rsidRDefault="009F3004" w:rsidP="00576DD7">
            <w:pPr>
              <w:widowControl w:val="0"/>
              <w:spacing w:line="276" w:lineRule="auto"/>
              <w:jc w:val="center"/>
            </w:pPr>
            <w:r>
              <w:t>0.839336</w:t>
            </w:r>
          </w:p>
        </w:tc>
      </w:tr>
    </w:tbl>
    <w:p w14:paraId="59F1F4AE" w14:textId="77777777" w:rsidR="00FD451E" w:rsidRDefault="00FD451E">
      <w:pPr>
        <w:rPr>
          <w:b/>
        </w:rPr>
      </w:pPr>
      <w:r>
        <w:rPr>
          <w:b/>
        </w:rPr>
        <w:br w:type="page"/>
      </w:r>
    </w:p>
    <w:p w14:paraId="50BCF4B8" w14:textId="1EF9384F" w:rsidR="00937D60" w:rsidRDefault="009F3004">
      <w:pPr>
        <w:rPr>
          <w:b/>
        </w:rPr>
      </w:pPr>
      <w:r>
        <w:rPr>
          <w:b/>
        </w:rPr>
        <w:lastRenderedPageBreak/>
        <w:t>Figure 9: Kaplan Meier Survival Curve for FGM in Egypt</w:t>
      </w:r>
    </w:p>
    <w:p w14:paraId="7C05213D" w14:textId="77777777" w:rsidR="00937D60" w:rsidRDefault="009F3004">
      <w:r>
        <w:rPr>
          <w:noProof/>
        </w:rPr>
        <w:drawing>
          <wp:inline distT="114300" distB="114300" distL="114300" distR="114300" wp14:anchorId="12CB43FD" wp14:editId="0A3BA8E0">
            <wp:extent cx="4090988" cy="3130397"/>
            <wp:effectExtent l="19050" t="19050" r="24130" b="13335"/>
            <wp:docPr id="21" name="image69.png"/>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a:blip r:embed="rId44"/>
                    <a:srcRect/>
                    <a:stretch>
                      <a:fillRect/>
                    </a:stretch>
                  </pic:blipFill>
                  <pic:spPr>
                    <a:xfrm>
                      <a:off x="0" y="0"/>
                      <a:ext cx="4090988" cy="3130397"/>
                    </a:xfrm>
                    <a:prstGeom prst="rect">
                      <a:avLst/>
                    </a:prstGeom>
                    <a:ln>
                      <a:solidFill>
                        <a:schemeClr val="accent2">
                          <a:lumMod val="75000"/>
                        </a:schemeClr>
                      </a:solidFill>
                    </a:ln>
                  </pic:spPr>
                </pic:pic>
              </a:graphicData>
            </a:graphic>
          </wp:inline>
        </w:drawing>
      </w:r>
    </w:p>
    <w:p w14:paraId="2DCA4356" w14:textId="4386094B" w:rsidR="00A40FB3" w:rsidRDefault="00A40FB3">
      <w:r>
        <w:t>Forthcoming</w:t>
      </w:r>
    </w:p>
    <w:p w14:paraId="6BD91EAA" w14:textId="77777777" w:rsidR="00937D60" w:rsidRDefault="00937D60"/>
    <w:p w14:paraId="037A4331" w14:textId="77777777" w:rsidR="00937D60" w:rsidRDefault="009F3004">
      <w:r>
        <w:br w:type="page"/>
      </w:r>
    </w:p>
    <w:p w14:paraId="047063C7" w14:textId="77777777" w:rsidR="00937D60" w:rsidRDefault="009F3004">
      <w:pPr>
        <w:rPr>
          <w:b/>
        </w:rPr>
      </w:pPr>
      <w:r>
        <w:rPr>
          <w:b/>
        </w:rPr>
        <w:lastRenderedPageBreak/>
        <w:t>Figure 10: Kaplan Meier Survival Curve for FGM in Ethiopia</w:t>
      </w:r>
    </w:p>
    <w:p w14:paraId="7FBCF13F" w14:textId="6AF7229D" w:rsidR="00F41643" w:rsidRDefault="00F41643">
      <w:pPr>
        <w:rPr>
          <w:b/>
        </w:rPr>
      </w:pPr>
      <w:r>
        <w:rPr>
          <w:noProof/>
        </w:rPr>
        <w:drawing>
          <wp:inline distT="0" distB="0" distL="0" distR="0" wp14:anchorId="25F7D4CD" wp14:editId="22B7AE4C">
            <wp:extent cx="5730949" cy="3604826"/>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t="12231"/>
                    <a:stretch/>
                  </pic:blipFill>
                  <pic:spPr bwMode="auto">
                    <a:xfrm>
                      <a:off x="0" y="0"/>
                      <a:ext cx="5736083" cy="3608056"/>
                    </a:xfrm>
                    <a:prstGeom prst="rect">
                      <a:avLst/>
                    </a:prstGeom>
                    <a:ln>
                      <a:noFill/>
                    </a:ln>
                    <a:extLst>
                      <a:ext uri="{53640926-AAD7-44D8-BBD7-CCE9431645EC}">
                        <a14:shadowObscured xmlns:a14="http://schemas.microsoft.com/office/drawing/2010/main"/>
                      </a:ext>
                    </a:extLst>
                  </pic:spPr>
                </pic:pic>
              </a:graphicData>
            </a:graphic>
          </wp:inline>
        </w:drawing>
      </w:r>
    </w:p>
    <w:tbl>
      <w:tblPr>
        <w:tblW w:w="5000" w:type="pct"/>
        <w:tblLook w:val="04A0" w:firstRow="1" w:lastRow="0" w:firstColumn="1" w:lastColumn="0" w:noHBand="0" w:noVBand="1"/>
      </w:tblPr>
      <w:tblGrid>
        <w:gridCol w:w="2013"/>
        <w:gridCol w:w="2207"/>
        <w:gridCol w:w="2570"/>
        <w:gridCol w:w="2570"/>
      </w:tblGrid>
      <w:tr w:rsidR="00F41643" w:rsidRPr="00F41643" w14:paraId="09A30052" w14:textId="77777777" w:rsidTr="00535704">
        <w:trPr>
          <w:trHeight w:val="601"/>
        </w:trPr>
        <w:tc>
          <w:tcPr>
            <w:tcW w:w="1075" w:type="pct"/>
            <w:tcBorders>
              <w:top w:val="single" w:sz="8" w:space="0" w:color="000000"/>
              <w:left w:val="nil"/>
              <w:bottom w:val="single" w:sz="4" w:space="0" w:color="auto"/>
              <w:right w:val="nil"/>
            </w:tcBorders>
            <w:shd w:val="clear" w:color="auto" w:fill="auto"/>
            <w:vAlign w:val="center"/>
            <w:hideMark/>
          </w:tcPr>
          <w:p w14:paraId="29FAB014" w14:textId="77777777" w:rsidR="00F41643" w:rsidRPr="00F41643" w:rsidRDefault="00F41643" w:rsidP="00F41643">
            <w:pPr>
              <w:pBdr>
                <w:top w:val="none" w:sz="0" w:space="0" w:color="auto"/>
                <w:left w:val="none" w:sz="0" w:space="0" w:color="auto"/>
                <w:bottom w:val="none" w:sz="0" w:space="0" w:color="auto"/>
                <w:right w:val="none" w:sz="0" w:space="0" w:color="auto"/>
                <w:between w:val="none" w:sz="0" w:space="0" w:color="auto"/>
              </w:pBdr>
              <w:spacing w:after="0" w:line="240" w:lineRule="auto"/>
            </w:pPr>
            <w:r w:rsidRPr="00F41643">
              <w:rPr>
                <w:color w:val="000000" w:themeColor="text1"/>
              </w:rPr>
              <w:t>Study time</w:t>
            </w:r>
          </w:p>
        </w:tc>
        <w:tc>
          <w:tcPr>
            <w:tcW w:w="1179" w:type="pct"/>
            <w:tcBorders>
              <w:top w:val="single" w:sz="8" w:space="0" w:color="000000"/>
              <w:left w:val="nil"/>
              <w:bottom w:val="single" w:sz="4" w:space="0" w:color="auto"/>
              <w:right w:val="nil"/>
            </w:tcBorders>
            <w:shd w:val="clear" w:color="auto" w:fill="auto"/>
            <w:vAlign w:val="center"/>
            <w:hideMark/>
          </w:tcPr>
          <w:p w14:paraId="1141C8CF" w14:textId="77777777" w:rsidR="00F41643" w:rsidRPr="00F41643" w:rsidRDefault="00F41643" w:rsidP="00F41643">
            <w:pPr>
              <w:pBdr>
                <w:top w:val="none" w:sz="0" w:space="0" w:color="auto"/>
                <w:left w:val="none" w:sz="0" w:space="0" w:color="auto"/>
                <w:bottom w:val="none" w:sz="0" w:space="0" w:color="auto"/>
                <w:right w:val="none" w:sz="0" w:space="0" w:color="auto"/>
                <w:between w:val="none" w:sz="0" w:space="0" w:color="auto"/>
              </w:pBdr>
              <w:spacing w:after="0" w:line="240" w:lineRule="auto"/>
            </w:pPr>
            <w:r w:rsidRPr="00F41643">
              <w:rPr>
                <w:color w:val="000000" w:themeColor="text1"/>
              </w:rPr>
              <w:t>Point estimate</w:t>
            </w:r>
          </w:p>
        </w:tc>
        <w:tc>
          <w:tcPr>
            <w:tcW w:w="1373" w:type="pct"/>
            <w:tcBorders>
              <w:top w:val="single" w:sz="8" w:space="0" w:color="000000"/>
              <w:left w:val="nil"/>
              <w:bottom w:val="single" w:sz="4" w:space="0" w:color="auto"/>
              <w:right w:val="nil"/>
            </w:tcBorders>
            <w:shd w:val="clear" w:color="auto" w:fill="auto"/>
            <w:vAlign w:val="center"/>
            <w:hideMark/>
          </w:tcPr>
          <w:p w14:paraId="23C16300" w14:textId="77777777" w:rsidR="00F41643" w:rsidRPr="00F41643" w:rsidRDefault="00F41643" w:rsidP="00F41643">
            <w:pPr>
              <w:pBdr>
                <w:top w:val="none" w:sz="0" w:space="0" w:color="auto"/>
                <w:left w:val="none" w:sz="0" w:space="0" w:color="auto"/>
                <w:bottom w:val="none" w:sz="0" w:space="0" w:color="auto"/>
                <w:right w:val="none" w:sz="0" w:space="0" w:color="auto"/>
                <w:between w:val="none" w:sz="0" w:space="0" w:color="auto"/>
              </w:pBdr>
              <w:spacing w:after="0" w:line="240" w:lineRule="auto"/>
            </w:pPr>
            <w:r w:rsidRPr="00F41643">
              <w:rPr>
                <w:color w:val="000000" w:themeColor="text1"/>
              </w:rPr>
              <w:t>Confidence interval (lower)</w:t>
            </w:r>
          </w:p>
        </w:tc>
        <w:tc>
          <w:tcPr>
            <w:tcW w:w="1373" w:type="pct"/>
            <w:tcBorders>
              <w:top w:val="single" w:sz="8" w:space="0" w:color="000000"/>
              <w:left w:val="nil"/>
              <w:bottom w:val="single" w:sz="4" w:space="0" w:color="auto"/>
              <w:right w:val="nil"/>
            </w:tcBorders>
            <w:shd w:val="clear" w:color="auto" w:fill="auto"/>
            <w:vAlign w:val="center"/>
            <w:hideMark/>
          </w:tcPr>
          <w:p w14:paraId="4CFFBA83" w14:textId="77777777" w:rsidR="00F41643" w:rsidRPr="00F41643" w:rsidRDefault="00F41643" w:rsidP="00F41643">
            <w:pPr>
              <w:pBdr>
                <w:top w:val="none" w:sz="0" w:space="0" w:color="auto"/>
                <w:left w:val="none" w:sz="0" w:space="0" w:color="auto"/>
                <w:bottom w:val="none" w:sz="0" w:space="0" w:color="auto"/>
                <w:right w:val="none" w:sz="0" w:space="0" w:color="auto"/>
                <w:between w:val="none" w:sz="0" w:space="0" w:color="auto"/>
              </w:pBdr>
              <w:spacing w:after="0" w:line="240" w:lineRule="auto"/>
            </w:pPr>
            <w:r w:rsidRPr="00F41643">
              <w:rPr>
                <w:color w:val="000000" w:themeColor="text1"/>
              </w:rPr>
              <w:t>Confidence interval (upper)</w:t>
            </w:r>
          </w:p>
        </w:tc>
      </w:tr>
      <w:tr w:rsidR="00F41643" w:rsidRPr="00F41643" w14:paraId="18086F37" w14:textId="77777777" w:rsidTr="00535704">
        <w:trPr>
          <w:trHeight w:val="300"/>
        </w:trPr>
        <w:tc>
          <w:tcPr>
            <w:tcW w:w="1075" w:type="pct"/>
            <w:tcBorders>
              <w:top w:val="single" w:sz="4" w:space="0" w:color="auto"/>
              <w:left w:val="nil"/>
              <w:bottom w:val="nil"/>
              <w:right w:val="nil"/>
            </w:tcBorders>
            <w:shd w:val="clear" w:color="auto" w:fill="auto"/>
            <w:noWrap/>
            <w:vAlign w:val="center"/>
            <w:hideMark/>
          </w:tcPr>
          <w:p w14:paraId="4D4FFD44" w14:textId="77777777" w:rsidR="00F41643" w:rsidRPr="00F41643" w:rsidRDefault="00F41643" w:rsidP="00F41643">
            <w:pPr>
              <w:pBdr>
                <w:top w:val="none" w:sz="0" w:space="0" w:color="auto"/>
                <w:left w:val="none" w:sz="0" w:space="0" w:color="auto"/>
                <w:bottom w:val="none" w:sz="0" w:space="0" w:color="auto"/>
                <w:right w:val="none" w:sz="0" w:space="0" w:color="auto"/>
                <w:between w:val="none" w:sz="0" w:space="0" w:color="auto"/>
              </w:pBdr>
              <w:spacing w:after="0" w:line="240" w:lineRule="auto"/>
            </w:pPr>
            <w:r w:rsidRPr="00F41643">
              <w:t>0</w:t>
            </w:r>
          </w:p>
        </w:tc>
        <w:tc>
          <w:tcPr>
            <w:tcW w:w="1179" w:type="pct"/>
            <w:tcBorders>
              <w:top w:val="single" w:sz="4" w:space="0" w:color="auto"/>
              <w:left w:val="nil"/>
              <w:bottom w:val="nil"/>
              <w:right w:val="nil"/>
            </w:tcBorders>
            <w:shd w:val="clear" w:color="auto" w:fill="auto"/>
            <w:noWrap/>
            <w:vAlign w:val="bottom"/>
            <w:hideMark/>
          </w:tcPr>
          <w:p w14:paraId="10B3EB61" w14:textId="77777777" w:rsidR="00F41643" w:rsidRPr="00F41643" w:rsidRDefault="00F41643" w:rsidP="00F41643">
            <w:pPr>
              <w:pBdr>
                <w:top w:val="none" w:sz="0" w:space="0" w:color="auto"/>
                <w:left w:val="none" w:sz="0" w:space="0" w:color="auto"/>
                <w:bottom w:val="none" w:sz="0" w:space="0" w:color="auto"/>
                <w:right w:val="none" w:sz="0" w:space="0" w:color="auto"/>
                <w:between w:val="none" w:sz="0" w:space="0" w:color="auto"/>
              </w:pBdr>
              <w:spacing w:after="0" w:line="240" w:lineRule="auto"/>
            </w:pPr>
            <w:r w:rsidRPr="00F41643">
              <w:t>0.919531</w:t>
            </w:r>
          </w:p>
        </w:tc>
        <w:tc>
          <w:tcPr>
            <w:tcW w:w="1373" w:type="pct"/>
            <w:tcBorders>
              <w:top w:val="single" w:sz="4" w:space="0" w:color="auto"/>
              <w:left w:val="nil"/>
              <w:bottom w:val="nil"/>
              <w:right w:val="nil"/>
            </w:tcBorders>
            <w:shd w:val="clear" w:color="auto" w:fill="auto"/>
            <w:noWrap/>
            <w:vAlign w:val="center"/>
            <w:hideMark/>
          </w:tcPr>
          <w:p w14:paraId="61599B43" w14:textId="77777777" w:rsidR="00F41643" w:rsidRPr="00F41643" w:rsidRDefault="00F41643" w:rsidP="00F41643">
            <w:pPr>
              <w:pBdr>
                <w:top w:val="none" w:sz="0" w:space="0" w:color="auto"/>
                <w:left w:val="none" w:sz="0" w:space="0" w:color="auto"/>
                <w:bottom w:val="none" w:sz="0" w:space="0" w:color="auto"/>
                <w:right w:val="none" w:sz="0" w:space="0" w:color="auto"/>
                <w:between w:val="none" w:sz="0" w:space="0" w:color="auto"/>
              </w:pBdr>
              <w:spacing w:after="0" w:line="240" w:lineRule="auto"/>
            </w:pPr>
            <w:r w:rsidRPr="00F41643">
              <w:t>0.90377</w:t>
            </w:r>
          </w:p>
        </w:tc>
        <w:tc>
          <w:tcPr>
            <w:tcW w:w="1373" w:type="pct"/>
            <w:tcBorders>
              <w:top w:val="single" w:sz="4" w:space="0" w:color="auto"/>
              <w:left w:val="nil"/>
              <w:bottom w:val="nil"/>
              <w:right w:val="nil"/>
            </w:tcBorders>
            <w:shd w:val="clear" w:color="auto" w:fill="auto"/>
            <w:noWrap/>
            <w:vAlign w:val="bottom"/>
            <w:hideMark/>
          </w:tcPr>
          <w:p w14:paraId="45A64DEE" w14:textId="77777777" w:rsidR="00F41643" w:rsidRPr="00F41643" w:rsidRDefault="00F41643" w:rsidP="00F41643">
            <w:pPr>
              <w:pBdr>
                <w:top w:val="none" w:sz="0" w:space="0" w:color="auto"/>
                <w:left w:val="none" w:sz="0" w:space="0" w:color="auto"/>
                <w:bottom w:val="none" w:sz="0" w:space="0" w:color="auto"/>
                <w:right w:val="none" w:sz="0" w:space="0" w:color="auto"/>
                <w:between w:val="none" w:sz="0" w:space="0" w:color="auto"/>
              </w:pBdr>
              <w:spacing w:after="0" w:line="240" w:lineRule="auto"/>
            </w:pPr>
            <w:r w:rsidRPr="00F41643">
              <w:t>0.93529</w:t>
            </w:r>
          </w:p>
        </w:tc>
      </w:tr>
      <w:tr w:rsidR="00F41643" w:rsidRPr="00F41643" w14:paraId="65795EE1" w14:textId="77777777" w:rsidTr="00F41643">
        <w:trPr>
          <w:trHeight w:val="300"/>
        </w:trPr>
        <w:tc>
          <w:tcPr>
            <w:tcW w:w="1075" w:type="pct"/>
            <w:tcBorders>
              <w:top w:val="nil"/>
              <w:left w:val="nil"/>
              <w:bottom w:val="nil"/>
              <w:right w:val="nil"/>
            </w:tcBorders>
            <w:shd w:val="clear" w:color="auto" w:fill="auto"/>
            <w:noWrap/>
            <w:vAlign w:val="center"/>
            <w:hideMark/>
          </w:tcPr>
          <w:p w14:paraId="169F5CF6" w14:textId="77777777" w:rsidR="00F41643" w:rsidRPr="00F41643" w:rsidRDefault="00F41643" w:rsidP="00F41643">
            <w:pPr>
              <w:pBdr>
                <w:top w:val="none" w:sz="0" w:space="0" w:color="auto"/>
                <w:left w:val="none" w:sz="0" w:space="0" w:color="auto"/>
                <w:bottom w:val="none" w:sz="0" w:space="0" w:color="auto"/>
                <w:right w:val="none" w:sz="0" w:space="0" w:color="auto"/>
                <w:between w:val="none" w:sz="0" w:space="0" w:color="auto"/>
              </w:pBdr>
              <w:spacing w:after="0" w:line="240" w:lineRule="auto"/>
            </w:pPr>
            <w:r w:rsidRPr="00F41643">
              <w:t>1</w:t>
            </w:r>
          </w:p>
        </w:tc>
        <w:tc>
          <w:tcPr>
            <w:tcW w:w="1179" w:type="pct"/>
            <w:tcBorders>
              <w:top w:val="nil"/>
              <w:left w:val="nil"/>
              <w:bottom w:val="nil"/>
              <w:right w:val="nil"/>
            </w:tcBorders>
            <w:shd w:val="clear" w:color="auto" w:fill="auto"/>
            <w:noWrap/>
            <w:vAlign w:val="bottom"/>
            <w:hideMark/>
          </w:tcPr>
          <w:p w14:paraId="7ABE03E2" w14:textId="77777777" w:rsidR="00F41643" w:rsidRPr="00F41643" w:rsidRDefault="00F41643" w:rsidP="00F41643">
            <w:pPr>
              <w:pBdr>
                <w:top w:val="none" w:sz="0" w:space="0" w:color="auto"/>
                <w:left w:val="none" w:sz="0" w:space="0" w:color="auto"/>
                <w:bottom w:val="none" w:sz="0" w:space="0" w:color="auto"/>
                <w:right w:val="none" w:sz="0" w:space="0" w:color="auto"/>
                <w:between w:val="none" w:sz="0" w:space="0" w:color="auto"/>
              </w:pBdr>
              <w:spacing w:after="0" w:line="240" w:lineRule="auto"/>
            </w:pPr>
            <w:r w:rsidRPr="00F41643">
              <w:t>0.907592</w:t>
            </w:r>
          </w:p>
        </w:tc>
        <w:tc>
          <w:tcPr>
            <w:tcW w:w="1373" w:type="pct"/>
            <w:tcBorders>
              <w:top w:val="nil"/>
              <w:left w:val="nil"/>
              <w:bottom w:val="nil"/>
              <w:right w:val="nil"/>
            </w:tcBorders>
            <w:shd w:val="clear" w:color="auto" w:fill="auto"/>
            <w:noWrap/>
            <w:vAlign w:val="center"/>
            <w:hideMark/>
          </w:tcPr>
          <w:p w14:paraId="66A7EFFB" w14:textId="77777777" w:rsidR="00F41643" w:rsidRPr="00F41643" w:rsidRDefault="00F41643" w:rsidP="00F41643">
            <w:pPr>
              <w:pBdr>
                <w:top w:val="none" w:sz="0" w:space="0" w:color="auto"/>
                <w:left w:val="none" w:sz="0" w:space="0" w:color="auto"/>
                <w:bottom w:val="none" w:sz="0" w:space="0" w:color="auto"/>
                <w:right w:val="none" w:sz="0" w:space="0" w:color="auto"/>
                <w:between w:val="none" w:sz="0" w:space="0" w:color="auto"/>
              </w:pBdr>
              <w:spacing w:after="0" w:line="240" w:lineRule="auto"/>
            </w:pPr>
            <w:r w:rsidRPr="00F41643">
              <w:t>0.89106</w:t>
            </w:r>
          </w:p>
        </w:tc>
        <w:tc>
          <w:tcPr>
            <w:tcW w:w="1373" w:type="pct"/>
            <w:tcBorders>
              <w:top w:val="nil"/>
              <w:left w:val="nil"/>
              <w:bottom w:val="nil"/>
              <w:right w:val="nil"/>
            </w:tcBorders>
            <w:shd w:val="clear" w:color="auto" w:fill="auto"/>
            <w:noWrap/>
            <w:vAlign w:val="bottom"/>
            <w:hideMark/>
          </w:tcPr>
          <w:p w14:paraId="53AE6C30" w14:textId="77777777" w:rsidR="00F41643" w:rsidRPr="00F41643" w:rsidRDefault="00F41643" w:rsidP="00F41643">
            <w:pPr>
              <w:pBdr>
                <w:top w:val="none" w:sz="0" w:space="0" w:color="auto"/>
                <w:left w:val="none" w:sz="0" w:space="0" w:color="auto"/>
                <w:bottom w:val="none" w:sz="0" w:space="0" w:color="auto"/>
                <w:right w:val="none" w:sz="0" w:space="0" w:color="auto"/>
                <w:between w:val="none" w:sz="0" w:space="0" w:color="auto"/>
              </w:pBdr>
              <w:spacing w:after="0" w:line="240" w:lineRule="auto"/>
            </w:pPr>
            <w:r w:rsidRPr="00F41643">
              <w:t>0.924129</w:t>
            </w:r>
          </w:p>
        </w:tc>
      </w:tr>
      <w:tr w:rsidR="00F41643" w:rsidRPr="00F41643" w14:paraId="6E116943" w14:textId="77777777" w:rsidTr="00F41643">
        <w:trPr>
          <w:trHeight w:val="300"/>
        </w:trPr>
        <w:tc>
          <w:tcPr>
            <w:tcW w:w="1075" w:type="pct"/>
            <w:tcBorders>
              <w:top w:val="nil"/>
              <w:left w:val="nil"/>
              <w:bottom w:val="nil"/>
              <w:right w:val="nil"/>
            </w:tcBorders>
            <w:shd w:val="clear" w:color="auto" w:fill="auto"/>
            <w:noWrap/>
            <w:vAlign w:val="center"/>
            <w:hideMark/>
          </w:tcPr>
          <w:p w14:paraId="7C39B7B9" w14:textId="77777777" w:rsidR="00F41643" w:rsidRPr="00F41643" w:rsidRDefault="00F41643" w:rsidP="00F41643">
            <w:pPr>
              <w:pBdr>
                <w:top w:val="none" w:sz="0" w:space="0" w:color="auto"/>
                <w:left w:val="none" w:sz="0" w:space="0" w:color="auto"/>
                <w:bottom w:val="none" w:sz="0" w:space="0" w:color="auto"/>
                <w:right w:val="none" w:sz="0" w:space="0" w:color="auto"/>
                <w:between w:val="none" w:sz="0" w:space="0" w:color="auto"/>
              </w:pBdr>
              <w:spacing w:after="0" w:line="240" w:lineRule="auto"/>
            </w:pPr>
            <w:r w:rsidRPr="00F41643">
              <w:t>2</w:t>
            </w:r>
          </w:p>
        </w:tc>
        <w:tc>
          <w:tcPr>
            <w:tcW w:w="1179" w:type="pct"/>
            <w:tcBorders>
              <w:top w:val="nil"/>
              <w:left w:val="nil"/>
              <w:bottom w:val="nil"/>
              <w:right w:val="nil"/>
            </w:tcBorders>
            <w:shd w:val="clear" w:color="auto" w:fill="auto"/>
            <w:noWrap/>
            <w:vAlign w:val="bottom"/>
            <w:hideMark/>
          </w:tcPr>
          <w:p w14:paraId="4D4A3A2E" w14:textId="77777777" w:rsidR="00F41643" w:rsidRPr="00F41643" w:rsidRDefault="00F41643" w:rsidP="00F41643">
            <w:pPr>
              <w:pBdr>
                <w:top w:val="none" w:sz="0" w:space="0" w:color="auto"/>
                <w:left w:val="none" w:sz="0" w:space="0" w:color="auto"/>
                <w:bottom w:val="none" w:sz="0" w:space="0" w:color="auto"/>
                <w:right w:val="none" w:sz="0" w:space="0" w:color="auto"/>
                <w:between w:val="none" w:sz="0" w:space="0" w:color="auto"/>
              </w:pBdr>
              <w:spacing w:after="0" w:line="240" w:lineRule="auto"/>
            </w:pPr>
            <w:r w:rsidRPr="00F41643">
              <w:t>0.895037</w:t>
            </w:r>
          </w:p>
        </w:tc>
        <w:tc>
          <w:tcPr>
            <w:tcW w:w="1373" w:type="pct"/>
            <w:tcBorders>
              <w:top w:val="nil"/>
              <w:left w:val="nil"/>
              <w:bottom w:val="nil"/>
              <w:right w:val="nil"/>
            </w:tcBorders>
            <w:shd w:val="clear" w:color="auto" w:fill="auto"/>
            <w:noWrap/>
            <w:vAlign w:val="center"/>
            <w:hideMark/>
          </w:tcPr>
          <w:p w14:paraId="33A6C7DC" w14:textId="77777777" w:rsidR="00F41643" w:rsidRPr="00F41643" w:rsidRDefault="00F41643" w:rsidP="00F41643">
            <w:pPr>
              <w:pBdr>
                <w:top w:val="none" w:sz="0" w:space="0" w:color="auto"/>
                <w:left w:val="none" w:sz="0" w:space="0" w:color="auto"/>
                <w:bottom w:val="none" w:sz="0" w:space="0" w:color="auto"/>
                <w:right w:val="none" w:sz="0" w:space="0" w:color="auto"/>
                <w:between w:val="none" w:sz="0" w:space="0" w:color="auto"/>
              </w:pBdr>
              <w:spacing w:after="0" w:line="240" w:lineRule="auto"/>
            </w:pPr>
            <w:r w:rsidRPr="00F41643">
              <w:t>0.87708</w:t>
            </w:r>
          </w:p>
        </w:tc>
        <w:tc>
          <w:tcPr>
            <w:tcW w:w="1373" w:type="pct"/>
            <w:tcBorders>
              <w:top w:val="nil"/>
              <w:left w:val="nil"/>
              <w:bottom w:val="nil"/>
              <w:right w:val="nil"/>
            </w:tcBorders>
            <w:shd w:val="clear" w:color="auto" w:fill="auto"/>
            <w:noWrap/>
            <w:vAlign w:val="bottom"/>
            <w:hideMark/>
          </w:tcPr>
          <w:p w14:paraId="204E11E6" w14:textId="77777777" w:rsidR="00F41643" w:rsidRPr="00F41643" w:rsidRDefault="00F41643" w:rsidP="00F41643">
            <w:pPr>
              <w:pBdr>
                <w:top w:val="none" w:sz="0" w:space="0" w:color="auto"/>
                <w:left w:val="none" w:sz="0" w:space="0" w:color="auto"/>
                <w:bottom w:val="none" w:sz="0" w:space="0" w:color="auto"/>
                <w:right w:val="none" w:sz="0" w:space="0" w:color="auto"/>
                <w:between w:val="none" w:sz="0" w:space="0" w:color="auto"/>
              </w:pBdr>
              <w:spacing w:after="0" w:line="240" w:lineRule="auto"/>
            </w:pPr>
            <w:r w:rsidRPr="00F41643">
              <w:t>0.912996</w:t>
            </w:r>
          </w:p>
        </w:tc>
      </w:tr>
      <w:tr w:rsidR="00F41643" w:rsidRPr="00F41643" w14:paraId="696630B5" w14:textId="77777777" w:rsidTr="00F41643">
        <w:trPr>
          <w:trHeight w:val="300"/>
        </w:trPr>
        <w:tc>
          <w:tcPr>
            <w:tcW w:w="1075" w:type="pct"/>
            <w:tcBorders>
              <w:top w:val="nil"/>
              <w:left w:val="nil"/>
              <w:bottom w:val="nil"/>
              <w:right w:val="nil"/>
            </w:tcBorders>
            <w:shd w:val="clear" w:color="auto" w:fill="auto"/>
            <w:noWrap/>
            <w:vAlign w:val="center"/>
            <w:hideMark/>
          </w:tcPr>
          <w:p w14:paraId="2D001ED6" w14:textId="77777777" w:rsidR="00F41643" w:rsidRPr="00F41643" w:rsidRDefault="00F41643" w:rsidP="00F41643">
            <w:pPr>
              <w:pBdr>
                <w:top w:val="none" w:sz="0" w:space="0" w:color="auto"/>
                <w:left w:val="none" w:sz="0" w:space="0" w:color="auto"/>
                <w:bottom w:val="none" w:sz="0" w:space="0" w:color="auto"/>
                <w:right w:val="none" w:sz="0" w:space="0" w:color="auto"/>
                <w:between w:val="none" w:sz="0" w:space="0" w:color="auto"/>
              </w:pBdr>
              <w:spacing w:after="0" w:line="240" w:lineRule="auto"/>
            </w:pPr>
            <w:r w:rsidRPr="00F41643">
              <w:t>3</w:t>
            </w:r>
          </w:p>
        </w:tc>
        <w:tc>
          <w:tcPr>
            <w:tcW w:w="1179" w:type="pct"/>
            <w:tcBorders>
              <w:top w:val="nil"/>
              <w:left w:val="nil"/>
              <w:bottom w:val="nil"/>
              <w:right w:val="nil"/>
            </w:tcBorders>
            <w:shd w:val="clear" w:color="auto" w:fill="auto"/>
            <w:noWrap/>
            <w:vAlign w:val="bottom"/>
            <w:hideMark/>
          </w:tcPr>
          <w:p w14:paraId="78ABB601" w14:textId="77777777" w:rsidR="00F41643" w:rsidRPr="00F41643" w:rsidRDefault="00F41643" w:rsidP="00F41643">
            <w:pPr>
              <w:pBdr>
                <w:top w:val="none" w:sz="0" w:space="0" w:color="auto"/>
                <w:left w:val="none" w:sz="0" w:space="0" w:color="auto"/>
                <w:bottom w:val="none" w:sz="0" w:space="0" w:color="auto"/>
                <w:right w:val="none" w:sz="0" w:space="0" w:color="auto"/>
                <w:between w:val="none" w:sz="0" w:space="0" w:color="auto"/>
              </w:pBdr>
              <w:spacing w:after="0" w:line="240" w:lineRule="auto"/>
            </w:pPr>
            <w:r w:rsidRPr="00F41643">
              <w:t>0.883843</w:t>
            </w:r>
          </w:p>
        </w:tc>
        <w:tc>
          <w:tcPr>
            <w:tcW w:w="1373" w:type="pct"/>
            <w:tcBorders>
              <w:top w:val="nil"/>
              <w:left w:val="nil"/>
              <w:bottom w:val="nil"/>
              <w:right w:val="nil"/>
            </w:tcBorders>
            <w:shd w:val="clear" w:color="auto" w:fill="auto"/>
            <w:noWrap/>
            <w:vAlign w:val="center"/>
            <w:hideMark/>
          </w:tcPr>
          <w:p w14:paraId="6E724264" w14:textId="77777777" w:rsidR="00F41643" w:rsidRPr="00F41643" w:rsidRDefault="00F41643" w:rsidP="00F41643">
            <w:pPr>
              <w:pBdr>
                <w:top w:val="none" w:sz="0" w:space="0" w:color="auto"/>
                <w:left w:val="none" w:sz="0" w:space="0" w:color="auto"/>
                <w:bottom w:val="none" w:sz="0" w:space="0" w:color="auto"/>
                <w:right w:val="none" w:sz="0" w:space="0" w:color="auto"/>
                <w:between w:val="none" w:sz="0" w:space="0" w:color="auto"/>
              </w:pBdr>
              <w:spacing w:after="0" w:line="240" w:lineRule="auto"/>
            </w:pPr>
            <w:r w:rsidRPr="00F41643">
              <w:t>0.86301</w:t>
            </w:r>
          </w:p>
        </w:tc>
        <w:tc>
          <w:tcPr>
            <w:tcW w:w="1373" w:type="pct"/>
            <w:tcBorders>
              <w:top w:val="nil"/>
              <w:left w:val="nil"/>
              <w:bottom w:val="nil"/>
              <w:right w:val="nil"/>
            </w:tcBorders>
            <w:shd w:val="clear" w:color="auto" w:fill="auto"/>
            <w:noWrap/>
            <w:vAlign w:val="bottom"/>
            <w:hideMark/>
          </w:tcPr>
          <w:p w14:paraId="3069E440" w14:textId="77777777" w:rsidR="00F41643" w:rsidRPr="00F41643" w:rsidRDefault="00F41643" w:rsidP="00F41643">
            <w:pPr>
              <w:pBdr>
                <w:top w:val="none" w:sz="0" w:space="0" w:color="auto"/>
                <w:left w:val="none" w:sz="0" w:space="0" w:color="auto"/>
                <w:bottom w:val="none" w:sz="0" w:space="0" w:color="auto"/>
                <w:right w:val="none" w:sz="0" w:space="0" w:color="auto"/>
                <w:between w:val="none" w:sz="0" w:space="0" w:color="auto"/>
              </w:pBdr>
              <w:spacing w:after="0" w:line="240" w:lineRule="auto"/>
            </w:pPr>
            <w:r w:rsidRPr="00F41643">
              <w:t>0.904681</w:t>
            </w:r>
          </w:p>
        </w:tc>
      </w:tr>
      <w:tr w:rsidR="00F41643" w:rsidRPr="00F41643" w14:paraId="6BC1B8BE" w14:textId="77777777" w:rsidTr="00F41643">
        <w:trPr>
          <w:trHeight w:val="300"/>
        </w:trPr>
        <w:tc>
          <w:tcPr>
            <w:tcW w:w="1075" w:type="pct"/>
            <w:tcBorders>
              <w:top w:val="nil"/>
              <w:left w:val="nil"/>
              <w:bottom w:val="nil"/>
              <w:right w:val="nil"/>
            </w:tcBorders>
            <w:shd w:val="clear" w:color="auto" w:fill="auto"/>
            <w:noWrap/>
            <w:vAlign w:val="center"/>
            <w:hideMark/>
          </w:tcPr>
          <w:p w14:paraId="10677835" w14:textId="77777777" w:rsidR="00F41643" w:rsidRPr="00F41643" w:rsidRDefault="00F41643" w:rsidP="00F41643">
            <w:pPr>
              <w:pBdr>
                <w:top w:val="none" w:sz="0" w:space="0" w:color="auto"/>
                <w:left w:val="none" w:sz="0" w:space="0" w:color="auto"/>
                <w:bottom w:val="none" w:sz="0" w:space="0" w:color="auto"/>
                <w:right w:val="none" w:sz="0" w:space="0" w:color="auto"/>
                <w:between w:val="none" w:sz="0" w:space="0" w:color="auto"/>
              </w:pBdr>
              <w:spacing w:after="0" w:line="240" w:lineRule="auto"/>
            </w:pPr>
            <w:r w:rsidRPr="00F41643">
              <w:t>4</w:t>
            </w:r>
          </w:p>
        </w:tc>
        <w:tc>
          <w:tcPr>
            <w:tcW w:w="1179" w:type="pct"/>
            <w:tcBorders>
              <w:top w:val="nil"/>
              <w:left w:val="nil"/>
              <w:bottom w:val="nil"/>
              <w:right w:val="nil"/>
            </w:tcBorders>
            <w:shd w:val="clear" w:color="auto" w:fill="auto"/>
            <w:noWrap/>
            <w:vAlign w:val="bottom"/>
            <w:hideMark/>
          </w:tcPr>
          <w:p w14:paraId="6C7B44AB" w14:textId="77777777" w:rsidR="00F41643" w:rsidRPr="00F41643" w:rsidRDefault="00F41643" w:rsidP="00F41643">
            <w:pPr>
              <w:pBdr>
                <w:top w:val="none" w:sz="0" w:space="0" w:color="auto"/>
                <w:left w:val="none" w:sz="0" w:space="0" w:color="auto"/>
                <w:bottom w:val="none" w:sz="0" w:space="0" w:color="auto"/>
                <w:right w:val="none" w:sz="0" w:space="0" w:color="auto"/>
                <w:between w:val="none" w:sz="0" w:space="0" w:color="auto"/>
              </w:pBdr>
              <w:spacing w:after="0" w:line="240" w:lineRule="auto"/>
            </w:pPr>
            <w:r w:rsidRPr="00F41643">
              <w:t>0.873873</w:t>
            </w:r>
          </w:p>
        </w:tc>
        <w:tc>
          <w:tcPr>
            <w:tcW w:w="1373" w:type="pct"/>
            <w:tcBorders>
              <w:top w:val="nil"/>
              <w:left w:val="nil"/>
              <w:bottom w:val="nil"/>
              <w:right w:val="nil"/>
            </w:tcBorders>
            <w:shd w:val="clear" w:color="auto" w:fill="auto"/>
            <w:noWrap/>
            <w:vAlign w:val="center"/>
            <w:hideMark/>
          </w:tcPr>
          <w:p w14:paraId="500655E5" w14:textId="77777777" w:rsidR="00F41643" w:rsidRPr="00F41643" w:rsidRDefault="00F41643" w:rsidP="00F41643">
            <w:pPr>
              <w:pBdr>
                <w:top w:val="none" w:sz="0" w:space="0" w:color="auto"/>
                <w:left w:val="none" w:sz="0" w:space="0" w:color="auto"/>
                <w:bottom w:val="none" w:sz="0" w:space="0" w:color="auto"/>
                <w:right w:val="none" w:sz="0" w:space="0" w:color="auto"/>
                <w:between w:val="none" w:sz="0" w:space="0" w:color="auto"/>
              </w:pBdr>
              <w:spacing w:after="0" w:line="240" w:lineRule="auto"/>
            </w:pPr>
            <w:r w:rsidRPr="00F41643">
              <w:t>0.85133</w:t>
            </w:r>
          </w:p>
        </w:tc>
        <w:tc>
          <w:tcPr>
            <w:tcW w:w="1373" w:type="pct"/>
            <w:tcBorders>
              <w:top w:val="nil"/>
              <w:left w:val="nil"/>
              <w:bottom w:val="nil"/>
              <w:right w:val="nil"/>
            </w:tcBorders>
            <w:shd w:val="clear" w:color="auto" w:fill="auto"/>
            <w:noWrap/>
            <w:vAlign w:val="bottom"/>
            <w:hideMark/>
          </w:tcPr>
          <w:p w14:paraId="1E1A231C" w14:textId="77777777" w:rsidR="00F41643" w:rsidRPr="00F41643" w:rsidRDefault="00F41643" w:rsidP="00F41643">
            <w:pPr>
              <w:pBdr>
                <w:top w:val="none" w:sz="0" w:space="0" w:color="auto"/>
                <w:left w:val="none" w:sz="0" w:space="0" w:color="auto"/>
                <w:bottom w:val="none" w:sz="0" w:space="0" w:color="auto"/>
                <w:right w:val="none" w:sz="0" w:space="0" w:color="auto"/>
                <w:between w:val="none" w:sz="0" w:space="0" w:color="auto"/>
              </w:pBdr>
              <w:spacing w:after="0" w:line="240" w:lineRule="auto"/>
            </w:pPr>
            <w:r w:rsidRPr="00F41643">
              <w:t>0.896411</w:t>
            </w:r>
          </w:p>
        </w:tc>
      </w:tr>
      <w:tr w:rsidR="00F41643" w:rsidRPr="00F41643" w14:paraId="0202513E" w14:textId="77777777" w:rsidTr="00F41643">
        <w:trPr>
          <w:trHeight w:val="300"/>
        </w:trPr>
        <w:tc>
          <w:tcPr>
            <w:tcW w:w="1075" w:type="pct"/>
            <w:tcBorders>
              <w:top w:val="nil"/>
              <w:left w:val="nil"/>
              <w:bottom w:val="nil"/>
              <w:right w:val="nil"/>
            </w:tcBorders>
            <w:shd w:val="clear" w:color="auto" w:fill="auto"/>
            <w:noWrap/>
            <w:vAlign w:val="center"/>
            <w:hideMark/>
          </w:tcPr>
          <w:p w14:paraId="01D94D7C" w14:textId="77777777" w:rsidR="00F41643" w:rsidRPr="00F41643" w:rsidRDefault="00F41643" w:rsidP="00F41643">
            <w:pPr>
              <w:pBdr>
                <w:top w:val="none" w:sz="0" w:space="0" w:color="auto"/>
                <w:left w:val="none" w:sz="0" w:space="0" w:color="auto"/>
                <w:bottom w:val="none" w:sz="0" w:space="0" w:color="auto"/>
                <w:right w:val="none" w:sz="0" w:space="0" w:color="auto"/>
                <w:between w:val="none" w:sz="0" w:space="0" w:color="auto"/>
              </w:pBdr>
              <w:spacing w:after="0" w:line="240" w:lineRule="auto"/>
            </w:pPr>
            <w:r w:rsidRPr="00F41643">
              <w:t>5</w:t>
            </w:r>
          </w:p>
        </w:tc>
        <w:tc>
          <w:tcPr>
            <w:tcW w:w="1179" w:type="pct"/>
            <w:tcBorders>
              <w:top w:val="nil"/>
              <w:left w:val="nil"/>
              <w:bottom w:val="nil"/>
              <w:right w:val="nil"/>
            </w:tcBorders>
            <w:shd w:val="clear" w:color="auto" w:fill="auto"/>
            <w:noWrap/>
            <w:vAlign w:val="bottom"/>
            <w:hideMark/>
          </w:tcPr>
          <w:p w14:paraId="087E3649" w14:textId="77777777" w:rsidR="00F41643" w:rsidRPr="00F41643" w:rsidRDefault="00F41643" w:rsidP="00F41643">
            <w:pPr>
              <w:pBdr>
                <w:top w:val="none" w:sz="0" w:space="0" w:color="auto"/>
                <w:left w:val="none" w:sz="0" w:space="0" w:color="auto"/>
                <w:bottom w:val="none" w:sz="0" w:space="0" w:color="auto"/>
                <w:right w:val="none" w:sz="0" w:space="0" w:color="auto"/>
                <w:between w:val="none" w:sz="0" w:space="0" w:color="auto"/>
              </w:pBdr>
              <w:spacing w:after="0" w:line="240" w:lineRule="auto"/>
            </w:pPr>
            <w:r w:rsidRPr="00F41643">
              <w:t>0.857989</w:t>
            </w:r>
          </w:p>
        </w:tc>
        <w:tc>
          <w:tcPr>
            <w:tcW w:w="1373" w:type="pct"/>
            <w:tcBorders>
              <w:top w:val="nil"/>
              <w:left w:val="nil"/>
              <w:bottom w:val="nil"/>
              <w:right w:val="nil"/>
            </w:tcBorders>
            <w:shd w:val="clear" w:color="auto" w:fill="auto"/>
            <w:noWrap/>
            <w:vAlign w:val="center"/>
            <w:hideMark/>
          </w:tcPr>
          <w:p w14:paraId="6CF556C0" w14:textId="77777777" w:rsidR="00F41643" w:rsidRPr="00F41643" w:rsidRDefault="00F41643" w:rsidP="00F41643">
            <w:pPr>
              <w:pBdr>
                <w:top w:val="none" w:sz="0" w:space="0" w:color="auto"/>
                <w:left w:val="none" w:sz="0" w:space="0" w:color="auto"/>
                <w:bottom w:val="none" w:sz="0" w:space="0" w:color="auto"/>
                <w:right w:val="none" w:sz="0" w:space="0" w:color="auto"/>
                <w:between w:val="none" w:sz="0" w:space="0" w:color="auto"/>
              </w:pBdr>
              <w:spacing w:after="0" w:line="240" w:lineRule="auto"/>
            </w:pPr>
            <w:r w:rsidRPr="00F41643">
              <w:t>0.83318</w:t>
            </w:r>
          </w:p>
        </w:tc>
        <w:tc>
          <w:tcPr>
            <w:tcW w:w="1373" w:type="pct"/>
            <w:tcBorders>
              <w:top w:val="nil"/>
              <w:left w:val="nil"/>
              <w:bottom w:val="nil"/>
              <w:right w:val="nil"/>
            </w:tcBorders>
            <w:shd w:val="clear" w:color="auto" w:fill="auto"/>
            <w:noWrap/>
            <w:vAlign w:val="bottom"/>
            <w:hideMark/>
          </w:tcPr>
          <w:p w14:paraId="1B0DF87B" w14:textId="77777777" w:rsidR="00F41643" w:rsidRPr="00F41643" w:rsidRDefault="00F41643" w:rsidP="00F41643">
            <w:pPr>
              <w:pBdr>
                <w:top w:val="none" w:sz="0" w:space="0" w:color="auto"/>
                <w:left w:val="none" w:sz="0" w:space="0" w:color="auto"/>
                <w:bottom w:val="none" w:sz="0" w:space="0" w:color="auto"/>
                <w:right w:val="none" w:sz="0" w:space="0" w:color="auto"/>
                <w:between w:val="none" w:sz="0" w:space="0" w:color="auto"/>
              </w:pBdr>
              <w:spacing w:after="0" w:line="240" w:lineRule="auto"/>
            </w:pPr>
            <w:r w:rsidRPr="00F41643">
              <w:t>0.882796</w:t>
            </w:r>
          </w:p>
        </w:tc>
      </w:tr>
      <w:tr w:rsidR="00F41643" w:rsidRPr="00F41643" w14:paraId="267C4487" w14:textId="77777777" w:rsidTr="00F41643">
        <w:trPr>
          <w:trHeight w:val="300"/>
        </w:trPr>
        <w:tc>
          <w:tcPr>
            <w:tcW w:w="1075" w:type="pct"/>
            <w:tcBorders>
              <w:top w:val="nil"/>
              <w:left w:val="nil"/>
              <w:bottom w:val="nil"/>
              <w:right w:val="nil"/>
            </w:tcBorders>
            <w:shd w:val="clear" w:color="auto" w:fill="auto"/>
            <w:noWrap/>
            <w:vAlign w:val="center"/>
            <w:hideMark/>
          </w:tcPr>
          <w:p w14:paraId="2DF360BC" w14:textId="77777777" w:rsidR="00F41643" w:rsidRPr="00F41643" w:rsidRDefault="00F41643" w:rsidP="00F41643">
            <w:pPr>
              <w:pBdr>
                <w:top w:val="none" w:sz="0" w:space="0" w:color="auto"/>
                <w:left w:val="none" w:sz="0" w:space="0" w:color="auto"/>
                <w:bottom w:val="none" w:sz="0" w:space="0" w:color="auto"/>
                <w:right w:val="none" w:sz="0" w:space="0" w:color="auto"/>
                <w:between w:val="none" w:sz="0" w:space="0" w:color="auto"/>
              </w:pBdr>
              <w:spacing w:after="0" w:line="240" w:lineRule="auto"/>
            </w:pPr>
            <w:r w:rsidRPr="00F41643">
              <w:t>6</w:t>
            </w:r>
          </w:p>
        </w:tc>
        <w:tc>
          <w:tcPr>
            <w:tcW w:w="1179" w:type="pct"/>
            <w:tcBorders>
              <w:top w:val="nil"/>
              <w:left w:val="nil"/>
              <w:bottom w:val="nil"/>
              <w:right w:val="nil"/>
            </w:tcBorders>
            <w:shd w:val="clear" w:color="auto" w:fill="auto"/>
            <w:noWrap/>
            <w:vAlign w:val="bottom"/>
            <w:hideMark/>
          </w:tcPr>
          <w:p w14:paraId="6CD2E264" w14:textId="77777777" w:rsidR="00F41643" w:rsidRPr="00F41643" w:rsidRDefault="00F41643" w:rsidP="00F41643">
            <w:pPr>
              <w:pBdr>
                <w:top w:val="none" w:sz="0" w:space="0" w:color="auto"/>
                <w:left w:val="none" w:sz="0" w:space="0" w:color="auto"/>
                <w:bottom w:val="none" w:sz="0" w:space="0" w:color="auto"/>
                <w:right w:val="none" w:sz="0" w:space="0" w:color="auto"/>
                <w:between w:val="none" w:sz="0" w:space="0" w:color="auto"/>
              </w:pBdr>
              <w:spacing w:after="0" w:line="240" w:lineRule="auto"/>
            </w:pPr>
            <w:r w:rsidRPr="00F41643">
              <w:t>0.843621</w:t>
            </w:r>
          </w:p>
        </w:tc>
        <w:tc>
          <w:tcPr>
            <w:tcW w:w="1373" w:type="pct"/>
            <w:tcBorders>
              <w:top w:val="nil"/>
              <w:left w:val="nil"/>
              <w:bottom w:val="nil"/>
              <w:right w:val="nil"/>
            </w:tcBorders>
            <w:shd w:val="clear" w:color="auto" w:fill="auto"/>
            <w:noWrap/>
            <w:vAlign w:val="center"/>
            <w:hideMark/>
          </w:tcPr>
          <w:p w14:paraId="7143FBDA" w14:textId="77777777" w:rsidR="00F41643" w:rsidRPr="00F41643" w:rsidRDefault="00F41643" w:rsidP="00F41643">
            <w:pPr>
              <w:pBdr>
                <w:top w:val="none" w:sz="0" w:space="0" w:color="auto"/>
                <w:left w:val="none" w:sz="0" w:space="0" w:color="auto"/>
                <w:bottom w:val="none" w:sz="0" w:space="0" w:color="auto"/>
                <w:right w:val="none" w:sz="0" w:space="0" w:color="auto"/>
                <w:between w:val="none" w:sz="0" w:space="0" w:color="auto"/>
              </w:pBdr>
              <w:spacing w:after="0" w:line="240" w:lineRule="auto"/>
            </w:pPr>
            <w:r w:rsidRPr="00F41643">
              <w:t>0.81778</w:t>
            </w:r>
          </w:p>
        </w:tc>
        <w:tc>
          <w:tcPr>
            <w:tcW w:w="1373" w:type="pct"/>
            <w:tcBorders>
              <w:top w:val="nil"/>
              <w:left w:val="nil"/>
              <w:bottom w:val="nil"/>
              <w:right w:val="nil"/>
            </w:tcBorders>
            <w:shd w:val="clear" w:color="auto" w:fill="auto"/>
            <w:noWrap/>
            <w:vAlign w:val="bottom"/>
            <w:hideMark/>
          </w:tcPr>
          <w:p w14:paraId="5821DF31" w14:textId="77777777" w:rsidR="00F41643" w:rsidRPr="00F41643" w:rsidRDefault="00F41643" w:rsidP="00F41643">
            <w:pPr>
              <w:pBdr>
                <w:top w:val="none" w:sz="0" w:space="0" w:color="auto"/>
                <w:left w:val="none" w:sz="0" w:space="0" w:color="auto"/>
                <w:bottom w:val="none" w:sz="0" w:space="0" w:color="auto"/>
                <w:right w:val="none" w:sz="0" w:space="0" w:color="auto"/>
                <w:between w:val="none" w:sz="0" w:space="0" w:color="auto"/>
              </w:pBdr>
              <w:spacing w:after="0" w:line="240" w:lineRule="auto"/>
            </w:pPr>
            <w:r w:rsidRPr="00F41643">
              <w:t>0.869463</w:t>
            </w:r>
          </w:p>
        </w:tc>
      </w:tr>
      <w:tr w:rsidR="00F41643" w:rsidRPr="00F41643" w14:paraId="15288913" w14:textId="77777777" w:rsidTr="00F41643">
        <w:trPr>
          <w:trHeight w:val="300"/>
        </w:trPr>
        <w:tc>
          <w:tcPr>
            <w:tcW w:w="1075" w:type="pct"/>
            <w:tcBorders>
              <w:top w:val="nil"/>
              <w:left w:val="nil"/>
              <w:bottom w:val="nil"/>
              <w:right w:val="nil"/>
            </w:tcBorders>
            <w:shd w:val="clear" w:color="auto" w:fill="auto"/>
            <w:noWrap/>
            <w:vAlign w:val="center"/>
            <w:hideMark/>
          </w:tcPr>
          <w:p w14:paraId="085DADD6" w14:textId="77777777" w:rsidR="00F41643" w:rsidRPr="00F41643" w:rsidRDefault="00F41643" w:rsidP="00F41643">
            <w:pPr>
              <w:pBdr>
                <w:top w:val="none" w:sz="0" w:space="0" w:color="auto"/>
                <w:left w:val="none" w:sz="0" w:space="0" w:color="auto"/>
                <w:bottom w:val="none" w:sz="0" w:space="0" w:color="auto"/>
                <w:right w:val="none" w:sz="0" w:space="0" w:color="auto"/>
                <w:between w:val="none" w:sz="0" w:space="0" w:color="auto"/>
              </w:pBdr>
              <w:spacing w:after="0" w:line="240" w:lineRule="auto"/>
            </w:pPr>
            <w:r w:rsidRPr="00F41643">
              <w:t>7</w:t>
            </w:r>
          </w:p>
        </w:tc>
        <w:tc>
          <w:tcPr>
            <w:tcW w:w="1179" w:type="pct"/>
            <w:tcBorders>
              <w:top w:val="nil"/>
              <w:left w:val="nil"/>
              <w:bottom w:val="nil"/>
              <w:right w:val="nil"/>
            </w:tcBorders>
            <w:shd w:val="clear" w:color="auto" w:fill="auto"/>
            <w:noWrap/>
            <w:vAlign w:val="bottom"/>
            <w:hideMark/>
          </w:tcPr>
          <w:p w14:paraId="0CE2A677" w14:textId="77777777" w:rsidR="00F41643" w:rsidRPr="00F41643" w:rsidRDefault="00F41643" w:rsidP="00F41643">
            <w:pPr>
              <w:pBdr>
                <w:top w:val="none" w:sz="0" w:space="0" w:color="auto"/>
                <w:left w:val="none" w:sz="0" w:space="0" w:color="auto"/>
                <w:bottom w:val="none" w:sz="0" w:space="0" w:color="auto"/>
                <w:right w:val="none" w:sz="0" w:space="0" w:color="auto"/>
                <w:between w:val="none" w:sz="0" w:space="0" w:color="auto"/>
              </w:pBdr>
              <w:spacing w:after="0" w:line="240" w:lineRule="auto"/>
            </w:pPr>
            <w:r w:rsidRPr="00F41643">
              <w:t>0.810909</w:t>
            </w:r>
          </w:p>
        </w:tc>
        <w:tc>
          <w:tcPr>
            <w:tcW w:w="1373" w:type="pct"/>
            <w:tcBorders>
              <w:top w:val="nil"/>
              <w:left w:val="nil"/>
              <w:bottom w:val="nil"/>
              <w:right w:val="nil"/>
            </w:tcBorders>
            <w:shd w:val="clear" w:color="auto" w:fill="auto"/>
            <w:noWrap/>
            <w:vAlign w:val="center"/>
            <w:hideMark/>
          </w:tcPr>
          <w:p w14:paraId="6E18CDCA" w14:textId="77777777" w:rsidR="00F41643" w:rsidRPr="00F41643" w:rsidRDefault="00F41643" w:rsidP="00F41643">
            <w:pPr>
              <w:pBdr>
                <w:top w:val="none" w:sz="0" w:space="0" w:color="auto"/>
                <w:left w:val="none" w:sz="0" w:space="0" w:color="auto"/>
                <w:bottom w:val="none" w:sz="0" w:space="0" w:color="auto"/>
                <w:right w:val="none" w:sz="0" w:space="0" w:color="auto"/>
                <w:between w:val="none" w:sz="0" w:space="0" w:color="auto"/>
              </w:pBdr>
              <w:spacing w:after="0" w:line="240" w:lineRule="auto"/>
            </w:pPr>
            <w:r w:rsidRPr="00F41643">
              <w:t>0.78188</w:t>
            </w:r>
          </w:p>
        </w:tc>
        <w:tc>
          <w:tcPr>
            <w:tcW w:w="1373" w:type="pct"/>
            <w:tcBorders>
              <w:top w:val="nil"/>
              <w:left w:val="nil"/>
              <w:bottom w:val="nil"/>
              <w:right w:val="nil"/>
            </w:tcBorders>
            <w:shd w:val="clear" w:color="auto" w:fill="auto"/>
            <w:noWrap/>
            <w:vAlign w:val="bottom"/>
            <w:hideMark/>
          </w:tcPr>
          <w:p w14:paraId="489B9ED1" w14:textId="77777777" w:rsidR="00F41643" w:rsidRPr="00F41643" w:rsidRDefault="00F41643" w:rsidP="00F41643">
            <w:pPr>
              <w:pBdr>
                <w:top w:val="none" w:sz="0" w:space="0" w:color="auto"/>
                <w:left w:val="none" w:sz="0" w:space="0" w:color="auto"/>
                <w:bottom w:val="none" w:sz="0" w:space="0" w:color="auto"/>
                <w:right w:val="none" w:sz="0" w:space="0" w:color="auto"/>
                <w:between w:val="none" w:sz="0" w:space="0" w:color="auto"/>
              </w:pBdr>
              <w:spacing w:after="0" w:line="240" w:lineRule="auto"/>
            </w:pPr>
            <w:r w:rsidRPr="00F41643">
              <w:t>0.839944</w:t>
            </w:r>
          </w:p>
        </w:tc>
      </w:tr>
      <w:tr w:rsidR="00F41643" w:rsidRPr="00F41643" w14:paraId="47D8864F" w14:textId="77777777" w:rsidTr="00F41643">
        <w:trPr>
          <w:trHeight w:val="300"/>
        </w:trPr>
        <w:tc>
          <w:tcPr>
            <w:tcW w:w="1075" w:type="pct"/>
            <w:tcBorders>
              <w:top w:val="nil"/>
              <w:left w:val="nil"/>
              <w:bottom w:val="nil"/>
              <w:right w:val="nil"/>
            </w:tcBorders>
            <w:shd w:val="clear" w:color="auto" w:fill="auto"/>
            <w:noWrap/>
            <w:vAlign w:val="center"/>
            <w:hideMark/>
          </w:tcPr>
          <w:p w14:paraId="4F1F6CE0" w14:textId="77777777" w:rsidR="00F41643" w:rsidRPr="00F41643" w:rsidRDefault="00F41643" w:rsidP="00F41643">
            <w:pPr>
              <w:pBdr>
                <w:top w:val="none" w:sz="0" w:space="0" w:color="auto"/>
                <w:left w:val="none" w:sz="0" w:space="0" w:color="auto"/>
                <w:bottom w:val="none" w:sz="0" w:space="0" w:color="auto"/>
                <w:right w:val="none" w:sz="0" w:space="0" w:color="auto"/>
                <w:between w:val="none" w:sz="0" w:space="0" w:color="auto"/>
              </w:pBdr>
              <w:spacing w:after="0" w:line="240" w:lineRule="auto"/>
            </w:pPr>
            <w:r w:rsidRPr="00F41643">
              <w:t>8</w:t>
            </w:r>
          </w:p>
        </w:tc>
        <w:tc>
          <w:tcPr>
            <w:tcW w:w="1179" w:type="pct"/>
            <w:tcBorders>
              <w:top w:val="nil"/>
              <w:left w:val="nil"/>
              <w:bottom w:val="nil"/>
              <w:right w:val="nil"/>
            </w:tcBorders>
            <w:shd w:val="clear" w:color="auto" w:fill="auto"/>
            <w:noWrap/>
            <w:vAlign w:val="bottom"/>
            <w:hideMark/>
          </w:tcPr>
          <w:p w14:paraId="03A0B874" w14:textId="77777777" w:rsidR="00F41643" w:rsidRPr="00F41643" w:rsidRDefault="00F41643" w:rsidP="00F41643">
            <w:pPr>
              <w:pBdr>
                <w:top w:val="none" w:sz="0" w:space="0" w:color="auto"/>
                <w:left w:val="none" w:sz="0" w:space="0" w:color="auto"/>
                <w:bottom w:val="none" w:sz="0" w:space="0" w:color="auto"/>
                <w:right w:val="none" w:sz="0" w:space="0" w:color="auto"/>
                <w:between w:val="none" w:sz="0" w:space="0" w:color="auto"/>
              </w:pBdr>
              <w:spacing w:after="0" w:line="240" w:lineRule="auto"/>
            </w:pPr>
            <w:r w:rsidRPr="00F41643">
              <w:t>0.792977</w:t>
            </w:r>
          </w:p>
        </w:tc>
        <w:tc>
          <w:tcPr>
            <w:tcW w:w="1373" w:type="pct"/>
            <w:tcBorders>
              <w:top w:val="nil"/>
              <w:left w:val="nil"/>
              <w:bottom w:val="nil"/>
              <w:right w:val="nil"/>
            </w:tcBorders>
            <w:shd w:val="clear" w:color="auto" w:fill="auto"/>
            <w:noWrap/>
            <w:vAlign w:val="center"/>
            <w:hideMark/>
          </w:tcPr>
          <w:p w14:paraId="47D0DCE8" w14:textId="77777777" w:rsidR="00F41643" w:rsidRPr="00F41643" w:rsidRDefault="00F41643" w:rsidP="00F41643">
            <w:pPr>
              <w:pBdr>
                <w:top w:val="none" w:sz="0" w:space="0" w:color="auto"/>
                <w:left w:val="none" w:sz="0" w:space="0" w:color="auto"/>
                <w:bottom w:val="none" w:sz="0" w:space="0" w:color="auto"/>
                <w:right w:val="none" w:sz="0" w:space="0" w:color="auto"/>
                <w:between w:val="none" w:sz="0" w:space="0" w:color="auto"/>
              </w:pBdr>
              <w:spacing w:after="0" w:line="240" w:lineRule="auto"/>
            </w:pPr>
            <w:r w:rsidRPr="00F41643">
              <w:t>0.7631</w:t>
            </w:r>
          </w:p>
        </w:tc>
        <w:tc>
          <w:tcPr>
            <w:tcW w:w="1373" w:type="pct"/>
            <w:tcBorders>
              <w:top w:val="nil"/>
              <w:left w:val="nil"/>
              <w:bottom w:val="nil"/>
              <w:right w:val="nil"/>
            </w:tcBorders>
            <w:shd w:val="clear" w:color="auto" w:fill="auto"/>
            <w:noWrap/>
            <w:vAlign w:val="bottom"/>
            <w:hideMark/>
          </w:tcPr>
          <w:p w14:paraId="32B794E9" w14:textId="77777777" w:rsidR="00F41643" w:rsidRPr="00F41643" w:rsidRDefault="00F41643" w:rsidP="00F41643">
            <w:pPr>
              <w:pBdr>
                <w:top w:val="none" w:sz="0" w:space="0" w:color="auto"/>
                <w:left w:val="none" w:sz="0" w:space="0" w:color="auto"/>
                <w:bottom w:val="none" w:sz="0" w:space="0" w:color="auto"/>
                <w:right w:val="none" w:sz="0" w:space="0" w:color="auto"/>
                <w:between w:val="none" w:sz="0" w:space="0" w:color="auto"/>
              </w:pBdr>
              <w:spacing w:after="0" w:line="240" w:lineRule="auto"/>
            </w:pPr>
            <w:r w:rsidRPr="00F41643">
              <w:t>0.822859</w:t>
            </w:r>
          </w:p>
        </w:tc>
      </w:tr>
      <w:tr w:rsidR="00F41643" w:rsidRPr="00F41643" w14:paraId="71BFCB83" w14:textId="77777777" w:rsidTr="00F41643">
        <w:trPr>
          <w:trHeight w:val="300"/>
        </w:trPr>
        <w:tc>
          <w:tcPr>
            <w:tcW w:w="1075" w:type="pct"/>
            <w:tcBorders>
              <w:top w:val="nil"/>
              <w:left w:val="nil"/>
              <w:bottom w:val="nil"/>
              <w:right w:val="nil"/>
            </w:tcBorders>
            <w:shd w:val="clear" w:color="auto" w:fill="auto"/>
            <w:noWrap/>
            <w:vAlign w:val="center"/>
            <w:hideMark/>
          </w:tcPr>
          <w:p w14:paraId="58A57278" w14:textId="77777777" w:rsidR="00F41643" w:rsidRPr="00F41643" w:rsidRDefault="00F41643" w:rsidP="00F41643">
            <w:pPr>
              <w:pBdr>
                <w:top w:val="none" w:sz="0" w:space="0" w:color="auto"/>
                <w:left w:val="none" w:sz="0" w:space="0" w:color="auto"/>
                <w:bottom w:val="none" w:sz="0" w:space="0" w:color="auto"/>
                <w:right w:val="none" w:sz="0" w:space="0" w:color="auto"/>
                <w:between w:val="none" w:sz="0" w:space="0" w:color="auto"/>
              </w:pBdr>
              <w:spacing w:after="0" w:line="240" w:lineRule="auto"/>
            </w:pPr>
            <w:r w:rsidRPr="00F41643">
              <w:t>9</w:t>
            </w:r>
          </w:p>
        </w:tc>
        <w:tc>
          <w:tcPr>
            <w:tcW w:w="1179" w:type="pct"/>
            <w:tcBorders>
              <w:top w:val="nil"/>
              <w:left w:val="nil"/>
              <w:bottom w:val="nil"/>
              <w:right w:val="nil"/>
            </w:tcBorders>
            <w:shd w:val="clear" w:color="auto" w:fill="auto"/>
            <w:noWrap/>
            <w:vAlign w:val="bottom"/>
            <w:hideMark/>
          </w:tcPr>
          <w:p w14:paraId="5E254367" w14:textId="77777777" w:rsidR="00F41643" w:rsidRPr="00F41643" w:rsidRDefault="00F41643" w:rsidP="00F41643">
            <w:pPr>
              <w:pBdr>
                <w:top w:val="none" w:sz="0" w:space="0" w:color="auto"/>
                <w:left w:val="none" w:sz="0" w:space="0" w:color="auto"/>
                <w:bottom w:val="none" w:sz="0" w:space="0" w:color="auto"/>
                <w:right w:val="none" w:sz="0" w:space="0" w:color="auto"/>
                <w:between w:val="none" w:sz="0" w:space="0" w:color="auto"/>
              </w:pBdr>
              <w:spacing w:after="0" w:line="240" w:lineRule="auto"/>
            </w:pPr>
            <w:r w:rsidRPr="00F41643">
              <w:t>0.776444</w:t>
            </w:r>
          </w:p>
        </w:tc>
        <w:tc>
          <w:tcPr>
            <w:tcW w:w="1373" w:type="pct"/>
            <w:tcBorders>
              <w:top w:val="nil"/>
              <w:left w:val="nil"/>
              <w:bottom w:val="nil"/>
              <w:right w:val="nil"/>
            </w:tcBorders>
            <w:shd w:val="clear" w:color="auto" w:fill="auto"/>
            <w:noWrap/>
            <w:vAlign w:val="center"/>
            <w:hideMark/>
          </w:tcPr>
          <w:p w14:paraId="5697B024" w14:textId="77777777" w:rsidR="00F41643" w:rsidRPr="00F41643" w:rsidRDefault="00F41643" w:rsidP="00F41643">
            <w:pPr>
              <w:pBdr>
                <w:top w:val="none" w:sz="0" w:space="0" w:color="auto"/>
                <w:left w:val="none" w:sz="0" w:space="0" w:color="auto"/>
                <w:bottom w:val="none" w:sz="0" w:space="0" w:color="auto"/>
                <w:right w:val="none" w:sz="0" w:space="0" w:color="auto"/>
                <w:between w:val="none" w:sz="0" w:space="0" w:color="auto"/>
              </w:pBdr>
              <w:spacing w:after="0" w:line="240" w:lineRule="auto"/>
            </w:pPr>
            <w:r w:rsidRPr="00F41643">
              <w:t>0.74479</w:t>
            </w:r>
          </w:p>
        </w:tc>
        <w:tc>
          <w:tcPr>
            <w:tcW w:w="1373" w:type="pct"/>
            <w:tcBorders>
              <w:top w:val="nil"/>
              <w:left w:val="nil"/>
              <w:bottom w:val="nil"/>
              <w:right w:val="nil"/>
            </w:tcBorders>
            <w:shd w:val="clear" w:color="auto" w:fill="auto"/>
            <w:noWrap/>
            <w:vAlign w:val="bottom"/>
            <w:hideMark/>
          </w:tcPr>
          <w:p w14:paraId="144D3A3C" w14:textId="77777777" w:rsidR="00F41643" w:rsidRPr="00F41643" w:rsidRDefault="00F41643" w:rsidP="00F41643">
            <w:pPr>
              <w:pBdr>
                <w:top w:val="none" w:sz="0" w:space="0" w:color="auto"/>
                <w:left w:val="none" w:sz="0" w:space="0" w:color="auto"/>
                <w:bottom w:val="none" w:sz="0" w:space="0" w:color="auto"/>
                <w:right w:val="none" w:sz="0" w:space="0" w:color="auto"/>
                <w:between w:val="none" w:sz="0" w:space="0" w:color="auto"/>
              </w:pBdr>
              <w:spacing w:after="0" w:line="240" w:lineRule="auto"/>
            </w:pPr>
            <w:r w:rsidRPr="00F41643">
              <w:t>0.808096</w:t>
            </w:r>
          </w:p>
        </w:tc>
      </w:tr>
      <w:tr w:rsidR="00F41643" w:rsidRPr="00F41643" w14:paraId="1ACFE485" w14:textId="77777777" w:rsidTr="00F41643">
        <w:trPr>
          <w:trHeight w:val="300"/>
        </w:trPr>
        <w:tc>
          <w:tcPr>
            <w:tcW w:w="1075" w:type="pct"/>
            <w:tcBorders>
              <w:top w:val="nil"/>
              <w:left w:val="nil"/>
              <w:bottom w:val="nil"/>
              <w:right w:val="nil"/>
            </w:tcBorders>
            <w:shd w:val="clear" w:color="auto" w:fill="auto"/>
            <w:noWrap/>
            <w:vAlign w:val="center"/>
            <w:hideMark/>
          </w:tcPr>
          <w:p w14:paraId="65EF57E0" w14:textId="77777777" w:rsidR="00F41643" w:rsidRPr="00F41643" w:rsidRDefault="00F41643" w:rsidP="00F41643">
            <w:pPr>
              <w:pBdr>
                <w:top w:val="none" w:sz="0" w:space="0" w:color="auto"/>
                <w:left w:val="none" w:sz="0" w:space="0" w:color="auto"/>
                <w:bottom w:val="none" w:sz="0" w:space="0" w:color="auto"/>
                <w:right w:val="none" w:sz="0" w:space="0" w:color="auto"/>
                <w:between w:val="none" w:sz="0" w:space="0" w:color="auto"/>
              </w:pBdr>
              <w:spacing w:after="0" w:line="240" w:lineRule="auto"/>
            </w:pPr>
            <w:r w:rsidRPr="00F41643">
              <w:t>10</w:t>
            </w:r>
          </w:p>
        </w:tc>
        <w:tc>
          <w:tcPr>
            <w:tcW w:w="1179" w:type="pct"/>
            <w:tcBorders>
              <w:top w:val="nil"/>
              <w:left w:val="nil"/>
              <w:bottom w:val="nil"/>
              <w:right w:val="nil"/>
            </w:tcBorders>
            <w:shd w:val="clear" w:color="auto" w:fill="auto"/>
            <w:noWrap/>
            <w:vAlign w:val="bottom"/>
            <w:hideMark/>
          </w:tcPr>
          <w:p w14:paraId="2A0B0CCF" w14:textId="77777777" w:rsidR="00F41643" w:rsidRPr="00F41643" w:rsidRDefault="00F41643" w:rsidP="00F41643">
            <w:pPr>
              <w:pBdr>
                <w:top w:val="none" w:sz="0" w:space="0" w:color="auto"/>
                <w:left w:val="none" w:sz="0" w:space="0" w:color="auto"/>
                <w:bottom w:val="none" w:sz="0" w:space="0" w:color="auto"/>
                <w:right w:val="none" w:sz="0" w:space="0" w:color="auto"/>
                <w:between w:val="none" w:sz="0" w:space="0" w:color="auto"/>
              </w:pBdr>
              <w:spacing w:after="0" w:line="240" w:lineRule="auto"/>
            </w:pPr>
            <w:r w:rsidRPr="00F41643">
              <w:t>0.759654</w:t>
            </w:r>
          </w:p>
        </w:tc>
        <w:tc>
          <w:tcPr>
            <w:tcW w:w="1373" w:type="pct"/>
            <w:tcBorders>
              <w:top w:val="nil"/>
              <w:left w:val="nil"/>
              <w:bottom w:val="nil"/>
              <w:right w:val="nil"/>
            </w:tcBorders>
            <w:shd w:val="clear" w:color="auto" w:fill="auto"/>
            <w:noWrap/>
            <w:vAlign w:val="center"/>
            <w:hideMark/>
          </w:tcPr>
          <w:p w14:paraId="04F73247" w14:textId="77777777" w:rsidR="00F41643" w:rsidRPr="00F41643" w:rsidRDefault="00F41643" w:rsidP="00F41643">
            <w:pPr>
              <w:pBdr>
                <w:top w:val="none" w:sz="0" w:space="0" w:color="auto"/>
                <w:left w:val="none" w:sz="0" w:space="0" w:color="auto"/>
                <w:bottom w:val="none" w:sz="0" w:space="0" w:color="auto"/>
                <w:right w:val="none" w:sz="0" w:space="0" w:color="auto"/>
                <w:between w:val="none" w:sz="0" w:space="0" w:color="auto"/>
              </w:pBdr>
              <w:spacing w:after="0" w:line="240" w:lineRule="auto"/>
            </w:pPr>
            <w:r w:rsidRPr="00F41643">
              <w:t>0.72694</w:t>
            </w:r>
          </w:p>
        </w:tc>
        <w:tc>
          <w:tcPr>
            <w:tcW w:w="1373" w:type="pct"/>
            <w:tcBorders>
              <w:top w:val="nil"/>
              <w:left w:val="nil"/>
              <w:bottom w:val="nil"/>
              <w:right w:val="nil"/>
            </w:tcBorders>
            <w:shd w:val="clear" w:color="auto" w:fill="auto"/>
            <w:noWrap/>
            <w:vAlign w:val="bottom"/>
            <w:hideMark/>
          </w:tcPr>
          <w:p w14:paraId="1A506F70" w14:textId="77777777" w:rsidR="00F41643" w:rsidRPr="00F41643" w:rsidRDefault="00F41643" w:rsidP="00F41643">
            <w:pPr>
              <w:pBdr>
                <w:top w:val="none" w:sz="0" w:space="0" w:color="auto"/>
                <w:left w:val="none" w:sz="0" w:space="0" w:color="auto"/>
                <w:bottom w:val="none" w:sz="0" w:space="0" w:color="auto"/>
                <w:right w:val="none" w:sz="0" w:space="0" w:color="auto"/>
                <w:between w:val="none" w:sz="0" w:space="0" w:color="auto"/>
              </w:pBdr>
              <w:spacing w:after="0" w:line="240" w:lineRule="auto"/>
            </w:pPr>
            <w:r w:rsidRPr="00F41643">
              <w:t>0.792368</w:t>
            </w:r>
          </w:p>
        </w:tc>
      </w:tr>
      <w:tr w:rsidR="00F41643" w:rsidRPr="00F41643" w14:paraId="5E48F318" w14:textId="77777777" w:rsidTr="00F41643">
        <w:trPr>
          <w:trHeight w:val="300"/>
        </w:trPr>
        <w:tc>
          <w:tcPr>
            <w:tcW w:w="1075" w:type="pct"/>
            <w:tcBorders>
              <w:top w:val="nil"/>
              <w:left w:val="nil"/>
              <w:bottom w:val="nil"/>
              <w:right w:val="nil"/>
            </w:tcBorders>
            <w:shd w:val="clear" w:color="auto" w:fill="auto"/>
            <w:noWrap/>
            <w:vAlign w:val="center"/>
            <w:hideMark/>
          </w:tcPr>
          <w:p w14:paraId="347E8B13" w14:textId="77777777" w:rsidR="00F41643" w:rsidRPr="00F41643" w:rsidRDefault="00F41643" w:rsidP="00F41643">
            <w:pPr>
              <w:pBdr>
                <w:top w:val="none" w:sz="0" w:space="0" w:color="auto"/>
                <w:left w:val="none" w:sz="0" w:space="0" w:color="auto"/>
                <w:bottom w:val="none" w:sz="0" w:space="0" w:color="auto"/>
                <w:right w:val="none" w:sz="0" w:space="0" w:color="auto"/>
                <w:between w:val="none" w:sz="0" w:space="0" w:color="auto"/>
              </w:pBdr>
              <w:spacing w:after="0" w:line="240" w:lineRule="auto"/>
            </w:pPr>
            <w:r w:rsidRPr="00F41643">
              <w:t>11</w:t>
            </w:r>
          </w:p>
        </w:tc>
        <w:tc>
          <w:tcPr>
            <w:tcW w:w="1179" w:type="pct"/>
            <w:tcBorders>
              <w:top w:val="nil"/>
              <w:left w:val="nil"/>
              <w:bottom w:val="nil"/>
              <w:right w:val="nil"/>
            </w:tcBorders>
            <w:shd w:val="clear" w:color="auto" w:fill="auto"/>
            <w:noWrap/>
            <w:vAlign w:val="bottom"/>
            <w:hideMark/>
          </w:tcPr>
          <w:p w14:paraId="75AA19B0" w14:textId="77777777" w:rsidR="00F41643" w:rsidRPr="00F41643" w:rsidRDefault="00F41643" w:rsidP="00F41643">
            <w:pPr>
              <w:pBdr>
                <w:top w:val="none" w:sz="0" w:space="0" w:color="auto"/>
                <w:left w:val="none" w:sz="0" w:space="0" w:color="auto"/>
                <w:bottom w:val="none" w:sz="0" w:space="0" w:color="auto"/>
                <w:right w:val="none" w:sz="0" w:space="0" w:color="auto"/>
                <w:between w:val="none" w:sz="0" w:space="0" w:color="auto"/>
              </w:pBdr>
              <w:spacing w:after="0" w:line="240" w:lineRule="auto"/>
            </w:pPr>
            <w:r w:rsidRPr="00F41643">
              <w:t>0.751418</w:t>
            </w:r>
          </w:p>
        </w:tc>
        <w:tc>
          <w:tcPr>
            <w:tcW w:w="1373" w:type="pct"/>
            <w:tcBorders>
              <w:top w:val="nil"/>
              <w:left w:val="nil"/>
              <w:bottom w:val="nil"/>
              <w:right w:val="nil"/>
            </w:tcBorders>
            <w:shd w:val="clear" w:color="auto" w:fill="auto"/>
            <w:noWrap/>
            <w:vAlign w:val="center"/>
            <w:hideMark/>
          </w:tcPr>
          <w:p w14:paraId="19A86136" w14:textId="77777777" w:rsidR="00F41643" w:rsidRPr="00F41643" w:rsidRDefault="00F41643" w:rsidP="00F41643">
            <w:pPr>
              <w:pBdr>
                <w:top w:val="none" w:sz="0" w:space="0" w:color="auto"/>
                <w:left w:val="none" w:sz="0" w:space="0" w:color="auto"/>
                <w:bottom w:val="none" w:sz="0" w:space="0" w:color="auto"/>
                <w:right w:val="none" w:sz="0" w:space="0" w:color="auto"/>
                <w:between w:val="none" w:sz="0" w:space="0" w:color="auto"/>
              </w:pBdr>
              <w:spacing w:after="0" w:line="240" w:lineRule="auto"/>
            </w:pPr>
            <w:r w:rsidRPr="00F41643">
              <w:t>0.71758</w:t>
            </w:r>
          </w:p>
        </w:tc>
        <w:tc>
          <w:tcPr>
            <w:tcW w:w="1373" w:type="pct"/>
            <w:tcBorders>
              <w:top w:val="nil"/>
              <w:left w:val="nil"/>
              <w:bottom w:val="nil"/>
              <w:right w:val="nil"/>
            </w:tcBorders>
            <w:shd w:val="clear" w:color="auto" w:fill="auto"/>
            <w:noWrap/>
            <w:vAlign w:val="bottom"/>
            <w:hideMark/>
          </w:tcPr>
          <w:p w14:paraId="6BA61A39" w14:textId="77777777" w:rsidR="00F41643" w:rsidRPr="00F41643" w:rsidRDefault="00F41643" w:rsidP="00F41643">
            <w:pPr>
              <w:pBdr>
                <w:top w:val="none" w:sz="0" w:space="0" w:color="auto"/>
                <w:left w:val="none" w:sz="0" w:space="0" w:color="auto"/>
                <w:bottom w:val="none" w:sz="0" w:space="0" w:color="auto"/>
                <w:right w:val="none" w:sz="0" w:space="0" w:color="auto"/>
                <w:between w:val="none" w:sz="0" w:space="0" w:color="auto"/>
              </w:pBdr>
              <w:spacing w:after="0" w:line="240" w:lineRule="auto"/>
            </w:pPr>
            <w:r w:rsidRPr="00F41643">
              <w:t>0.785256</w:t>
            </w:r>
          </w:p>
        </w:tc>
      </w:tr>
      <w:tr w:rsidR="00F41643" w:rsidRPr="00F41643" w14:paraId="43B2F7F8" w14:textId="77777777" w:rsidTr="00F41643">
        <w:trPr>
          <w:trHeight w:val="300"/>
        </w:trPr>
        <w:tc>
          <w:tcPr>
            <w:tcW w:w="1075" w:type="pct"/>
            <w:tcBorders>
              <w:top w:val="nil"/>
              <w:left w:val="nil"/>
              <w:bottom w:val="nil"/>
              <w:right w:val="nil"/>
            </w:tcBorders>
            <w:shd w:val="clear" w:color="auto" w:fill="auto"/>
            <w:noWrap/>
            <w:vAlign w:val="center"/>
            <w:hideMark/>
          </w:tcPr>
          <w:p w14:paraId="2FA2B942" w14:textId="77777777" w:rsidR="00F41643" w:rsidRPr="00F41643" w:rsidRDefault="00F41643" w:rsidP="00F41643">
            <w:pPr>
              <w:pBdr>
                <w:top w:val="none" w:sz="0" w:space="0" w:color="auto"/>
                <w:left w:val="none" w:sz="0" w:space="0" w:color="auto"/>
                <w:bottom w:val="none" w:sz="0" w:space="0" w:color="auto"/>
                <w:right w:val="none" w:sz="0" w:space="0" w:color="auto"/>
                <w:between w:val="none" w:sz="0" w:space="0" w:color="auto"/>
              </w:pBdr>
              <w:spacing w:after="0" w:line="240" w:lineRule="auto"/>
            </w:pPr>
            <w:r w:rsidRPr="00F41643">
              <w:t>12</w:t>
            </w:r>
          </w:p>
        </w:tc>
        <w:tc>
          <w:tcPr>
            <w:tcW w:w="1179" w:type="pct"/>
            <w:tcBorders>
              <w:top w:val="nil"/>
              <w:left w:val="nil"/>
              <w:bottom w:val="nil"/>
              <w:right w:val="nil"/>
            </w:tcBorders>
            <w:shd w:val="clear" w:color="auto" w:fill="auto"/>
            <w:noWrap/>
            <w:vAlign w:val="bottom"/>
            <w:hideMark/>
          </w:tcPr>
          <w:p w14:paraId="10A9F524" w14:textId="77777777" w:rsidR="00F41643" w:rsidRPr="00F41643" w:rsidRDefault="00F41643" w:rsidP="00F41643">
            <w:pPr>
              <w:pBdr>
                <w:top w:val="none" w:sz="0" w:space="0" w:color="auto"/>
                <w:left w:val="none" w:sz="0" w:space="0" w:color="auto"/>
                <w:bottom w:val="none" w:sz="0" w:space="0" w:color="auto"/>
                <w:right w:val="none" w:sz="0" w:space="0" w:color="auto"/>
                <w:between w:val="none" w:sz="0" w:space="0" w:color="auto"/>
              </w:pBdr>
              <w:spacing w:after="0" w:line="240" w:lineRule="auto"/>
            </w:pPr>
            <w:r w:rsidRPr="00F41643">
              <w:t>0.731271</w:t>
            </w:r>
          </w:p>
        </w:tc>
        <w:tc>
          <w:tcPr>
            <w:tcW w:w="1373" w:type="pct"/>
            <w:tcBorders>
              <w:top w:val="nil"/>
              <w:left w:val="nil"/>
              <w:bottom w:val="nil"/>
              <w:right w:val="nil"/>
            </w:tcBorders>
            <w:shd w:val="clear" w:color="auto" w:fill="auto"/>
            <w:noWrap/>
            <w:vAlign w:val="center"/>
            <w:hideMark/>
          </w:tcPr>
          <w:p w14:paraId="632E2996" w14:textId="77777777" w:rsidR="00F41643" w:rsidRPr="00F41643" w:rsidRDefault="00F41643" w:rsidP="00F41643">
            <w:pPr>
              <w:pBdr>
                <w:top w:val="none" w:sz="0" w:space="0" w:color="auto"/>
                <w:left w:val="none" w:sz="0" w:space="0" w:color="auto"/>
                <w:bottom w:val="none" w:sz="0" w:space="0" w:color="auto"/>
                <w:right w:val="none" w:sz="0" w:space="0" w:color="auto"/>
                <w:between w:val="none" w:sz="0" w:space="0" w:color="auto"/>
              </w:pBdr>
              <w:spacing w:after="0" w:line="240" w:lineRule="auto"/>
            </w:pPr>
            <w:r w:rsidRPr="00F41643">
              <w:t>0.69601</w:t>
            </w:r>
          </w:p>
        </w:tc>
        <w:tc>
          <w:tcPr>
            <w:tcW w:w="1373" w:type="pct"/>
            <w:tcBorders>
              <w:top w:val="nil"/>
              <w:left w:val="nil"/>
              <w:bottom w:val="nil"/>
              <w:right w:val="nil"/>
            </w:tcBorders>
            <w:shd w:val="clear" w:color="auto" w:fill="auto"/>
            <w:noWrap/>
            <w:vAlign w:val="bottom"/>
            <w:hideMark/>
          </w:tcPr>
          <w:p w14:paraId="7CFE5294" w14:textId="77777777" w:rsidR="00F41643" w:rsidRPr="00F41643" w:rsidRDefault="00F41643" w:rsidP="00F41643">
            <w:pPr>
              <w:pBdr>
                <w:top w:val="none" w:sz="0" w:space="0" w:color="auto"/>
                <w:left w:val="none" w:sz="0" w:space="0" w:color="auto"/>
                <w:bottom w:val="none" w:sz="0" w:space="0" w:color="auto"/>
                <w:right w:val="none" w:sz="0" w:space="0" w:color="auto"/>
                <w:between w:val="none" w:sz="0" w:space="0" w:color="auto"/>
              </w:pBdr>
              <w:spacing w:after="0" w:line="240" w:lineRule="auto"/>
            </w:pPr>
            <w:r w:rsidRPr="00F41643">
              <w:t>0.766535</w:t>
            </w:r>
          </w:p>
        </w:tc>
      </w:tr>
      <w:tr w:rsidR="00F41643" w:rsidRPr="00F41643" w14:paraId="01595CD8" w14:textId="77777777" w:rsidTr="00F41643">
        <w:trPr>
          <w:trHeight w:val="300"/>
        </w:trPr>
        <w:tc>
          <w:tcPr>
            <w:tcW w:w="1075" w:type="pct"/>
            <w:tcBorders>
              <w:top w:val="nil"/>
              <w:left w:val="nil"/>
              <w:right w:val="nil"/>
            </w:tcBorders>
            <w:shd w:val="clear" w:color="auto" w:fill="auto"/>
            <w:noWrap/>
            <w:vAlign w:val="center"/>
            <w:hideMark/>
          </w:tcPr>
          <w:p w14:paraId="43DFB6D7" w14:textId="77777777" w:rsidR="00F41643" w:rsidRPr="00F41643" w:rsidRDefault="00F41643" w:rsidP="00F41643">
            <w:pPr>
              <w:pBdr>
                <w:top w:val="none" w:sz="0" w:space="0" w:color="auto"/>
                <w:left w:val="none" w:sz="0" w:space="0" w:color="auto"/>
                <w:bottom w:val="none" w:sz="0" w:space="0" w:color="auto"/>
                <w:right w:val="none" w:sz="0" w:space="0" w:color="auto"/>
                <w:between w:val="none" w:sz="0" w:space="0" w:color="auto"/>
              </w:pBdr>
              <w:spacing w:after="0" w:line="240" w:lineRule="auto"/>
            </w:pPr>
            <w:r w:rsidRPr="00F41643">
              <w:t>13</w:t>
            </w:r>
          </w:p>
        </w:tc>
        <w:tc>
          <w:tcPr>
            <w:tcW w:w="1179" w:type="pct"/>
            <w:tcBorders>
              <w:top w:val="nil"/>
              <w:left w:val="nil"/>
              <w:right w:val="nil"/>
            </w:tcBorders>
            <w:shd w:val="clear" w:color="auto" w:fill="auto"/>
            <w:noWrap/>
            <w:vAlign w:val="bottom"/>
            <w:hideMark/>
          </w:tcPr>
          <w:p w14:paraId="78763676" w14:textId="77777777" w:rsidR="00F41643" w:rsidRPr="00F41643" w:rsidRDefault="00F41643" w:rsidP="00F41643">
            <w:pPr>
              <w:pBdr>
                <w:top w:val="none" w:sz="0" w:space="0" w:color="auto"/>
                <w:left w:val="none" w:sz="0" w:space="0" w:color="auto"/>
                <w:bottom w:val="none" w:sz="0" w:space="0" w:color="auto"/>
                <w:right w:val="none" w:sz="0" w:space="0" w:color="auto"/>
                <w:between w:val="none" w:sz="0" w:space="0" w:color="auto"/>
              </w:pBdr>
              <w:spacing w:after="0" w:line="240" w:lineRule="auto"/>
            </w:pPr>
            <w:r w:rsidRPr="00F41643">
              <w:t>0.723807</w:t>
            </w:r>
          </w:p>
        </w:tc>
        <w:tc>
          <w:tcPr>
            <w:tcW w:w="1373" w:type="pct"/>
            <w:tcBorders>
              <w:top w:val="nil"/>
              <w:left w:val="nil"/>
              <w:right w:val="nil"/>
            </w:tcBorders>
            <w:shd w:val="clear" w:color="auto" w:fill="auto"/>
            <w:noWrap/>
            <w:vAlign w:val="bottom"/>
            <w:hideMark/>
          </w:tcPr>
          <w:p w14:paraId="6A143D55" w14:textId="77777777" w:rsidR="00F41643" w:rsidRPr="00F41643" w:rsidRDefault="00F41643" w:rsidP="00F41643">
            <w:pPr>
              <w:pBdr>
                <w:top w:val="none" w:sz="0" w:space="0" w:color="auto"/>
                <w:left w:val="none" w:sz="0" w:space="0" w:color="auto"/>
                <w:bottom w:val="none" w:sz="0" w:space="0" w:color="auto"/>
                <w:right w:val="none" w:sz="0" w:space="0" w:color="auto"/>
                <w:between w:val="none" w:sz="0" w:space="0" w:color="auto"/>
              </w:pBdr>
              <w:spacing w:after="0" w:line="240" w:lineRule="auto"/>
            </w:pPr>
            <w:r w:rsidRPr="00F41643">
              <w:t>0.687048</w:t>
            </w:r>
          </w:p>
        </w:tc>
        <w:tc>
          <w:tcPr>
            <w:tcW w:w="1373" w:type="pct"/>
            <w:tcBorders>
              <w:top w:val="nil"/>
              <w:left w:val="nil"/>
              <w:right w:val="nil"/>
            </w:tcBorders>
            <w:shd w:val="clear" w:color="auto" w:fill="auto"/>
            <w:noWrap/>
            <w:vAlign w:val="bottom"/>
            <w:hideMark/>
          </w:tcPr>
          <w:p w14:paraId="2581D872" w14:textId="77777777" w:rsidR="00F41643" w:rsidRPr="00F41643" w:rsidRDefault="00F41643" w:rsidP="00F41643">
            <w:pPr>
              <w:pBdr>
                <w:top w:val="none" w:sz="0" w:space="0" w:color="auto"/>
                <w:left w:val="none" w:sz="0" w:space="0" w:color="auto"/>
                <w:bottom w:val="none" w:sz="0" w:space="0" w:color="auto"/>
                <w:right w:val="none" w:sz="0" w:space="0" w:color="auto"/>
                <w:between w:val="none" w:sz="0" w:space="0" w:color="auto"/>
              </w:pBdr>
              <w:spacing w:after="0" w:line="240" w:lineRule="auto"/>
            </w:pPr>
            <w:r w:rsidRPr="00F41643">
              <w:t>0.760565</w:t>
            </w:r>
          </w:p>
        </w:tc>
      </w:tr>
      <w:tr w:rsidR="00F41643" w:rsidRPr="00F41643" w14:paraId="0CB13D76" w14:textId="77777777" w:rsidTr="00F41643">
        <w:trPr>
          <w:trHeight w:val="300"/>
        </w:trPr>
        <w:tc>
          <w:tcPr>
            <w:tcW w:w="1075" w:type="pct"/>
            <w:tcBorders>
              <w:top w:val="nil"/>
              <w:left w:val="nil"/>
              <w:bottom w:val="single" w:sz="4" w:space="0" w:color="auto"/>
              <w:right w:val="nil"/>
            </w:tcBorders>
            <w:shd w:val="clear" w:color="auto" w:fill="auto"/>
            <w:noWrap/>
            <w:vAlign w:val="center"/>
            <w:hideMark/>
          </w:tcPr>
          <w:p w14:paraId="5C4B6C43" w14:textId="77777777" w:rsidR="00F41643" w:rsidRPr="00F41643" w:rsidRDefault="00F41643" w:rsidP="00F41643">
            <w:pPr>
              <w:pBdr>
                <w:top w:val="none" w:sz="0" w:space="0" w:color="auto"/>
                <w:left w:val="none" w:sz="0" w:space="0" w:color="auto"/>
                <w:bottom w:val="none" w:sz="0" w:space="0" w:color="auto"/>
                <w:right w:val="none" w:sz="0" w:space="0" w:color="auto"/>
                <w:between w:val="none" w:sz="0" w:space="0" w:color="auto"/>
              </w:pBdr>
              <w:spacing w:after="0" w:line="240" w:lineRule="auto"/>
            </w:pPr>
            <w:r w:rsidRPr="00F41643">
              <w:t>14</w:t>
            </w:r>
          </w:p>
        </w:tc>
        <w:tc>
          <w:tcPr>
            <w:tcW w:w="1179" w:type="pct"/>
            <w:tcBorders>
              <w:top w:val="nil"/>
              <w:left w:val="nil"/>
              <w:bottom w:val="single" w:sz="4" w:space="0" w:color="auto"/>
              <w:right w:val="nil"/>
            </w:tcBorders>
            <w:shd w:val="clear" w:color="auto" w:fill="auto"/>
            <w:noWrap/>
            <w:vAlign w:val="bottom"/>
            <w:hideMark/>
          </w:tcPr>
          <w:p w14:paraId="54851D1B" w14:textId="77777777" w:rsidR="00F41643" w:rsidRPr="00F41643" w:rsidRDefault="00F41643" w:rsidP="00F41643">
            <w:pPr>
              <w:pBdr>
                <w:top w:val="none" w:sz="0" w:space="0" w:color="auto"/>
                <w:left w:val="none" w:sz="0" w:space="0" w:color="auto"/>
                <w:bottom w:val="none" w:sz="0" w:space="0" w:color="auto"/>
                <w:right w:val="none" w:sz="0" w:space="0" w:color="auto"/>
                <w:between w:val="none" w:sz="0" w:space="0" w:color="auto"/>
              </w:pBdr>
              <w:spacing w:after="0" w:line="240" w:lineRule="auto"/>
            </w:pPr>
            <w:r w:rsidRPr="00F41643">
              <w:t>0.700659</w:t>
            </w:r>
          </w:p>
        </w:tc>
        <w:tc>
          <w:tcPr>
            <w:tcW w:w="1373" w:type="pct"/>
            <w:tcBorders>
              <w:top w:val="nil"/>
              <w:left w:val="nil"/>
              <w:bottom w:val="single" w:sz="4" w:space="0" w:color="auto"/>
              <w:right w:val="nil"/>
            </w:tcBorders>
            <w:shd w:val="clear" w:color="auto" w:fill="auto"/>
            <w:noWrap/>
            <w:vAlign w:val="bottom"/>
            <w:hideMark/>
          </w:tcPr>
          <w:p w14:paraId="11BA8727" w14:textId="77777777" w:rsidR="00F41643" w:rsidRPr="00F41643" w:rsidRDefault="00F41643" w:rsidP="00F41643">
            <w:pPr>
              <w:pBdr>
                <w:top w:val="none" w:sz="0" w:space="0" w:color="auto"/>
                <w:left w:val="none" w:sz="0" w:space="0" w:color="auto"/>
                <w:bottom w:val="none" w:sz="0" w:space="0" w:color="auto"/>
                <w:right w:val="none" w:sz="0" w:space="0" w:color="auto"/>
                <w:between w:val="none" w:sz="0" w:space="0" w:color="auto"/>
              </w:pBdr>
              <w:spacing w:after="0" w:line="240" w:lineRule="auto"/>
            </w:pPr>
            <w:r w:rsidRPr="00F41643">
              <w:t>0.65658</w:t>
            </w:r>
          </w:p>
        </w:tc>
        <w:tc>
          <w:tcPr>
            <w:tcW w:w="1373" w:type="pct"/>
            <w:tcBorders>
              <w:top w:val="nil"/>
              <w:left w:val="nil"/>
              <w:bottom w:val="single" w:sz="4" w:space="0" w:color="auto"/>
              <w:right w:val="nil"/>
            </w:tcBorders>
            <w:shd w:val="clear" w:color="auto" w:fill="auto"/>
            <w:noWrap/>
            <w:vAlign w:val="bottom"/>
            <w:hideMark/>
          </w:tcPr>
          <w:p w14:paraId="3BDF9DB0" w14:textId="77777777" w:rsidR="00F41643" w:rsidRPr="00F41643" w:rsidRDefault="00F41643" w:rsidP="00F41643">
            <w:pPr>
              <w:pBdr>
                <w:top w:val="none" w:sz="0" w:space="0" w:color="auto"/>
                <w:left w:val="none" w:sz="0" w:space="0" w:color="auto"/>
                <w:bottom w:val="none" w:sz="0" w:space="0" w:color="auto"/>
                <w:right w:val="none" w:sz="0" w:space="0" w:color="auto"/>
                <w:between w:val="none" w:sz="0" w:space="0" w:color="auto"/>
              </w:pBdr>
              <w:spacing w:after="0" w:line="240" w:lineRule="auto"/>
            </w:pPr>
            <w:r w:rsidRPr="00F41643">
              <w:t>0.744738</w:t>
            </w:r>
          </w:p>
        </w:tc>
      </w:tr>
    </w:tbl>
    <w:p w14:paraId="4FA1E30B" w14:textId="77777777" w:rsidR="00937D60" w:rsidRDefault="009F3004">
      <w:pPr>
        <w:rPr>
          <w:b/>
        </w:rPr>
      </w:pPr>
      <w:r>
        <w:br w:type="page"/>
      </w:r>
    </w:p>
    <w:p w14:paraId="108FEF0C" w14:textId="77777777" w:rsidR="00937D60" w:rsidRDefault="009F3004">
      <w:pPr>
        <w:rPr>
          <w:b/>
        </w:rPr>
      </w:pPr>
      <w:r>
        <w:rPr>
          <w:b/>
        </w:rPr>
        <w:lastRenderedPageBreak/>
        <w:t>Figure 11: Kaplan Meier Survival Curve for FGM in Gambia</w:t>
      </w:r>
    </w:p>
    <w:p w14:paraId="7CD24EDC" w14:textId="212E6538" w:rsidR="00937D60" w:rsidRDefault="00212036">
      <w:r>
        <w:rPr>
          <w:noProof/>
        </w:rPr>
        <w:drawing>
          <wp:inline distT="0" distB="0" distL="0" distR="0" wp14:anchorId="0BEDDC14" wp14:editId="3E9845AA">
            <wp:extent cx="6264877" cy="3258082"/>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t="4667"/>
                    <a:stretch/>
                  </pic:blipFill>
                  <pic:spPr bwMode="auto">
                    <a:xfrm>
                      <a:off x="0" y="0"/>
                      <a:ext cx="6269313" cy="3260389"/>
                    </a:xfrm>
                    <a:prstGeom prst="rect">
                      <a:avLst/>
                    </a:prstGeom>
                    <a:ln>
                      <a:noFill/>
                    </a:ln>
                    <a:extLst>
                      <a:ext uri="{53640926-AAD7-44D8-BBD7-CCE9431645EC}">
                        <a14:shadowObscured xmlns:a14="http://schemas.microsoft.com/office/drawing/2010/main"/>
                      </a:ext>
                    </a:extLst>
                  </pic:spPr>
                </pic:pic>
              </a:graphicData>
            </a:graphic>
          </wp:inline>
        </w:drawing>
      </w:r>
    </w:p>
    <w:tbl>
      <w:tblPr>
        <w:tblW w:w="5000" w:type="pct"/>
        <w:tblLook w:val="04A0" w:firstRow="1" w:lastRow="0" w:firstColumn="1" w:lastColumn="0" w:noHBand="0" w:noVBand="1"/>
      </w:tblPr>
      <w:tblGrid>
        <w:gridCol w:w="1442"/>
        <w:gridCol w:w="1619"/>
        <w:gridCol w:w="2969"/>
        <w:gridCol w:w="3330"/>
      </w:tblGrid>
      <w:tr w:rsidR="00212036" w:rsidRPr="00212036" w14:paraId="41FCE358" w14:textId="77777777" w:rsidTr="00535704">
        <w:trPr>
          <w:trHeight w:val="477"/>
        </w:trPr>
        <w:tc>
          <w:tcPr>
            <w:tcW w:w="770" w:type="pct"/>
            <w:tcBorders>
              <w:top w:val="single" w:sz="4" w:space="0" w:color="auto"/>
              <w:left w:val="nil"/>
              <w:bottom w:val="single" w:sz="4" w:space="0" w:color="auto"/>
              <w:right w:val="nil"/>
            </w:tcBorders>
            <w:shd w:val="clear" w:color="auto" w:fill="auto"/>
            <w:vAlign w:val="center"/>
            <w:hideMark/>
          </w:tcPr>
          <w:p w14:paraId="7266FCAC" w14:textId="77777777" w:rsidR="00212036" w:rsidRPr="00212036" w:rsidRDefault="00212036" w:rsidP="00212036">
            <w:pPr>
              <w:pBdr>
                <w:top w:val="none" w:sz="0" w:space="0" w:color="auto"/>
                <w:left w:val="none" w:sz="0" w:space="0" w:color="auto"/>
                <w:bottom w:val="none" w:sz="0" w:space="0" w:color="auto"/>
                <w:right w:val="none" w:sz="0" w:space="0" w:color="auto"/>
                <w:between w:val="none" w:sz="0" w:space="0" w:color="auto"/>
              </w:pBdr>
              <w:spacing w:after="0" w:line="240" w:lineRule="auto"/>
              <w:rPr>
                <w:color w:val="000000" w:themeColor="text1"/>
              </w:rPr>
            </w:pPr>
            <w:r w:rsidRPr="00212036">
              <w:rPr>
                <w:color w:val="000000" w:themeColor="text1"/>
              </w:rPr>
              <w:t>Study time</w:t>
            </w:r>
          </w:p>
        </w:tc>
        <w:tc>
          <w:tcPr>
            <w:tcW w:w="865" w:type="pct"/>
            <w:tcBorders>
              <w:top w:val="single" w:sz="4" w:space="0" w:color="auto"/>
              <w:left w:val="nil"/>
              <w:bottom w:val="single" w:sz="4" w:space="0" w:color="auto"/>
              <w:right w:val="nil"/>
            </w:tcBorders>
            <w:shd w:val="clear" w:color="auto" w:fill="auto"/>
            <w:vAlign w:val="center"/>
            <w:hideMark/>
          </w:tcPr>
          <w:p w14:paraId="73F84951" w14:textId="77777777" w:rsidR="00212036" w:rsidRPr="00212036" w:rsidRDefault="00212036" w:rsidP="00212036">
            <w:pPr>
              <w:pBdr>
                <w:top w:val="none" w:sz="0" w:space="0" w:color="auto"/>
                <w:left w:val="none" w:sz="0" w:space="0" w:color="auto"/>
                <w:bottom w:val="none" w:sz="0" w:space="0" w:color="auto"/>
                <w:right w:val="none" w:sz="0" w:space="0" w:color="auto"/>
                <w:between w:val="none" w:sz="0" w:space="0" w:color="auto"/>
              </w:pBdr>
              <w:spacing w:after="0" w:line="240" w:lineRule="auto"/>
              <w:rPr>
                <w:color w:val="000000" w:themeColor="text1"/>
              </w:rPr>
            </w:pPr>
            <w:r w:rsidRPr="00212036">
              <w:rPr>
                <w:color w:val="000000" w:themeColor="text1"/>
              </w:rPr>
              <w:t>Point estimate</w:t>
            </w:r>
          </w:p>
        </w:tc>
        <w:tc>
          <w:tcPr>
            <w:tcW w:w="1586" w:type="pct"/>
            <w:tcBorders>
              <w:top w:val="single" w:sz="4" w:space="0" w:color="auto"/>
              <w:left w:val="nil"/>
              <w:bottom w:val="single" w:sz="4" w:space="0" w:color="auto"/>
              <w:right w:val="nil"/>
            </w:tcBorders>
            <w:shd w:val="clear" w:color="auto" w:fill="auto"/>
            <w:vAlign w:val="center"/>
            <w:hideMark/>
          </w:tcPr>
          <w:p w14:paraId="1721ABEE" w14:textId="77777777" w:rsidR="00212036" w:rsidRPr="00212036" w:rsidRDefault="00212036" w:rsidP="00212036">
            <w:pPr>
              <w:pBdr>
                <w:top w:val="none" w:sz="0" w:space="0" w:color="auto"/>
                <w:left w:val="none" w:sz="0" w:space="0" w:color="auto"/>
                <w:bottom w:val="none" w:sz="0" w:space="0" w:color="auto"/>
                <w:right w:val="none" w:sz="0" w:space="0" w:color="auto"/>
                <w:between w:val="none" w:sz="0" w:space="0" w:color="auto"/>
              </w:pBdr>
              <w:spacing w:after="0" w:line="240" w:lineRule="auto"/>
              <w:rPr>
                <w:color w:val="000000" w:themeColor="text1"/>
              </w:rPr>
            </w:pPr>
            <w:r w:rsidRPr="00212036">
              <w:rPr>
                <w:color w:val="000000" w:themeColor="text1"/>
              </w:rPr>
              <w:t>Confidence interval (lower)</w:t>
            </w:r>
          </w:p>
        </w:tc>
        <w:tc>
          <w:tcPr>
            <w:tcW w:w="1779" w:type="pct"/>
            <w:tcBorders>
              <w:top w:val="single" w:sz="4" w:space="0" w:color="auto"/>
              <w:left w:val="nil"/>
              <w:bottom w:val="single" w:sz="4" w:space="0" w:color="auto"/>
              <w:right w:val="nil"/>
            </w:tcBorders>
            <w:shd w:val="clear" w:color="auto" w:fill="auto"/>
            <w:vAlign w:val="center"/>
            <w:hideMark/>
          </w:tcPr>
          <w:p w14:paraId="01CD748D" w14:textId="77777777" w:rsidR="00212036" w:rsidRPr="00212036" w:rsidRDefault="00212036" w:rsidP="00212036">
            <w:pPr>
              <w:pBdr>
                <w:top w:val="none" w:sz="0" w:space="0" w:color="auto"/>
                <w:left w:val="none" w:sz="0" w:space="0" w:color="auto"/>
                <w:bottom w:val="none" w:sz="0" w:space="0" w:color="auto"/>
                <w:right w:val="none" w:sz="0" w:space="0" w:color="auto"/>
                <w:between w:val="none" w:sz="0" w:space="0" w:color="auto"/>
              </w:pBdr>
              <w:spacing w:after="0" w:line="240" w:lineRule="auto"/>
              <w:rPr>
                <w:color w:val="000000" w:themeColor="text1"/>
              </w:rPr>
            </w:pPr>
            <w:r w:rsidRPr="00212036">
              <w:rPr>
                <w:color w:val="000000" w:themeColor="text1"/>
              </w:rPr>
              <w:t>Confidence interval (upper)</w:t>
            </w:r>
          </w:p>
        </w:tc>
      </w:tr>
      <w:tr w:rsidR="00212036" w:rsidRPr="00212036" w14:paraId="128758B6" w14:textId="77777777" w:rsidTr="00535704">
        <w:trPr>
          <w:trHeight w:val="288"/>
        </w:trPr>
        <w:tc>
          <w:tcPr>
            <w:tcW w:w="770" w:type="pct"/>
            <w:tcBorders>
              <w:top w:val="single" w:sz="4" w:space="0" w:color="auto"/>
              <w:left w:val="nil"/>
              <w:bottom w:val="nil"/>
              <w:right w:val="nil"/>
            </w:tcBorders>
            <w:shd w:val="clear" w:color="auto" w:fill="auto"/>
            <w:noWrap/>
            <w:vAlign w:val="center"/>
            <w:hideMark/>
          </w:tcPr>
          <w:p w14:paraId="1DAA8190" w14:textId="77777777" w:rsidR="00212036" w:rsidRPr="00212036" w:rsidRDefault="00212036" w:rsidP="00212036">
            <w:pPr>
              <w:pBdr>
                <w:top w:val="none" w:sz="0" w:space="0" w:color="auto"/>
                <w:left w:val="none" w:sz="0" w:space="0" w:color="auto"/>
                <w:bottom w:val="none" w:sz="0" w:space="0" w:color="auto"/>
                <w:right w:val="none" w:sz="0" w:space="0" w:color="auto"/>
                <w:between w:val="none" w:sz="0" w:space="0" w:color="auto"/>
              </w:pBdr>
              <w:spacing w:after="0" w:line="240" w:lineRule="auto"/>
              <w:rPr>
                <w:color w:val="000000" w:themeColor="text1"/>
              </w:rPr>
            </w:pPr>
            <w:r w:rsidRPr="00212036">
              <w:rPr>
                <w:color w:val="000000" w:themeColor="text1"/>
              </w:rPr>
              <w:t>0</w:t>
            </w:r>
          </w:p>
        </w:tc>
        <w:tc>
          <w:tcPr>
            <w:tcW w:w="865" w:type="pct"/>
            <w:tcBorders>
              <w:top w:val="single" w:sz="4" w:space="0" w:color="auto"/>
              <w:left w:val="nil"/>
              <w:bottom w:val="nil"/>
              <w:right w:val="nil"/>
            </w:tcBorders>
            <w:shd w:val="clear" w:color="auto" w:fill="auto"/>
            <w:noWrap/>
            <w:vAlign w:val="center"/>
            <w:hideMark/>
          </w:tcPr>
          <w:p w14:paraId="31392C95" w14:textId="77777777" w:rsidR="00212036" w:rsidRPr="00212036" w:rsidRDefault="00212036" w:rsidP="00212036">
            <w:pPr>
              <w:pBdr>
                <w:top w:val="none" w:sz="0" w:space="0" w:color="auto"/>
                <w:left w:val="none" w:sz="0" w:space="0" w:color="auto"/>
                <w:bottom w:val="none" w:sz="0" w:space="0" w:color="auto"/>
                <w:right w:val="none" w:sz="0" w:space="0" w:color="auto"/>
                <w:between w:val="none" w:sz="0" w:space="0" w:color="auto"/>
              </w:pBdr>
              <w:spacing w:after="0" w:line="240" w:lineRule="auto"/>
              <w:rPr>
                <w:color w:val="000000" w:themeColor="text1"/>
              </w:rPr>
            </w:pPr>
            <w:r w:rsidRPr="00212036">
              <w:rPr>
                <w:color w:val="000000" w:themeColor="text1"/>
              </w:rPr>
              <w:t>0.82837</w:t>
            </w:r>
          </w:p>
        </w:tc>
        <w:tc>
          <w:tcPr>
            <w:tcW w:w="1586" w:type="pct"/>
            <w:tcBorders>
              <w:top w:val="single" w:sz="4" w:space="0" w:color="auto"/>
              <w:left w:val="nil"/>
              <w:bottom w:val="nil"/>
              <w:right w:val="nil"/>
            </w:tcBorders>
            <w:shd w:val="clear" w:color="auto" w:fill="auto"/>
            <w:noWrap/>
            <w:vAlign w:val="bottom"/>
            <w:hideMark/>
          </w:tcPr>
          <w:p w14:paraId="79701D9A" w14:textId="77777777" w:rsidR="00212036" w:rsidRPr="00212036" w:rsidRDefault="00212036" w:rsidP="00212036">
            <w:pPr>
              <w:pBdr>
                <w:top w:val="none" w:sz="0" w:space="0" w:color="auto"/>
                <w:left w:val="none" w:sz="0" w:space="0" w:color="auto"/>
                <w:bottom w:val="none" w:sz="0" w:space="0" w:color="auto"/>
                <w:right w:val="none" w:sz="0" w:space="0" w:color="auto"/>
                <w:between w:val="none" w:sz="0" w:space="0" w:color="auto"/>
              </w:pBdr>
              <w:spacing w:after="0" w:line="240" w:lineRule="auto"/>
              <w:rPr>
                <w:color w:val="000000" w:themeColor="text1"/>
              </w:rPr>
            </w:pPr>
            <w:r w:rsidRPr="00212036">
              <w:rPr>
                <w:color w:val="000000" w:themeColor="text1"/>
              </w:rPr>
              <w:t>0.798463</w:t>
            </w:r>
          </w:p>
        </w:tc>
        <w:tc>
          <w:tcPr>
            <w:tcW w:w="1779" w:type="pct"/>
            <w:tcBorders>
              <w:top w:val="single" w:sz="4" w:space="0" w:color="auto"/>
              <w:left w:val="nil"/>
              <w:bottom w:val="nil"/>
              <w:right w:val="nil"/>
            </w:tcBorders>
            <w:shd w:val="clear" w:color="auto" w:fill="auto"/>
            <w:noWrap/>
            <w:vAlign w:val="bottom"/>
            <w:hideMark/>
          </w:tcPr>
          <w:p w14:paraId="5D2C961A" w14:textId="77777777" w:rsidR="00212036" w:rsidRPr="00212036" w:rsidRDefault="00212036" w:rsidP="00212036">
            <w:pPr>
              <w:pBdr>
                <w:top w:val="none" w:sz="0" w:space="0" w:color="auto"/>
                <w:left w:val="none" w:sz="0" w:space="0" w:color="auto"/>
                <w:bottom w:val="none" w:sz="0" w:space="0" w:color="auto"/>
                <w:right w:val="none" w:sz="0" w:space="0" w:color="auto"/>
                <w:between w:val="none" w:sz="0" w:space="0" w:color="auto"/>
              </w:pBdr>
              <w:spacing w:after="0" w:line="240" w:lineRule="auto"/>
              <w:rPr>
                <w:color w:val="000000" w:themeColor="text1"/>
              </w:rPr>
            </w:pPr>
            <w:r w:rsidRPr="00212036">
              <w:rPr>
                <w:color w:val="000000" w:themeColor="text1"/>
              </w:rPr>
              <w:t>0.858274</w:t>
            </w:r>
          </w:p>
        </w:tc>
      </w:tr>
      <w:tr w:rsidR="00212036" w:rsidRPr="00212036" w14:paraId="76A95F3C" w14:textId="77777777" w:rsidTr="00212036">
        <w:trPr>
          <w:trHeight w:val="288"/>
        </w:trPr>
        <w:tc>
          <w:tcPr>
            <w:tcW w:w="770" w:type="pct"/>
            <w:tcBorders>
              <w:top w:val="nil"/>
              <w:left w:val="nil"/>
              <w:bottom w:val="nil"/>
              <w:right w:val="nil"/>
            </w:tcBorders>
            <w:shd w:val="clear" w:color="auto" w:fill="auto"/>
            <w:noWrap/>
            <w:vAlign w:val="center"/>
            <w:hideMark/>
          </w:tcPr>
          <w:p w14:paraId="6D62FBDB" w14:textId="77777777" w:rsidR="00212036" w:rsidRPr="00212036" w:rsidRDefault="00212036" w:rsidP="00212036">
            <w:pPr>
              <w:pBdr>
                <w:top w:val="none" w:sz="0" w:space="0" w:color="auto"/>
                <w:left w:val="none" w:sz="0" w:space="0" w:color="auto"/>
                <w:bottom w:val="none" w:sz="0" w:space="0" w:color="auto"/>
                <w:right w:val="none" w:sz="0" w:space="0" w:color="auto"/>
                <w:between w:val="none" w:sz="0" w:space="0" w:color="auto"/>
              </w:pBdr>
              <w:spacing w:after="0" w:line="240" w:lineRule="auto"/>
              <w:rPr>
                <w:color w:val="000000" w:themeColor="text1"/>
              </w:rPr>
            </w:pPr>
            <w:r w:rsidRPr="00212036">
              <w:rPr>
                <w:color w:val="000000" w:themeColor="text1"/>
              </w:rPr>
              <w:t>1</w:t>
            </w:r>
          </w:p>
        </w:tc>
        <w:tc>
          <w:tcPr>
            <w:tcW w:w="865" w:type="pct"/>
            <w:tcBorders>
              <w:top w:val="nil"/>
              <w:left w:val="nil"/>
              <w:bottom w:val="nil"/>
              <w:right w:val="nil"/>
            </w:tcBorders>
            <w:shd w:val="clear" w:color="auto" w:fill="auto"/>
            <w:noWrap/>
            <w:vAlign w:val="center"/>
            <w:hideMark/>
          </w:tcPr>
          <w:p w14:paraId="0964F42D" w14:textId="77777777" w:rsidR="00212036" w:rsidRPr="00212036" w:rsidRDefault="00212036" w:rsidP="00212036">
            <w:pPr>
              <w:pBdr>
                <w:top w:val="none" w:sz="0" w:space="0" w:color="auto"/>
                <w:left w:val="none" w:sz="0" w:space="0" w:color="auto"/>
                <w:bottom w:val="none" w:sz="0" w:space="0" w:color="auto"/>
                <w:right w:val="none" w:sz="0" w:space="0" w:color="auto"/>
                <w:between w:val="none" w:sz="0" w:space="0" w:color="auto"/>
              </w:pBdr>
              <w:spacing w:after="0" w:line="240" w:lineRule="auto"/>
              <w:rPr>
                <w:color w:val="000000" w:themeColor="text1"/>
              </w:rPr>
            </w:pPr>
            <w:r w:rsidRPr="00212036">
              <w:rPr>
                <w:color w:val="000000" w:themeColor="text1"/>
              </w:rPr>
              <w:t>0.77566</w:t>
            </w:r>
          </w:p>
        </w:tc>
        <w:tc>
          <w:tcPr>
            <w:tcW w:w="1586" w:type="pct"/>
            <w:tcBorders>
              <w:top w:val="nil"/>
              <w:left w:val="nil"/>
              <w:bottom w:val="nil"/>
              <w:right w:val="nil"/>
            </w:tcBorders>
            <w:shd w:val="clear" w:color="auto" w:fill="auto"/>
            <w:noWrap/>
            <w:vAlign w:val="bottom"/>
            <w:hideMark/>
          </w:tcPr>
          <w:p w14:paraId="00F82051" w14:textId="77777777" w:rsidR="00212036" w:rsidRPr="00212036" w:rsidRDefault="00212036" w:rsidP="00212036">
            <w:pPr>
              <w:pBdr>
                <w:top w:val="none" w:sz="0" w:space="0" w:color="auto"/>
                <w:left w:val="none" w:sz="0" w:space="0" w:color="auto"/>
                <w:bottom w:val="none" w:sz="0" w:space="0" w:color="auto"/>
                <w:right w:val="none" w:sz="0" w:space="0" w:color="auto"/>
                <w:between w:val="none" w:sz="0" w:space="0" w:color="auto"/>
              </w:pBdr>
              <w:spacing w:after="0" w:line="240" w:lineRule="auto"/>
              <w:rPr>
                <w:color w:val="000000" w:themeColor="text1"/>
              </w:rPr>
            </w:pPr>
            <w:r w:rsidRPr="00212036">
              <w:rPr>
                <w:color w:val="000000" w:themeColor="text1"/>
              </w:rPr>
              <w:t>0.743276</w:t>
            </w:r>
          </w:p>
        </w:tc>
        <w:tc>
          <w:tcPr>
            <w:tcW w:w="1779" w:type="pct"/>
            <w:tcBorders>
              <w:top w:val="nil"/>
              <w:left w:val="nil"/>
              <w:bottom w:val="nil"/>
              <w:right w:val="nil"/>
            </w:tcBorders>
            <w:shd w:val="clear" w:color="auto" w:fill="auto"/>
            <w:noWrap/>
            <w:vAlign w:val="bottom"/>
            <w:hideMark/>
          </w:tcPr>
          <w:p w14:paraId="49FC7F38" w14:textId="77777777" w:rsidR="00212036" w:rsidRPr="00212036" w:rsidRDefault="00212036" w:rsidP="00212036">
            <w:pPr>
              <w:pBdr>
                <w:top w:val="none" w:sz="0" w:space="0" w:color="auto"/>
                <w:left w:val="none" w:sz="0" w:space="0" w:color="auto"/>
                <w:bottom w:val="none" w:sz="0" w:space="0" w:color="auto"/>
                <w:right w:val="none" w:sz="0" w:space="0" w:color="auto"/>
                <w:between w:val="none" w:sz="0" w:space="0" w:color="auto"/>
              </w:pBdr>
              <w:spacing w:after="0" w:line="240" w:lineRule="auto"/>
              <w:rPr>
                <w:color w:val="000000" w:themeColor="text1"/>
              </w:rPr>
            </w:pPr>
            <w:r w:rsidRPr="00212036">
              <w:rPr>
                <w:color w:val="000000" w:themeColor="text1"/>
              </w:rPr>
              <w:t>0.80804</w:t>
            </w:r>
          </w:p>
        </w:tc>
      </w:tr>
      <w:tr w:rsidR="00212036" w:rsidRPr="00212036" w14:paraId="3785AD9C" w14:textId="77777777" w:rsidTr="00212036">
        <w:trPr>
          <w:trHeight w:val="288"/>
        </w:trPr>
        <w:tc>
          <w:tcPr>
            <w:tcW w:w="770" w:type="pct"/>
            <w:tcBorders>
              <w:top w:val="nil"/>
              <w:left w:val="nil"/>
              <w:bottom w:val="nil"/>
              <w:right w:val="nil"/>
            </w:tcBorders>
            <w:shd w:val="clear" w:color="auto" w:fill="auto"/>
            <w:noWrap/>
            <w:vAlign w:val="center"/>
            <w:hideMark/>
          </w:tcPr>
          <w:p w14:paraId="5AB76892" w14:textId="77777777" w:rsidR="00212036" w:rsidRPr="00212036" w:rsidRDefault="00212036" w:rsidP="00212036">
            <w:pPr>
              <w:pBdr>
                <w:top w:val="none" w:sz="0" w:space="0" w:color="auto"/>
                <w:left w:val="none" w:sz="0" w:space="0" w:color="auto"/>
                <w:bottom w:val="none" w:sz="0" w:space="0" w:color="auto"/>
                <w:right w:val="none" w:sz="0" w:space="0" w:color="auto"/>
                <w:between w:val="none" w:sz="0" w:space="0" w:color="auto"/>
              </w:pBdr>
              <w:spacing w:after="0" w:line="240" w:lineRule="auto"/>
              <w:rPr>
                <w:color w:val="000000" w:themeColor="text1"/>
              </w:rPr>
            </w:pPr>
            <w:r w:rsidRPr="00212036">
              <w:rPr>
                <w:color w:val="000000" w:themeColor="text1"/>
              </w:rPr>
              <w:t>2</w:t>
            </w:r>
          </w:p>
        </w:tc>
        <w:tc>
          <w:tcPr>
            <w:tcW w:w="865" w:type="pct"/>
            <w:tcBorders>
              <w:top w:val="nil"/>
              <w:left w:val="nil"/>
              <w:bottom w:val="nil"/>
              <w:right w:val="nil"/>
            </w:tcBorders>
            <w:shd w:val="clear" w:color="auto" w:fill="auto"/>
            <w:noWrap/>
            <w:vAlign w:val="center"/>
            <w:hideMark/>
          </w:tcPr>
          <w:p w14:paraId="493398E8" w14:textId="77777777" w:rsidR="00212036" w:rsidRPr="00212036" w:rsidRDefault="00212036" w:rsidP="00212036">
            <w:pPr>
              <w:pBdr>
                <w:top w:val="none" w:sz="0" w:space="0" w:color="auto"/>
                <w:left w:val="none" w:sz="0" w:space="0" w:color="auto"/>
                <w:bottom w:val="none" w:sz="0" w:space="0" w:color="auto"/>
                <w:right w:val="none" w:sz="0" w:space="0" w:color="auto"/>
                <w:between w:val="none" w:sz="0" w:space="0" w:color="auto"/>
              </w:pBdr>
              <w:spacing w:after="0" w:line="240" w:lineRule="auto"/>
              <w:rPr>
                <w:color w:val="000000" w:themeColor="text1"/>
              </w:rPr>
            </w:pPr>
            <w:r w:rsidRPr="00212036">
              <w:rPr>
                <w:color w:val="000000" w:themeColor="text1"/>
              </w:rPr>
              <w:t>0.68846</w:t>
            </w:r>
          </w:p>
        </w:tc>
        <w:tc>
          <w:tcPr>
            <w:tcW w:w="1586" w:type="pct"/>
            <w:tcBorders>
              <w:top w:val="nil"/>
              <w:left w:val="nil"/>
              <w:bottom w:val="nil"/>
              <w:right w:val="nil"/>
            </w:tcBorders>
            <w:shd w:val="clear" w:color="auto" w:fill="auto"/>
            <w:noWrap/>
            <w:vAlign w:val="bottom"/>
            <w:hideMark/>
          </w:tcPr>
          <w:p w14:paraId="5B7DDD63" w14:textId="77777777" w:rsidR="00212036" w:rsidRPr="00212036" w:rsidRDefault="00212036" w:rsidP="00212036">
            <w:pPr>
              <w:pBdr>
                <w:top w:val="none" w:sz="0" w:space="0" w:color="auto"/>
                <w:left w:val="none" w:sz="0" w:space="0" w:color="auto"/>
                <w:bottom w:val="none" w:sz="0" w:space="0" w:color="auto"/>
                <w:right w:val="none" w:sz="0" w:space="0" w:color="auto"/>
                <w:between w:val="none" w:sz="0" w:space="0" w:color="auto"/>
              </w:pBdr>
              <w:spacing w:after="0" w:line="240" w:lineRule="auto"/>
              <w:rPr>
                <w:color w:val="000000" w:themeColor="text1"/>
              </w:rPr>
            </w:pPr>
            <w:r w:rsidRPr="00212036">
              <w:rPr>
                <w:color w:val="000000" w:themeColor="text1"/>
              </w:rPr>
              <w:t>0.654191</w:t>
            </w:r>
          </w:p>
        </w:tc>
        <w:tc>
          <w:tcPr>
            <w:tcW w:w="1779" w:type="pct"/>
            <w:tcBorders>
              <w:top w:val="nil"/>
              <w:left w:val="nil"/>
              <w:bottom w:val="nil"/>
              <w:right w:val="nil"/>
            </w:tcBorders>
            <w:shd w:val="clear" w:color="auto" w:fill="auto"/>
            <w:noWrap/>
            <w:vAlign w:val="bottom"/>
            <w:hideMark/>
          </w:tcPr>
          <w:p w14:paraId="06A30865" w14:textId="77777777" w:rsidR="00212036" w:rsidRPr="00212036" w:rsidRDefault="00212036" w:rsidP="00212036">
            <w:pPr>
              <w:pBdr>
                <w:top w:val="none" w:sz="0" w:space="0" w:color="auto"/>
                <w:left w:val="none" w:sz="0" w:space="0" w:color="auto"/>
                <w:bottom w:val="none" w:sz="0" w:space="0" w:color="auto"/>
                <w:right w:val="none" w:sz="0" w:space="0" w:color="auto"/>
                <w:between w:val="none" w:sz="0" w:space="0" w:color="auto"/>
              </w:pBdr>
              <w:spacing w:after="0" w:line="240" w:lineRule="auto"/>
              <w:rPr>
                <w:color w:val="000000" w:themeColor="text1"/>
              </w:rPr>
            </w:pPr>
            <w:r w:rsidRPr="00212036">
              <w:rPr>
                <w:color w:val="000000" w:themeColor="text1"/>
              </w:rPr>
              <w:t>0.72273</w:t>
            </w:r>
          </w:p>
        </w:tc>
      </w:tr>
      <w:tr w:rsidR="00212036" w:rsidRPr="00212036" w14:paraId="27C6D47E" w14:textId="77777777" w:rsidTr="00212036">
        <w:trPr>
          <w:trHeight w:val="288"/>
        </w:trPr>
        <w:tc>
          <w:tcPr>
            <w:tcW w:w="770" w:type="pct"/>
            <w:tcBorders>
              <w:top w:val="nil"/>
              <w:left w:val="nil"/>
              <w:bottom w:val="nil"/>
              <w:right w:val="nil"/>
            </w:tcBorders>
            <w:shd w:val="clear" w:color="auto" w:fill="auto"/>
            <w:noWrap/>
            <w:vAlign w:val="center"/>
            <w:hideMark/>
          </w:tcPr>
          <w:p w14:paraId="1E6205E0" w14:textId="77777777" w:rsidR="00212036" w:rsidRPr="00212036" w:rsidRDefault="00212036" w:rsidP="00212036">
            <w:pPr>
              <w:pBdr>
                <w:top w:val="none" w:sz="0" w:space="0" w:color="auto"/>
                <w:left w:val="none" w:sz="0" w:space="0" w:color="auto"/>
                <w:bottom w:val="none" w:sz="0" w:space="0" w:color="auto"/>
                <w:right w:val="none" w:sz="0" w:space="0" w:color="auto"/>
                <w:between w:val="none" w:sz="0" w:space="0" w:color="auto"/>
              </w:pBdr>
              <w:spacing w:after="0" w:line="240" w:lineRule="auto"/>
              <w:rPr>
                <w:color w:val="000000" w:themeColor="text1"/>
              </w:rPr>
            </w:pPr>
            <w:r w:rsidRPr="00212036">
              <w:rPr>
                <w:color w:val="000000" w:themeColor="text1"/>
              </w:rPr>
              <w:t>3</w:t>
            </w:r>
          </w:p>
        </w:tc>
        <w:tc>
          <w:tcPr>
            <w:tcW w:w="865" w:type="pct"/>
            <w:tcBorders>
              <w:top w:val="nil"/>
              <w:left w:val="nil"/>
              <w:bottom w:val="nil"/>
              <w:right w:val="nil"/>
            </w:tcBorders>
            <w:shd w:val="clear" w:color="auto" w:fill="auto"/>
            <w:noWrap/>
            <w:vAlign w:val="center"/>
            <w:hideMark/>
          </w:tcPr>
          <w:p w14:paraId="318831CD" w14:textId="77777777" w:rsidR="00212036" w:rsidRPr="00212036" w:rsidRDefault="00212036" w:rsidP="00212036">
            <w:pPr>
              <w:pBdr>
                <w:top w:val="none" w:sz="0" w:space="0" w:color="auto"/>
                <w:left w:val="none" w:sz="0" w:space="0" w:color="auto"/>
                <w:bottom w:val="none" w:sz="0" w:space="0" w:color="auto"/>
                <w:right w:val="none" w:sz="0" w:space="0" w:color="auto"/>
                <w:between w:val="none" w:sz="0" w:space="0" w:color="auto"/>
              </w:pBdr>
              <w:spacing w:after="0" w:line="240" w:lineRule="auto"/>
              <w:rPr>
                <w:color w:val="000000" w:themeColor="text1"/>
              </w:rPr>
            </w:pPr>
            <w:r w:rsidRPr="00212036">
              <w:rPr>
                <w:color w:val="000000" w:themeColor="text1"/>
              </w:rPr>
              <w:t>0.59039</w:t>
            </w:r>
          </w:p>
        </w:tc>
        <w:tc>
          <w:tcPr>
            <w:tcW w:w="1586" w:type="pct"/>
            <w:tcBorders>
              <w:top w:val="nil"/>
              <w:left w:val="nil"/>
              <w:bottom w:val="nil"/>
              <w:right w:val="nil"/>
            </w:tcBorders>
            <w:shd w:val="clear" w:color="auto" w:fill="auto"/>
            <w:noWrap/>
            <w:vAlign w:val="bottom"/>
            <w:hideMark/>
          </w:tcPr>
          <w:p w14:paraId="50EB4DA1" w14:textId="77777777" w:rsidR="00212036" w:rsidRPr="00212036" w:rsidRDefault="00212036" w:rsidP="00212036">
            <w:pPr>
              <w:pBdr>
                <w:top w:val="none" w:sz="0" w:space="0" w:color="auto"/>
                <w:left w:val="none" w:sz="0" w:space="0" w:color="auto"/>
                <w:bottom w:val="none" w:sz="0" w:space="0" w:color="auto"/>
                <w:right w:val="none" w:sz="0" w:space="0" w:color="auto"/>
                <w:between w:val="none" w:sz="0" w:space="0" w:color="auto"/>
              </w:pBdr>
              <w:spacing w:after="0" w:line="240" w:lineRule="auto"/>
              <w:rPr>
                <w:color w:val="000000" w:themeColor="text1"/>
              </w:rPr>
            </w:pPr>
            <w:r w:rsidRPr="00212036">
              <w:rPr>
                <w:color w:val="000000" w:themeColor="text1"/>
              </w:rPr>
              <w:t>0.55557</w:t>
            </w:r>
          </w:p>
        </w:tc>
        <w:tc>
          <w:tcPr>
            <w:tcW w:w="1779" w:type="pct"/>
            <w:tcBorders>
              <w:top w:val="nil"/>
              <w:left w:val="nil"/>
              <w:bottom w:val="nil"/>
              <w:right w:val="nil"/>
            </w:tcBorders>
            <w:shd w:val="clear" w:color="auto" w:fill="auto"/>
            <w:noWrap/>
            <w:vAlign w:val="bottom"/>
            <w:hideMark/>
          </w:tcPr>
          <w:p w14:paraId="6E0DF041" w14:textId="77777777" w:rsidR="00212036" w:rsidRPr="00212036" w:rsidRDefault="00212036" w:rsidP="00212036">
            <w:pPr>
              <w:pBdr>
                <w:top w:val="none" w:sz="0" w:space="0" w:color="auto"/>
                <w:left w:val="none" w:sz="0" w:space="0" w:color="auto"/>
                <w:bottom w:val="none" w:sz="0" w:space="0" w:color="auto"/>
                <w:right w:val="none" w:sz="0" w:space="0" w:color="auto"/>
                <w:between w:val="none" w:sz="0" w:space="0" w:color="auto"/>
              </w:pBdr>
              <w:spacing w:after="0" w:line="240" w:lineRule="auto"/>
              <w:rPr>
                <w:color w:val="000000" w:themeColor="text1"/>
              </w:rPr>
            </w:pPr>
            <w:r w:rsidRPr="00212036">
              <w:rPr>
                <w:color w:val="000000" w:themeColor="text1"/>
              </w:rPr>
              <w:t>0.625205</w:t>
            </w:r>
          </w:p>
        </w:tc>
      </w:tr>
      <w:tr w:rsidR="00212036" w:rsidRPr="00212036" w14:paraId="6BD61C7C" w14:textId="77777777" w:rsidTr="00212036">
        <w:trPr>
          <w:trHeight w:val="288"/>
        </w:trPr>
        <w:tc>
          <w:tcPr>
            <w:tcW w:w="770" w:type="pct"/>
            <w:tcBorders>
              <w:top w:val="nil"/>
              <w:left w:val="nil"/>
              <w:bottom w:val="nil"/>
              <w:right w:val="nil"/>
            </w:tcBorders>
            <w:shd w:val="clear" w:color="auto" w:fill="auto"/>
            <w:noWrap/>
            <w:vAlign w:val="center"/>
            <w:hideMark/>
          </w:tcPr>
          <w:p w14:paraId="11D2A863" w14:textId="77777777" w:rsidR="00212036" w:rsidRPr="00212036" w:rsidRDefault="00212036" w:rsidP="00212036">
            <w:pPr>
              <w:pBdr>
                <w:top w:val="none" w:sz="0" w:space="0" w:color="auto"/>
                <w:left w:val="none" w:sz="0" w:space="0" w:color="auto"/>
                <w:bottom w:val="none" w:sz="0" w:space="0" w:color="auto"/>
                <w:right w:val="none" w:sz="0" w:space="0" w:color="auto"/>
                <w:between w:val="none" w:sz="0" w:space="0" w:color="auto"/>
              </w:pBdr>
              <w:spacing w:after="0" w:line="240" w:lineRule="auto"/>
              <w:rPr>
                <w:color w:val="000000" w:themeColor="text1"/>
              </w:rPr>
            </w:pPr>
            <w:r w:rsidRPr="00212036">
              <w:rPr>
                <w:color w:val="000000" w:themeColor="text1"/>
              </w:rPr>
              <w:t>4</w:t>
            </w:r>
          </w:p>
        </w:tc>
        <w:tc>
          <w:tcPr>
            <w:tcW w:w="865" w:type="pct"/>
            <w:tcBorders>
              <w:top w:val="nil"/>
              <w:left w:val="nil"/>
              <w:bottom w:val="nil"/>
              <w:right w:val="nil"/>
            </w:tcBorders>
            <w:shd w:val="clear" w:color="auto" w:fill="auto"/>
            <w:noWrap/>
            <w:vAlign w:val="center"/>
            <w:hideMark/>
          </w:tcPr>
          <w:p w14:paraId="5992A3CC" w14:textId="77777777" w:rsidR="00212036" w:rsidRPr="00212036" w:rsidRDefault="00212036" w:rsidP="00212036">
            <w:pPr>
              <w:pBdr>
                <w:top w:val="none" w:sz="0" w:space="0" w:color="auto"/>
                <w:left w:val="none" w:sz="0" w:space="0" w:color="auto"/>
                <w:bottom w:val="none" w:sz="0" w:space="0" w:color="auto"/>
                <w:right w:val="none" w:sz="0" w:space="0" w:color="auto"/>
                <w:between w:val="none" w:sz="0" w:space="0" w:color="auto"/>
              </w:pBdr>
              <w:spacing w:after="0" w:line="240" w:lineRule="auto"/>
              <w:rPr>
                <w:color w:val="000000" w:themeColor="text1"/>
              </w:rPr>
            </w:pPr>
            <w:r w:rsidRPr="00212036">
              <w:rPr>
                <w:color w:val="000000" w:themeColor="text1"/>
              </w:rPr>
              <w:t>0.52592</w:t>
            </w:r>
          </w:p>
        </w:tc>
        <w:tc>
          <w:tcPr>
            <w:tcW w:w="1586" w:type="pct"/>
            <w:tcBorders>
              <w:top w:val="nil"/>
              <w:left w:val="nil"/>
              <w:bottom w:val="nil"/>
              <w:right w:val="nil"/>
            </w:tcBorders>
            <w:shd w:val="clear" w:color="auto" w:fill="auto"/>
            <w:noWrap/>
            <w:vAlign w:val="bottom"/>
            <w:hideMark/>
          </w:tcPr>
          <w:p w14:paraId="69A2AE09" w14:textId="77777777" w:rsidR="00212036" w:rsidRPr="00212036" w:rsidRDefault="00212036" w:rsidP="00212036">
            <w:pPr>
              <w:pBdr>
                <w:top w:val="none" w:sz="0" w:space="0" w:color="auto"/>
                <w:left w:val="none" w:sz="0" w:space="0" w:color="auto"/>
                <w:bottom w:val="none" w:sz="0" w:space="0" w:color="auto"/>
                <w:right w:val="none" w:sz="0" w:space="0" w:color="auto"/>
                <w:between w:val="none" w:sz="0" w:space="0" w:color="auto"/>
              </w:pBdr>
              <w:spacing w:after="0" w:line="240" w:lineRule="auto"/>
              <w:rPr>
                <w:color w:val="000000" w:themeColor="text1"/>
              </w:rPr>
            </w:pPr>
            <w:r w:rsidRPr="00212036">
              <w:rPr>
                <w:color w:val="000000" w:themeColor="text1"/>
              </w:rPr>
              <w:t>0.49191</w:t>
            </w:r>
          </w:p>
        </w:tc>
        <w:tc>
          <w:tcPr>
            <w:tcW w:w="1779" w:type="pct"/>
            <w:tcBorders>
              <w:top w:val="nil"/>
              <w:left w:val="nil"/>
              <w:bottom w:val="nil"/>
              <w:right w:val="nil"/>
            </w:tcBorders>
            <w:shd w:val="clear" w:color="auto" w:fill="auto"/>
            <w:noWrap/>
            <w:vAlign w:val="bottom"/>
            <w:hideMark/>
          </w:tcPr>
          <w:p w14:paraId="20FB82D0" w14:textId="77777777" w:rsidR="00212036" w:rsidRPr="00212036" w:rsidRDefault="00212036" w:rsidP="00212036">
            <w:pPr>
              <w:pBdr>
                <w:top w:val="none" w:sz="0" w:space="0" w:color="auto"/>
                <w:left w:val="none" w:sz="0" w:space="0" w:color="auto"/>
                <w:bottom w:val="none" w:sz="0" w:space="0" w:color="auto"/>
                <w:right w:val="none" w:sz="0" w:space="0" w:color="auto"/>
                <w:between w:val="none" w:sz="0" w:space="0" w:color="auto"/>
              </w:pBdr>
              <w:spacing w:after="0" w:line="240" w:lineRule="auto"/>
              <w:rPr>
                <w:color w:val="000000" w:themeColor="text1"/>
              </w:rPr>
            </w:pPr>
            <w:r w:rsidRPr="00212036">
              <w:rPr>
                <w:color w:val="000000" w:themeColor="text1"/>
              </w:rPr>
              <w:t>0.559938</w:t>
            </w:r>
          </w:p>
        </w:tc>
      </w:tr>
      <w:tr w:rsidR="00212036" w:rsidRPr="00212036" w14:paraId="7E2080F5" w14:textId="77777777" w:rsidTr="00212036">
        <w:trPr>
          <w:trHeight w:val="288"/>
        </w:trPr>
        <w:tc>
          <w:tcPr>
            <w:tcW w:w="770" w:type="pct"/>
            <w:tcBorders>
              <w:top w:val="nil"/>
              <w:left w:val="nil"/>
              <w:bottom w:val="nil"/>
              <w:right w:val="nil"/>
            </w:tcBorders>
            <w:shd w:val="clear" w:color="auto" w:fill="auto"/>
            <w:noWrap/>
            <w:vAlign w:val="center"/>
            <w:hideMark/>
          </w:tcPr>
          <w:p w14:paraId="100FA05C" w14:textId="77777777" w:rsidR="00212036" w:rsidRPr="00212036" w:rsidRDefault="00212036" w:rsidP="00212036">
            <w:pPr>
              <w:pBdr>
                <w:top w:val="none" w:sz="0" w:space="0" w:color="auto"/>
                <w:left w:val="none" w:sz="0" w:space="0" w:color="auto"/>
                <w:bottom w:val="none" w:sz="0" w:space="0" w:color="auto"/>
                <w:right w:val="none" w:sz="0" w:space="0" w:color="auto"/>
                <w:between w:val="none" w:sz="0" w:space="0" w:color="auto"/>
              </w:pBdr>
              <w:spacing w:after="0" w:line="240" w:lineRule="auto"/>
              <w:rPr>
                <w:color w:val="000000" w:themeColor="text1"/>
              </w:rPr>
            </w:pPr>
            <w:r w:rsidRPr="00212036">
              <w:rPr>
                <w:color w:val="000000" w:themeColor="text1"/>
              </w:rPr>
              <w:t>5</w:t>
            </w:r>
          </w:p>
        </w:tc>
        <w:tc>
          <w:tcPr>
            <w:tcW w:w="865" w:type="pct"/>
            <w:tcBorders>
              <w:top w:val="nil"/>
              <w:left w:val="nil"/>
              <w:bottom w:val="nil"/>
              <w:right w:val="nil"/>
            </w:tcBorders>
            <w:shd w:val="clear" w:color="auto" w:fill="auto"/>
            <w:noWrap/>
            <w:vAlign w:val="center"/>
            <w:hideMark/>
          </w:tcPr>
          <w:p w14:paraId="42879EB2" w14:textId="77777777" w:rsidR="00212036" w:rsidRPr="00212036" w:rsidRDefault="00212036" w:rsidP="00212036">
            <w:pPr>
              <w:pBdr>
                <w:top w:val="none" w:sz="0" w:space="0" w:color="auto"/>
                <w:left w:val="none" w:sz="0" w:space="0" w:color="auto"/>
                <w:bottom w:val="none" w:sz="0" w:space="0" w:color="auto"/>
                <w:right w:val="none" w:sz="0" w:space="0" w:color="auto"/>
                <w:between w:val="none" w:sz="0" w:space="0" w:color="auto"/>
              </w:pBdr>
              <w:spacing w:after="0" w:line="240" w:lineRule="auto"/>
              <w:rPr>
                <w:color w:val="000000" w:themeColor="text1"/>
              </w:rPr>
            </w:pPr>
            <w:r w:rsidRPr="00212036">
              <w:rPr>
                <w:color w:val="000000" w:themeColor="text1"/>
              </w:rPr>
              <w:t>0.45378</w:t>
            </w:r>
          </w:p>
        </w:tc>
        <w:tc>
          <w:tcPr>
            <w:tcW w:w="1586" w:type="pct"/>
            <w:tcBorders>
              <w:top w:val="nil"/>
              <w:left w:val="nil"/>
              <w:bottom w:val="nil"/>
              <w:right w:val="nil"/>
            </w:tcBorders>
            <w:shd w:val="clear" w:color="auto" w:fill="auto"/>
            <w:noWrap/>
            <w:vAlign w:val="bottom"/>
            <w:hideMark/>
          </w:tcPr>
          <w:p w14:paraId="67DFF21F" w14:textId="77777777" w:rsidR="00212036" w:rsidRPr="00212036" w:rsidRDefault="00212036" w:rsidP="00212036">
            <w:pPr>
              <w:pBdr>
                <w:top w:val="none" w:sz="0" w:space="0" w:color="auto"/>
                <w:left w:val="none" w:sz="0" w:space="0" w:color="auto"/>
                <w:bottom w:val="none" w:sz="0" w:space="0" w:color="auto"/>
                <w:right w:val="none" w:sz="0" w:space="0" w:color="auto"/>
                <w:between w:val="none" w:sz="0" w:space="0" w:color="auto"/>
              </w:pBdr>
              <w:spacing w:after="0" w:line="240" w:lineRule="auto"/>
              <w:rPr>
                <w:color w:val="000000" w:themeColor="text1"/>
              </w:rPr>
            </w:pPr>
            <w:r w:rsidRPr="00212036">
              <w:rPr>
                <w:color w:val="000000" w:themeColor="text1"/>
              </w:rPr>
              <w:t>0.419835</w:t>
            </w:r>
          </w:p>
        </w:tc>
        <w:tc>
          <w:tcPr>
            <w:tcW w:w="1779" w:type="pct"/>
            <w:tcBorders>
              <w:top w:val="nil"/>
              <w:left w:val="nil"/>
              <w:bottom w:val="nil"/>
              <w:right w:val="nil"/>
            </w:tcBorders>
            <w:shd w:val="clear" w:color="auto" w:fill="auto"/>
            <w:noWrap/>
            <w:vAlign w:val="bottom"/>
            <w:hideMark/>
          </w:tcPr>
          <w:p w14:paraId="155878D7" w14:textId="77777777" w:rsidR="00212036" w:rsidRPr="00212036" w:rsidRDefault="00212036" w:rsidP="00212036">
            <w:pPr>
              <w:pBdr>
                <w:top w:val="none" w:sz="0" w:space="0" w:color="auto"/>
                <w:left w:val="none" w:sz="0" w:space="0" w:color="auto"/>
                <w:bottom w:val="none" w:sz="0" w:space="0" w:color="auto"/>
                <w:right w:val="none" w:sz="0" w:space="0" w:color="auto"/>
                <w:between w:val="none" w:sz="0" w:space="0" w:color="auto"/>
              </w:pBdr>
              <w:spacing w:after="0" w:line="240" w:lineRule="auto"/>
              <w:rPr>
                <w:color w:val="000000" w:themeColor="text1"/>
              </w:rPr>
            </w:pPr>
            <w:r w:rsidRPr="00212036">
              <w:rPr>
                <w:color w:val="000000" w:themeColor="text1"/>
              </w:rPr>
              <w:t>0.487732</w:t>
            </w:r>
          </w:p>
        </w:tc>
      </w:tr>
      <w:tr w:rsidR="00212036" w:rsidRPr="00212036" w14:paraId="63AE5C6C" w14:textId="77777777" w:rsidTr="00212036">
        <w:trPr>
          <w:trHeight w:val="288"/>
        </w:trPr>
        <w:tc>
          <w:tcPr>
            <w:tcW w:w="770" w:type="pct"/>
            <w:tcBorders>
              <w:top w:val="nil"/>
              <w:left w:val="nil"/>
              <w:bottom w:val="nil"/>
              <w:right w:val="nil"/>
            </w:tcBorders>
            <w:shd w:val="clear" w:color="auto" w:fill="auto"/>
            <w:noWrap/>
            <w:vAlign w:val="center"/>
            <w:hideMark/>
          </w:tcPr>
          <w:p w14:paraId="40002154" w14:textId="77777777" w:rsidR="00212036" w:rsidRPr="00212036" w:rsidRDefault="00212036" w:rsidP="00212036">
            <w:pPr>
              <w:pBdr>
                <w:top w:val="none" w:sz="0" w:space="0" w:color="auto"/>
                <w:left w:val="none" w:sz="0" w:space="0" w:color="auto"/>
                <w:bottom w:val="none" w:sz="0" w:space="0" w:color="auto"/>
                <w:right w:val="none" w:sz="0" w:space="0" w:color="auto"/>
                <w:between w:val="none" w:sz="0" w:space="0" w:color="auto"/>
              </w:pBdr>
              <w:spacing w:after="0" w:line="240" w:lineRule="auto"/>
              <w:rPr>
                <w:color w:val="000000" w:themeColor="text1"/>
              </w:rPr>
            </w:pPr>
            <w:r w:rsidRPr="00212036">
              <w:rPr>
                <w:color w:val="000000" w:themeColor="text1"/>
              </w:rPr>
              <w:t>6</w:t>
            </w:r>
          </w:p>
        </w:tc>
        <w:tc>
          <w:tcPr>
            <w:tcW w:w="865" w:type="pct"/>
            <w:tcBorders>
              <w:top w:val="nil"/>
              <w:left w:val="nil"/>
              <w:bottom w:val="nil"/>
              <w:right w:val="nil"/>
            </w:tcBorders>
            <w:shd w:val="clear" w:color="auto" w:fill="auto"/>
            <w:noWrap/>
            <w:vAlign w:val="center"/>
            <w:hideMark/>
          </w:tcPr>
          <w:p w14:paraId="600B63C3" w14:textId="77777777" w:rsidR="00212036" w:rsidRPr="00212036" w:rsidRDefault="00212036" w:rsidP="00212036">
            <w:pPr>
              <w:pBdr>
                <w:top w:val="none" w:sz="0" w:space="0" w:color="auto"/>
                <w:left w:val="none" w:sz="0" w:space="0" w:color="auto"/>
                <w:bottom w:val="none" w:sz="0" w:space="0" w:color="auto"/>
                <w:right w:val="none" w:sz="0" w:space="0" w:color="auto"/>
                <w:between w:val="none" w:sz="0" w:space="0" w:color="auto"/>
              </w:pBdr>
              <w:spacing w:after="0" w:line="240" w:lineRule="auto"/>
              <w:rPr>
                <w:color w:val="000000" w:themeColor="text1"/>
              </w:rPr>
            </w:pPr>
            <w:r w:rsidRPr="00212036">
              <w:rPr>
                <w:color w:val="000000" w:themeColor="text1"/>
              </w:rPr>
              <w:t>0.40749</w:t>
            </w:r>
          </w:p>
        </w:tc>
        <w:tc>
          <w:tcPr>
            <w:tcW w:w="1586" w:type="pct"/>
            <w:tcBorders>
              <w:top w:val="nil"/>
              <w:left w:val="nil"/>
              <w:bottom w:val="nil"/>
              <w:right w:val="nil"/>
            </w:tcBorders>
            <w:shd w:val="clear" w:color="auto" w:fill="auto"/>
            <w:noWrap/>
            <w:vAlign w:val="bottom"/>
            <w:hideMark/>
          </w:tcPr>
          <w:p w14:paraId="2FFF1E49" w14:textId="77777777" w:rsidR="00212036" w:rsidRPr="00212036" w:rsidRDefault="00212036" w:rsidP="00212036">
            <w:pPr>
              <w:pBdr>
                <w:top w:val="none" w:sz="0" w:space="0" w:color="auto"/>
                <w:left w:val="none" w:sz="0" w:space="0" w:color="auto"/>
                <w:bottom w:val="none" w:sz="0" w:space="0" w:color="auto"/>
                <w:right w:val="none" w:sz="0" w:space="0" w:color="auto"/>
                <w:between w:val="none" w:sz="0" w:space="0" w:color="auto"/>
              </w:pBdr>
              <w:spacing w:after="0" w:line="240" w:lineRule="auto"/>
              <w:rPr>
                <w:color w:val="000000" w:themeColor="text1"/>
              </w:rPr>
            </w:pPr>
            <w:r w:rsidRPr="00212036">
              <w:rPr>
                <w:color w:val="000000" w:themeColor="text1"/>
              </w:rPr>
              <w:t>0.372625</w:t>
            </w:r>
          </w:p>
        </w:tc>
        <w:tc>
          <w:tcPr>
            <w:tcW w:w="1779" w:type="pct"/>
            <w:tcBorders>
              <w:top w:val="nil"/>
              <w:left w:val="nil"/>
              <w:bottom w:val="nil"/>
              <w:right w:val="nil"/>
            </w:tcBorders>
            <w:shd w:val="clear" w:color="auto" w:fill="auto"/>
            <w:noWrap/>
            <w:vAlign w:val="bottom"/>
            <w:hideMark/>
          </w:tcPr>
          <w:p w14:paraId="6939A651" w14:textId="77777777" w:rsidR="00212036" w:rsidRPr="00212036" w:rsidRDefault="00212036" w:rsidP="00212036">
            <w:pPr>
              <w:pBdr>
                <w:top w:val="none" w:sz="0" w:space="0" w:color="auto"/>
                <w:left w:val="none" w:sz="0" w:space="0" w:color="auto"/>
                <w:bottom w:val="none" w:sz="0" w:space="0" w:color="auto"/>
                <w:right w:val="none" w:sz="0" w:space="0" w:color="auto"/>
                <w:between w:val="none" w:sz="0" w:space="0" w:color="auto"/>
              </w:pBdr>
              <w:spacing w:after="0" w:line="240" w:lineRule="auto"/>
              <w:rPr>
                <w:color w:val="000000" w:themeColor="text1"/>
              </w:rPr>
            </w:pPr>
            <w:r w:rsidRPr="00212036">
              <w:rPr>
                <w:color w:val="000000" w:themeColor="text1"/>
              </w:rPr>
              <w:t>0.442351</w:t>
            </w:r>
          </w:p>
        </w:tc>
      </w:tr>
      <w:tr w:rsidR="00212036" w:rsidRPr="00212036" w14:paraId="54AF6C88" w14:textId="77777777" w:rsidTr="00212036">
        <w:trPr>
          <w:trHeight w:val="288"/>
        </w:trPr>
        <w:tc>
          <w:tcPr>
            <w:tcW w:w="770" w:type="pct"/>
            <w:tcBorders>
              <w:top w:val="nil"/>
              <w:left w:val="nil"/>
              <w:bottom w:val="nil"/>
              <w:right w:val="nil"/>
            </w:tcBorders>
            <w:shd w:val="clear" w:color="auto" w:fill="auto"/>
            <w:noWrap/>
            <w:vAlign w:val="center"/>
            <w:hideMark/>
          </w:tcPr>
          <w:p w14:paraId="331C83C3" w14:textId="77777777" w:rsidR="00212036" w:rsidRPr="00212036" w:rsidRDefault="00212036" w:rsidP="00212036">
            <w:pPr>
              <w:pBdr>
                <w:top w:val="none" w:sz="0" w:space="0" w:color="auto"/>
                <w:left w:val="none" w:sz="0" w:space="0" w:color="auto"/>
                <w:bottom w:val="none" w:sz="0" w:space="0" w:color="auto"/>
                <w:right w:val="none" w:sz="0" w:space="0" w:color="auto"/>
                <w:between w:val="none" w:sz="0" w:space="0" w:color="auto"/>
              </w:pBdr>
              <w:spacing w:after="0" w:line="240" w:lineRule="auto"/>
              <w:rPr>
                <w:color w:val="000000" w:themeColor="text1"/>
              </w:rPr>
            </w:pPr>
            <w:r w:rsidRPr="00212036">
              <w:rPr>
                <w:color w:val="000000" w:themeColor="text1"/>
              </w:rPr>
              <w:t>7</w:t>
            </w:r>
          </w:p>
        </w:tc>
        <w:tc>
          <w:tcPr>
            <w:tcW w:w="865" w:type="pct"/>
            <w:tcBorders>
              <w:top w:val="nil"/>
              <w:left w:val="nil"/>
              <w:bottom w:val="nil"/>
              <w:right w:val="nil"/>
            </w:tcBorders>
            <w:shd w:val="clear" w:color="auto" w:fill="auto"/>
            <w:noWrap/>
            <w:vAlign w:val="center"/>
            <w:hideMark/>
          </w:tcPr>
          <w:p w14:paraId="67F79239" w14:textId="77777777" w:rsidR="00212036" w:rsidRPr="00212036" w:rsidRDefault="00212036" w:rsidP="00212036">
            <w:pPr>
              <w:pBdr>
                <w:top w:val="none" w:sz="0" w:space="0" w:color="auto"/>
                <w:left w:val="none" w:sz="0" w:space="0" w:color="auto"/>
                <w:bottom w:val="none" w:sz="0" w:space="0" w:color="auto"/>
                <w:right w:val="none" w:sz="0" w:space="0" w:color="auto"/>
                <w:between w:val="none" w:sz="0" w:space="0" w:color="auto"/>
              </w:pBdr>
              <w:spacing w:after="0" w:line="240" w:lineRule="auto"/>
              <w:rPr>
                <w:color w:val="000000" w:themeColor="text1"/>
              </w:rPr>
            </w:pPr>
            <w:r w:rsidRPr="00212036">
              <w:rPr>
                <w:color w:val="000000" w:themeColor="text1"/>
              </w:rPr>
              <w:t>0.36538</w:t>
            </w:r>
          </w:p>
        </w:tc>
        <w:tc>
          <w:tcPr>
            <w:tcW w:w="1586" w:type="pct"/>
            <w:tcBorders>
              <w:top w:val="nil"/>
              <w:left w:val="nil"/>
              <w:bottom w:val="nil"/>
              <w:right w:val="nil"/>
            </w:tcBorders>
            <w:shd w:val="clear" w:color="auto" w:fill="auto"/>
            <w:noWrap/>
            <w:vAlign w:val="bottom"/>
            <w:hideMark/>
          </w:tcPr>
          <w:p w14:paraId="1FB1925D" w14:textId="77777777" w:rsidR="00212036" w:rsidRPr="00212036" w:rsidRDefault="00212036" w:rsidP="00212036">
            <w:pPr>
              <w:pBdr>
                <w:top w:val="none" w:sz="0" w:space="0" w:color="auto"/>
                <w:left w:val="none" w:sz="0" w:space="0" w:color="auto"/>
                <w:bottom w:val="none" w:sz="0" w:space="0" w:color="auto"/>
                <w:right w:val="none" w:sz="0" w:space="0" w:color="auto"/>
                <w:between w:val="none" w:sz="0" w:space="0" w:color="auto"/>
              </w:pBdr>
              <w:spacing w:after="0" w:line="240" w:lineRule="auto"/>
              <w:rPr>
                <w:color w:val="000000" w:themeColor="text1"/>
              </w:rPr>
            </w:pPr>
            <w:r w:rsidRPr="00212036">
              <w:rPr>
                <w:color w:val="000000" w:themeColor="text1"/>
              </w:rPr>
              <w:t>0.329574</w:t>
            </w:r>
          </w:p>
        </w:tc>
        <w:tc>
          <w:tcPr>
            <w:tcW w:w="1779" w:type="pct"/>
            <w:tcBorders>
              <w:top w:val="nil"/>
              <w:left w:val="nil"/>
              <w:bottom w:val="nil"/>
              <w:right w:val="nil"/>
            </w:tcBorders>
            <w:shd w:val="clear" w:color="auto" w:fill="auto"/>
            <w:noWrap/>
            <w:vAlign w:val="bottom"/>
            <w:hideMark/>
          </w:tcPr>
          <w:p w14:paraId="7A48C4B6" w14:textId="77777777" w:rsidR="00212036" w:rsidRPr="00212036" w:rsidRDefault="00212036" w:rsidP="00212036">
            <w:pPr>
              <w:pBdr>
                <w:top w:val="none" w:sz="0" w:space="0" w:color="auto"/>
                <w:left w:val="none" w:sz="0" w:space="0" w:color="auto"/>
                <w:bottom w:val="none" w:sz="0" w:space="0" w:color="auto"/>
                <w:right w:val="none" w:sz="0" w:space="0" w:color="auto"/>
                <w:between w:val="none" w:sz="0" w:space="0" w:color="auto"/>
              </w:pBdr>
              <w:spacing w:after="0" w:line="240" w:lineRule="auto"/>
              <w:rPr>
                <w:color w:val="000000" w:themeColor="text1"/>
              </w:rPr>
            </w:pPr>
            <w:r w:rsidRPr="00212036">
              <w:rPr>
                <w:color w:val="000000" w:themeColor="text1"/>
              </w:rPr>
              <w:t>0.401179</w:t>
            </w:r>
          </w:p>
        </w:tc>
      </w:tr>
      <w:tr w:rsidR="00212036" w:rsidRPr="00212036" w14:paraId="14840B60" w14:textId="77777777" w:rsidTr="00212036">
        <w:trPr>
          <w:trHeight w:val="288"/>
        </w:trPr>
        <w:tc>
          <w:tcPr>
            <w:tcW w:w="770" w:type="pct"/>
            <w:tcBorders>
              <w:top w:val="nil"/>
              <w:left w:val="nil"/>
              <w:bottom w:val="nil"/>
              <w:right w:val="nil"/>
            </w:tcBorders>
            <w:shd w:val="clear" w:color="auto" w:fill="auto"/>
            <w:noWrap/>
            <w:vAlign w:val="center"/>
            <w:hideMark/>
          </w:tcPr>
          <w:p w14:paraId="68E38554" w14:textId="77777777" w:rsidR="00212036" w:rsidRPr="00212036" w:rsidRDefault="00212036" w:rsidP="00212036">
            <w:pPr>
              <w:pBdr>
                <w:top w:val="none" w:sz="0" w:space="0" w:color="auto"/>
                <w:left w:val="none" w:sz="0" w:space="0" w:color="auto"/>
                <w:bottom w:val="none" w:sz="0" w:space="0" w:color="auto"/>
                <w:right w:val="none" w:sz="0" w:space="0" w:color="auto"/>
                <w:between w:val="none" w:sz="0" w:space="0" w:color="auto"/>
              </w:pBdr>
              <w:spacing w:after="0" w:line="240" w:lineRule="auto"/>
              <w:rPr>
                <w:color w:val="000000" w:themeColor="text1"/>
              </w:rPr>
            </w:pPr>
            <w:r w:rsidRPr="00212036">
              <w:rPr>
                <w:color w:val="000000" w:themeColor="text1"/>
              </w:rPr>
              <w:t>8</w:t>
            </w:r>
          </w:p>
        </w:tc>
        <w:tc>
          <w:tcPr>
            <w:tcW w:w="865" w:type="pct"/>
            <w:tcBorders>
              <w:top w:val="nil"/>
              <w:left w:val="nil"/>
              <w:bottom w:val="nil"/>
              <w:right w:val="nil"/>
            </w:tcBorders>
            <w:shd w:val="clear" w:color="auto" w:fill="auto"/>
            <w:noWrap/>
            <w:vAlign w:val="center"/>
            <w:hideMark/>
          </w:tcPr>
          <w:p w14:paraId="7B7EE53E" w14:textId="77777777" w:rsidR="00212036" w:rsidRPr="00212036" w:rsidRDefault="00212036" w:rsidP="00212036">
            <w:pPr>
              <w:pBdr>
                <w:top w:val="none" w:sz="0" w:space="0" w:color="auto"/>
                <w:left w:val="none" w:sz="0" w:space="0" w:color="auto"/>
                <w:bottom w:val="none" w:sz="0" w:space="0" w:color="auto"/>
                <w:right w:val="none" w:sz="0" w:space="0" w:color="auto"/>
                <w:between w:val="none" w:sz="0" w:space="0" w:color="auto"/>
              </w:pBdr>
              <w:spacing w:after="0" w:line="240" w:lineRule="auto"/>
              <w:rPr>
                <w:color w:val="000000" w:themeColor="text1"/>
              </w:rPr>
            </w:pPr>
            <w:r w:rsidRPr="00212036">
              <w:rPr>
                <w:color w:val="000000" w:themeColor="text1"/>
              </w:rPr>
              <w:t>0.34094</w:t>
            </w:r>
          </w:p>
        </w:tc>
        <w:tc>
          <w:tcPr>
            <w:tcW w:w="1586" w:type="pct"/>
            <w:tcBorders>
              <w:top w:val="nil"/>
              <w:left w:val="nil"/>
              <w:bottom w:val="nil"/>
              <w:right w:val="nil"/>
            </w:tcBorders>
            <w:shd w:val="clear" w:color="auto" w:fill="auto"/>
            <w:noWrap/>
            <w:vAlign w:val="bottom"/>
            <w:hideMark/>
          </w:tcPr>
          <w:p w14:paraId="4E2D73C8" w14:textId="77777777" w:rsidR="00212036" w:rsidRPr="00212036" w:rsidRDefault="00212036" w:rsidP="00212036">
            <w:pPr>
              <w:pBdr>
                <w:top w:val="none" w:sz="0" w:space="0" w:color="auto"/>
                <w:left w:val="none" w:sz="0" w:space="0" w:color="auto"/>
                <w:bottom w:val="none" w:sz="0" w:space="0" w:color="auto"/>
                <w:right w:val="none" w:sz="0" w:space="0" w:color="auto"/>
                <w:between w:val="none" w:sz="0" w:space="0" w:color="auto"/>
              </w:pBdr>
              <w:spacing w:after="0" w:line="240" w:lineRule="auto"/>
              <w:rPr>
                <w:color w:val="000000" w:themeColor="text1"/>
              </w:rPr>
            </w:pPr>
            <w:r w:rsidRPr="00212036">
              <w:rPr>
                <w:color w:val="000000" w:themeColor="text1"/>
              </w:rPr>
              <w:t>0.304322</w:t>
            </w:r>
          </w:p>
        </w:tc>
        <w:tc>
          <w:tcPr>
            <w:tcW w:w="1779" w:type="pct"/>
            <w:tcBorders>
              <w:top w:val="nil"/>
              <w:left w:val="nil"/>
              <w:bottom w:val="nil"/>
              <w:right w:val="nil"/>
            </w:tcBorders>
            <w:shd w:val="clear" w:color="auto" w:fill="auto"/>
            <w:noWrap/>
            <w:vAlign w:val="bottom"/>
            <w:hideMark/>
          </w:tcPr>
          <w:p w14:paraId="40BFAE07" w14:textId="77777777" w:rsidR="00212036" w:rsidRPr="00212036" w:rsidRDefault="00212036" w:rsidP="00212036">
            <w:pPr>
              <w:pBdr>
                <w:top w:val="none" w:sz="0" w:space="0" w:color="auto"/>
                <w:left w:val="none" w:sz="0" w:space="0" w:color="auto"/>
                <w:bottom w:val="none" w:sz="0" w:space="0" w:color="auto"/>
                <w:right w:val="none" w:sz="0" w:space="0" w:color="auto"/>
                <w:between w:val="none" w:sz="0" w:space="0" w:color="auto"/>
              </w:pBdr>
              <w:spacing w:after="0" w:line="240" w:lineRule="auto"/>
              <w:rPr>
                <w:color w:val="000000" w:themeColor="text1"/>
              </w:rPr>
            </w:pPr>
            <w:r w:rsidRPr="00212036">
              <w:rPr>
                <w:color w:val="000000" w:themeColor="text1"/>
              </w:rPr>
              <w:t>0.377561</w:t>
            </w:r>
          </w:p>
        </w:tc>
      </w:tr>
      <w:tr w:rsidR="00212036" w:rsidRPr="00212036" w14:paraId="5A70DFF8" w14:textId="77777777" w:rsidTr="00212036">
        <w:trPr>
          <w:trHeight w:val="288"/>
        </w:trPr>
        <w:tc>
          <w:tcPr>
            <w:tcW w:w="770" w:type="pct"/>
            <w:tcBorders>
              <w:top w:val="nil"/>
              <w:left w:val="nil"/>
              <w:bottom w:val="nil"/>
              <w:right w:val="nil"/>
            </w:tcBorders>
            <w:shd w:val="clear" w:color="auto" w:fill="auto"/>
            <w:noWrap/>
            <w:vAlign w:val="center"/>
            <w:hideMark/>
          </w:tcPr>
          <w:p w14:paraId="28B52AA2" w14:textId="77777777" w:rsidR="00212036" w:rsidRPr="00212036" w:rsidRDefault="00212036" w:rsidP="00212036">
            <w:pPr>
              <w:pBdr>
                <w:top w:val="none" w:sz="0" w:space="0" w:color="auto"/>
                <w:left w:val="none" w:sz="0" w:space="0" w:color="auto"/>
                <w:bottom w:val="none" w:sz="0" w:space="0" w:color="auto"/>
                <w:right w:val="none" w:sz="0" w:space="0" w:color="auto"/>
                <w:between w:val="none" w:sz="0" w:space="0" w:color="auto"/>
              </w:pBdr>
              <w:spacing w:after="0" w:line="240" w:lineRule="auto"/>
              <w:rPr>
                <w:color w:val="000000" w:themeColor="text1"/>
              </w:rPr>
            </w:pPr>
            <w:r w:rsidRPr="00212036">
              <w:rPr>
                <w:color w:val="000000" w:themeColor="text1"/>
              </w:rPr>
              <w:t>9</w:t>
            </w:r>
          </w:p>
        </w:tc>
        <w:tc>
          <w:tcPr>
            <w:tcW w:w="865" w:type="pct"/>
            <w:tcBorders>
              <w:top w:val="nil"/>
              <w:left w:val="nil"/>
              <w:bottom w:val="nil"/>
              <w:right w:val="nil"/>
            </w:tcBorders>
            <w:shd w:val="clear" w:color="auto" w:fill="auto"/>
            <w:noWrap/>
            <w:vAlign w:val="center"/>
            <w:hideMark/>
          </w:tcPr>
          <w:p w14:paraId="49314AA3" w14:textId="77777777" w:rsidR="00212036" w:rsidRPr="00212036" w:rsidRDefault="00212036" w:rsidP="00212036">
            <w:pPr>
              <w:pBdr>
                <w:top w:val="none" w:sz="0" w:space="0" w:color="auto"/>
                <w:left w:val="none" w:sz="0" w:space="0" w:color="auto"/>
                <w:bottom w:val="none" w:sz="0" w:space="0" w:color="auto"/>
                <w:right w:val="none" w:sz="0" w:space="0" w:color="auto"/>
                <w:between w:val="none" w:sz="0" w:space="0" w:color="auto"/>
              </w:pBdr>
              <w:spacing w:after="0" w:line="240" w:lineRule="auto"/>
              <w:rPr>
                <w:color w:val="000000" w:themeColor="text1"/>
              </w:rPr>
            </w:pPr>
            <w:r w:rsidRPr="00212036">
              <w:rPr>
                <w:color w:val="000000" w:themeColor="text1"/>
              </w:rPr>
              <w:t>0.32645</w:t>
            </w:r>
          </w:p>
        </w:tc>
        <w:tc>
          <w:tcPr>
            <w:tcW w:w="1586" w:type="pct"/>
            <w:tcBorders>
              <w:top w:val="nil"/>
              <w:left w:val="nil"/>
              <w:bottom w:val="nil"/>
              <w:right w:val="nil"/>
            </w:tcBorders>
            <w:shd w:val="clear" w:color="auto" w:fill="auto"/>
            <w:noWrap/>
            <w:vAlign w:val="bottom"/>
            <w:hideMark/>
          </w:tcPr>
          <w:p w14:paraId="03093B7E" w14:textId="77777777" w:rsidR="00212036" w:rsidRPr="00212036" w:rsidRDefault="00212036" w:rsidP="00212036">
            <w:pPr>
              <w:pBdr>
                <w:top w:val="none" w:sz="0" w:space="0" w:color="auto"/>
                <w:left w:val="none" w:sz="0" w:space="0" w:color="auto"/>
                <w:bottom w:val="none" w:sz="0" w:space="0" w:color="auto"/>
                <w:right w:val="none" w:sz="0" w:space="0" w:color="auto"/>
                <w:between w:val="none" w:sz="0" w:space="0" w:color="auto"/>
              </w:pBdr>
              <w:spacing w:after="0" w:line="240" w:lineRule="auto"/>
              <w:rPr>
                <w:color w:val="000000" w:themeColor="text1"/>
              </w:rPr>
            </w:pPr>
            <w:r w:rsidRPr="00212036">
              <w:rPr>
                <w:color w:val="000000" w:themeColor="text1"/>
              </w:rPr>
              <w:t>0.288577</w:t>
            </w:r>
          </w:p>
        </w:tc>
        <w:tc>
          <w:tcPr>
            <w:tcW w:w="1779" w:type="pct"/>
            <w:tcBorders>
              <w:top w:val="nil"/>
              <w:left w:val="nil"/>
              <w:bottom w:val="nil"/>
              <w:right w:val="nil"/>
            </w:tcBorders>
            <w:shd w:val="clear" w:color="auto" w:fill="auto"/>
            <w:noWrap/>
            <w:vAlign w:val="bottom"/>
            <w:hideMark/>
          </w:tcPr>
          <w:p w14:paraId="143BEFF2" w14:textId="77777777" w:rsidR="00212036" w:rsidRPr="00212036" w:rsidRDefault="00212036" w:rsidP="00212036">
            <w:pPr>
              <w:pBdr>
                <w:top w:val="none" w:sz="0" w:space="0" w:color="auto"/>
                <w:left w:val="none" w:sz="0" w:space="0" w:color="auto"/>
                <w:bottom w:val="none" w:sz="0" w:space="0" w:color="auto"/>
                <w:right w:val="none" w:sz="0" w:space="0" w:color="auto"/>
                <w:between w:val="none" w:sz="0" w:space="0" w:color="auto"/>
              </w:pBdr>
              <w:spacing w:after="0" w:line="240" w:lineRule="auto"/>
              <w:rPr>
                <w:color w:val="000000" w:themeColor="text1"/>
              </w:rPr>
            </w:pPr>
            <w:r w:rsidRPr="00212036">
              <w:rPr>
                <w:color w:val="000000" w:themeColor="text1"/>
              </w:rPr>
              <w:t>0.364329</w:t>
            </w:r>
          </w:p>
        </w:tc>
      </w:tr>
      <w:tr w:rsidR="00212036" w:rsidRPr="00212036" w14:paraId="464E4EEB" w14:textId="77777777" w:rsidTr="00212036">
        <w:trPr>
          <w:trHeight w:val="288"/>
        </w:trPr>
        <w:tc>
          <w:tcPr>
            <w:tcW w:w="770" w:type="pct"/>
            <w:tcBorders>
              <w:top w:val="nil"/>
              <w:left w:val="nil"/>
              <w:bottom w:val="nil"/>
              <w:right w:val="nil"/>
            </w:tcBorders>
            <w:shd w:val="clear" w:color="auto" w:fill="auto"/>
            <w:noWrap/>
            <w:vAlign w:val="center"/>
            <w:hideMark/>
          </w:tcPr>
          <w:p w14:paraId="374D21C2" w14:textId="77777777" w:rsidR="00212036" w:rsidRPr="00212036" w:rsidRDefault="00212036" w:rsidP="00212036">
            <w:pPr>
              <w:pBdr>
                <w:top w:val="none" w:sz="0" w:space="0" w:color="auto"/>
                <w:left w:val="none" w:sz="0" w:space="0" w:color="auto"/>
                <w:bottom w:val="none" w:sz="0" w:space="0" w:color="auto"/>
                <w:right w:val="none" w:sz="0" w:space="0" w:color="auto"/>
                <w:between w:val="none" w:sz="0" w:space="0" w:color="auto"/>
              </w:pBdr>
              <w:spacing w:after="0" w:line="240" w:lineRule="auto"/>
              <w:rPr>
                <w:color w:val="000000" w:themeColor="text1"/>
              </w:rPr>
            </w:pPr>
            <w:r w:rsidRPr="00212036">
              <w:rPr>
                <w:color w:val="000000" w:themeColor="text1"/>
              </w:rPr>
              <w:t>10</w:t>
            </w:r>
          </w:p>
        </w:tc>
        <w:tc>
          <w:tcPr>
            <w:tcW w:w="865" w:type="pct"/>
            <w:tcBorders>
              <w:top w:val="nil"/>
              <w:left w:val="nil"/>
              <w:bottom w:val="nil"/>
              <w:right w:val="nil"/>
            </w:tcBorders>
            <w:shd w:val="clear" w:color="auto" w:fill="auto"/>
            <w:noWrap/>
            <w:vAlign w:val="center"/>
            <w:hideMark/>
          </w:tcPr>
          <w:p w14:paraId="2514E233" w14:textId="77777777" w:rsidR="00212036" w:rsidRPr="00212036" w:rsidRDefault="00212036" w:rsidP="00212036">
            <w:pPr>
              <w:pBdr>
                <w:top w:val="none" w:sz="0" w:space="0" w:color="auto"/>
                <w:left w:val="none" w:sz="0" w:space="0" w:color="auto"/>
                <w:bottom w:val="none" w:sz="0" w:space="0" w:color="auto"/>
                <w:right w:val="none" w:sz="0" w:space="0" w:color="auto"/>
                <w:between w:val="none" w:sz="0" w:space="0" w:color="auto"/>
              </w:pBdr>
              <w:spacing w:after="0" w:line="240" w:lineRule="auto"/>
              <w:rPr>
                <w:color w:val="000000" w:themeColor="text1"/>
              </w:rPr>
            </w:pPr>
            <w:r w:rsidRPr="00212036">
              <w:rPr>
                <w:color w:val="000000" w:themeColor="text1"/>
              </w:rPr>
              <w:t>0.30071</w:t>
            </w:r>
          </w:p>
        </w:tc>
        <w:tc>
          <w:tcPr>
            <w:tcW w:w="1586" w:type="pct"/>
            <w:tcBorders>
              <w:top w:val="nil"/>
              <w:left w:val="nil"/>
              <w:bottom w:val="nil"/>
              <w:right w:val="nil"/>
            </w:tcBorders>
            <w:shd w:val="clear" w:color="auto" w:fill="auto"/>
            <w:noWrap/>
            <w:vAlign w:val="bottom"/>
            <w:hideMark/>
          </w:tcPr>
          <w:p w14:paraId="2D368663" w14:textId="77777777" w:rsidR="00212036" w:rsidRPr="00212036" w:rsidRDefault="00212036" w:rsidP="00212036">
            <w:pPr>
              <w:pBdr>
                <w:top w:val="none" w:sz="0" w:space="0" w:color="auto"/>
                <w:left w:val="none" w:sz="0" w:space="0" w:color="auto"/>
                <w:bottom w:val="none" w:sz="0" w:space="0" w:color="auto"/>
                <w:right w:val="none" w:sz="0" w:space="0" w:color="auto"/>
                <w:between w:val="none" w:sz="0" w:space="0" w:color="auto"/>
              </w:pBdr>
              <w:spacing w:after="0" w:line="240" w:lineRule="auto"/>
              <w:rPr>
                <w:color w:val="000000" w:themeColor="text1"/>
              </w:rPr>
            </w:pPr>
            <w:r w:rsidRPr="00212036">
              <w:rPr>
                <w:color w:val="000000" w:themeColor="text1"/>
              </w:rPr>
              <w:t>0.261701</w:t>
            </w:r>
          </w:p>
        </w:tc>
        <w:tc>
          <w:tcPr>
            <w:tcW w:w="1779" w:type="pct"/>
            <w:tcBorders>
              <w:top w:val="nil"/>
              <w:left w:val="nil"/>
              <w:bottom w:val="nil"/>
              <w:right w:val="nil"/>
            </w:tcBorders>
            <w:shd w:val="clear" w:color="auto" w:fill="auto"/>
            <w:noWrap/>
            <w:vAlign w:val="bottom"/>
            <w:hideMark/>
          </w:tcPr>
          <w:p w14:paraId="1FCE3EDC" w14:textId="77777777" w:rsidR="00212036" w:rsidRPr="00212036" w:rsidRDefault="00212036" w:rsidP="00212036">
            <w:pPr>
              <w:pBdr>
                <w:top w:val="none" w:sz="0" w:space="0" w:color="auto"/>
                <w:left w:val="none" w:sz="0" w:space="0" w:color="auto"/>
                <w:bottom w:val="none" w:sz="0" w:space="0" w:color="auto"/>
                <w:right w:val="none" w:sz="0" w:space="0" w:color="auto"/>
                <w:between w:val="none" w:sz="0" w:space="0" w:color="auto"/>
              </w:pBdr>
              <w:spacing w:after="0" w:line="240" w:lineRule="auto"/>
              <w:rPr>
                <w:color w:val="000000" w:themeColor="text1"/>
              </w:rPr>
            </w:pPr>
            <w:r w:rsidRPr="00212036">
              <w:rPr>
                <w:color w:val="000000" w:themeColor="text1"/>
              </w:rPr>
              <w:t>0.339717</w:t>
            </w:r>
          </w:p>
        </w:tc>
      </w:tr>
      <w:tr w:rsidR="00212036" w:rsidRPr="00212036" w14:paraId="46BD9192" w14:textId="77777777" w:rsidTr="00212036">
        <w:trPr>
          <w:trHeight w:val="288"/>
        </w:trPr>
        <w:tc>
          <w:tcPr>
            <w:tcW w:w="770" w:type="pct"/>
            <w:tcBorders>
              <w:top w:val="nil"/>
              <w:left w:val="nil"/>
              <w:bottom w:val="nil"/>
              <w:right w:val="nil"/>
            </w:tcBorders>
            <w:shd w:val="clear" w:color="auto" w:fill="auto"/>
            <w:noWrap/>
            <w:vAlign w:val="center"/>
            <w:hideMark/>
          </w:tcPr>
          <w:p w14:paraId="453674C6" w14:textId="77777777" w:rsidR="00212036" w:rsidRPr="00212036" w:rsidRDefault="00212036" w:rsidP="00212036">
            <w:pPr>
              <w:pBdr>
                <w:top w:val="none" w:sz="0" w:space="0" w:color="auto"/>
                <w:left w:val="none" w:sz="0" w:space="0" w:color="auto"/>
                <w:bottom w:val="none" w:sz="0" w:space="0" w:color="auto"/>
                <w:right w:val="none" w:sz="0" w:space="0" w:color="auto"/>
                <w:between w:val="none" w:sz="0" w:space="0" w:color="auto"/>
              </w:pBdr>
              <w:spacing w:after="0" w:line="240" w:lineRule="auto"/>
              <w:rPr>
                <w:color w:val="000000" w:themeColor="text1"/>
              </w:rPr>
            </w:pPr>
            <w:r w:rsidRPr="00212036">
              <w:rPr>
                <w:color w:val="000000" w:themeColor="text1"/>
              </w:rPr>
              <w:t>11</w:t>
            </w:r>
          </w:p>
        </w:tc>
        <w:tc>
          <w:tcPr>
            <w:tcW w:w="865" w:type="pct"/>
            <w:tcBorders>
              <w:top w:val="nil"/>
              <w:left w:val="nil"/>
              <w:bottom w:val="nil"/>
              <w:right w:val="nil"/>
            </w:tcBorders>
            <w:shd w:val="clear" w:color="auto" w:fill="auto"/>
            <w:noWrap/>
            <w:vAlign w:val="center"/>
            <w:hideMark/>
          </w:tcPr>
          <w:p w14:paraId="552A9CE1" w14:textId="77777777" w:rsidR="00212036" w:rsidRPr="00212036" w:rsidRDefault="00212036" w:rsidP="00212036">
            <w:pPr>
              <w:pBdr>
                <w:top w:val="none" w:sz="0" w:space="0" w:color="auto"/>
                <w:left w:val="none" w:sz="0" w:space="0" w:color="auto"/>
                <w:bottom w:val="none" w:sz="0" w:space="0" w:color="auto"/>
                <w:right w:val="none" w:sz="0" w:space="0" w:color="auto"/>
                <w:between w:val="none" w:sz="0" w:space="0" w:color="auto"/>
              </w:pBdr>
              <w:spacing w:after="0" w:line="240" w:lineRule="auto"/>
              <w:rPr>
                <w:color w:val="000000" w:themeColor="text1"/>
              </w:rPr>
            </w:pPr>
            <w:r w:rsidRPr="00212036">
              <w:rPr>
                <w:color w:val="000000" w:themeColor="text1"/>
              </w:rPr>
              <w:t>0.29286</w:t>
            </w:r>
          </w:p>
        </w:tc>
        <w:tc>
          <w:tcPr>
            <w:tcW w:w="1586" w:type="pct"/>
            <w:tcBorders>
              <w:top w:val="nil"/>
              <w:left w:val="nil"/>
              <w:bottom w:val="nil"/>
              <w:right w:val="nil"/>
            </w:tcBorders>
            <w:shd w:val="clear" w:color="auto" w:fill="auto"/>
            <w:noWrap/>
            <w:vAlign w:val="bottom"/>
            <w:hideMark/>
          </w:tcPr>
          <w:p w14:paraId="5ED1527B" w14:textId="77777777" w:rsidR="00212036" w:rsidRPr="00212036" w:rsidRDefault="00212036" w:rsidP="00212036">
            <w:pPr>
              <w:pBdr>
                <w:top w:val="none" w:sz="0" w:space="0" w:color="auto"/>
                <w:left w:val="none" w:sz="0" w:space="0" w:color="auto"/>
                <w:bottom w:val="none" w:sz="0" w:space="0" w:color="auto"/>
                <w:right w:val="none" w:sz="0" w:space="0" w:color="auto"/>
                <w:between w:val="none" w:sz="0" w:space="0" w:color="auto"/>
              </w:pBdr>
              <w:spacing w:after="0" w:line="240" w:lineRule="auto"/>
              <w:rPr>
                <w:color w:val="000000" w:themeColor="text1"/>
              </w:rPr>
            </w:pPr>
            <w:r w:rsidRPr="00212036">
              <w:rPr>
                <w:color w:val="000000" w:themeColor="text1"/>
              </w:rPr>
              <w:t>0.253691</w:t>
            </w:r>
          </w:p>
        </w:tc>
        <w:tc>
          <w:tcPr>
            <w:tcW w:w="1779" w:type="pct"/>
            <w:tcBorders>
              <w:top w:val="nil"/>
              <w:left w:val="nil"/>
              <w:bottom w:val="nil"/>
              <w:right w:val="nil"/>
            </w:tcBorders>
            <w:shd w:val="clear" w:color="auto" w:fill="auto"/>
            <w:noWrap/>
            <w:vAlign w:val="bottom"/>
            <w:hideMark/>
          </w:tcPr>
          <w:p w14:paraId="1F56245C" w14:textId="77777777" w:rsidR="00212036" w:rsidRPr="00212036" w:rsidRDefault="00212036" w:rsidP="00212036">
            <w:pPr>
              <w:pBdr>
                <w:top w:val="none" w:sz="0" w:space="0" w:color="auto"/>
                <w:left w:val="none" w:sz="0" w:space="0" w:color="auto"/>
                <w:bottom w:val="none" w:sz="0" w:space="0" w:color="auto"/>
                <w:right w:val="none" w:sz="0" w:space="0" w:color="auto"/>
                <w:between w:val="none" w:sz="0" w:space="0" w:color="auto"/>
              </w:pBdr>
              <w:spacing w:after="0" w:line="240" w:lineRule="auto"/>
              <w:rPr>
                <w:color w:val="000000" w:themeColor="text1"/>
              </w:rPr>
            </w:pPr>
            <w:r w:rsidRPr="00212036">
              <w:rPr>
                <w:color w:val="000000" w:themeColor="text1"/>
              </w:rPr>
              <w:t>0.332036</w:t>
            </w:r>
          </w:p>
        </w:tc>
      </w:tr>
      <w:tr w:rsidR="00212036" w:rsidRPr="00212036" w14:paraId="5BBD2FDF" w14:textId="77777777" w:rsidTr="00212036">
        <w:trPr>
          <w:trHeight w:val="288"/>
        </w:trPr>
        <w:tc>
          <w:tcPr>
            <w:tcW w:w="770" w:type="pct"/>
            <w:tcBorders>
              <w:top w:val="nil"/>
              <w:left w:val="nil"/>
              <w:bottom w:val="nil"/>
              <w:right w:val="nil"/>
            </w:tcBorders>
            <w:shd w:val="clear" w:color="auto" w:fill="auto"/>
            <w:noWrap/>
            <w:vAlign w:val="center"/>
            <w:hideMark/>
          </w:tcPr>
          <w:p w14:paraId="7186780F" w14:textId="77777777" w:rsidR="00212036" w:rsidRPr="00212036" w:rsidRDefault="00212036" w:rsidP="00212036">
            <w:pPr>
              <w:pBdr>
                <w:top w:val="none" w:sz="0" w:space="0" w:color="auto"/>
                <w:left w:val="none" w:sz="0" w:space="0" w:color="auto"/>
                <w:bottom w:val="none" w:sz="0" w:space="0" w:color="auto"/>
                <w:right w:val="none" w:sz="0" w:space="0" w:color="auto"/>
                <w:between w:val="none" w:sz="0" w:space="0" w:color="auto"/>
              </w:pBdr>
              <w:spacing w:after="0" w:line="240" w:lineRule="auto"/>
              <w:rPr>
                <w:color w:val="000000" w:themeColor="text1"/>
              </w:rPr>
            </w:pPr>
            <w:r w:rsidRPr="00212036">
              <w:rPr>
                <w:color w:val="000000" w:themeColor="text1"/>
              </w:rPr>
              <w:t>12</w:t>
            </w:r>
          </w:p>
        </w:tc>
        <w:tc>
          <w:tcPr>
            <w:tcW w:w="865" w:type="pct"/>
            <w:tcBorders>
              <w:top w:val="nil"/>
              <w:left w:val="nil"/>
              <w:bottom w:val="nil"/>
              <w:right w:val="nil"/>
            </w:tcBorders>
            <w:shd w:val="clear" w:color="auto" w:fill="auto"/>
            <w:noWrap/>
            <w:vAlign w:val="center"/>
            <w:hideMark/>
          </w:tcPr>
          <w:p w14:paraId="4EB8D87A" w14:textId="77777777" w:rsidR="00212036" w:rsidRPr="00212036" w:rsidRDefault="00212036" w:rsidP="00212036">
            <w:pPr>
              <w:pBdr>
                <w:top w:val="none" w:sz="0" w:space="0" w:color="auto"/>
                <w:left w:val="none" w:sz="0" w:space="0" w:color="auto"/>
                <w:bottom w:val="none" w:sz="0" w:space="0" w:color="auto"/>
                <w:right w:val="none" w:sz="0" w:space="0" w:color="auto"/>
                <w:between w:val="none" w:sz="0" w:space="0" w:color="auto"/>
              </w:pBdr>
              <w:spacing w:after="0" w:line="240" w:lineRule="auto"/>
              <w:rPr>
                <w:color w:val="000000" w:themeColor="text1"/>
              </w:rPr>
            </w:pPr>
            <w:r w:rsidRPr="00212036">
              <w:rPr>
                <w:color w:val="000000" w:themeColor="text1"/>
              </w:rPr>
              <w:t>0.28317</w:t>
            </w:r>
          </w:p>
        </w:tc>
        <w:tc>
          <w:tcPr>
            <w:tcW w:w="1586" w:type="pct"/>
            <w:tcBorders>
              <w:top w:val="nil"/>
              <w:left w:val="nil"/>
              <w:bottom w:val="nil"/>
              <w:right w:val="nil"/>
            </w:tcBorders>
            <w:shd w:val="clear" w:color="auto" w:fill="auto"/>
            <w:noWrap/>
            <w:vAlign w:val="bottom"/>
            <w:hideMark/>
          </w:tcPr>
          <w:p w14:paraId="24559212" w14:textId="77777777" w:rsidR="00212036" w:rsidRPr="00212036" w:rsidRDefault="00212036" w:rsidP="00212036">
            <w:pPr>
              <w:pBdr>
                <w:top w:val="none" w:sz="0" w:space="0" w:color="auto"/>
                <w:left w:val="none" w:sz="0" w:space="0" w:color="auto"/>
                <w:bottom w:val="none" w:sz="0" w:space="0" w:color="auto"/>
                <w:right w:val="none" w:sz="0" w:space="0" w:color="auto"/>
                <w:between w:val="none" w:sz="0" w:space="0" w:color="auto"/>
              </w:pBdr>
              <w:spacing w:after="0" w:line="240" w:lineRule="auto"/>
              <w:rPr>
                <w:color w:val="000000" w:themeColor="text1"/>
              </w:rPr>
            </w:pPr>
            <w:r w:rsidRPr="00212036">
              <w:rPr>
                <w:color w:val="000000" w:themeColor="text1"/>
              </w:rPr>
              <w:t>0.244794</w:t>
            </w:r>
          </w:p>
        </w:tc>
        <w:tc>
          <w:tcPr>
            <w:tcW w:w="1779" w:type="pct"/>
            <w:tcBorders>
              <w:top w:val="nil"/>
              <w:left w:val="nil"/>
              <w:bottom w:val="nil"/>
              <w:right w:val="nil"/>
            </w:tcBorders>
            <w:shd w:val="clear" w:color="auto" w:fill="auto"/>
            <w:noWrap/>
            <w:vAlign w:val="bottom"/>
            <w:hideMark/>
          </w:tcPr>
          <w:p w14:paraId="01D1768A" w14:textId="77777777" w:rsidR="00212036" w:rsidRPr="00212036" w:rsidRDefault="00212036" w:rsidP="00212036">
            <w:pPr>
              <w:pBdr>
                <w:top w:val="none" w:sz="0" w:space="0" w:color="auto"/>
                <w:left w:val="none" w:sz="0" w:space="0" w:color="auto"/>
                <w:bottom w:val="none" w:sz="0" w:space="0" w:color="auto"/>
                <w:right w:val="none" w:sz="0" w:space="0" w:color="auto"/>
                <w:between w:val="none" w:sz="0" w:space="0" w:color="auto"/>
              </w:pBdr>
              <w:spacing w:after="0" w:line="240" w:lineRule="auto"/>
              <w:rPr>
                <w:color w:val="000000" w:themeColor="text1"/>
              </w:rPr>
            </w:pPr>
            <w:r w:rsidRPr="00212036">
              <w:rPr>
                <w:color w:val="000000" w:themeColor="text1"/>
              </w:rPr>
              <w:t>0.321547</w:t>
            </w:r>
          </w:p>
        </w:tc>
      </w:tr>
      <w:tr w:rsidR="00212036" w:rsidRPr="00212036" w14:paraId="2EEFB453" w14:textId="77777777" w:rsidTr="00212036">
        <w:trPr>
          <w:trHeight w:val="288"/>
        </w:trPr>
        <w:tc>
          <w:tcPr>
            <w:tcW w:w="770" w:type="pct"/>
            <w:tcBorders>
              <w:top w:val="nil"/>
              <w:left w:val="nil"/>
              <w:bottom w:val="nil"/>
              <w:right w:val="nil"/>
            </w:tcBorders>
            <w:shd w:val="clear" w:color="auto" w:fill="auto"/>
            <w:noWrap/>
            <w:vAlign w:val="center"/>
            <w:hideMark/>
          </w:tcPr>
          <w:p w14:paraId="03E27082" w14:textId="77777777" w:rsidR="00212036" w:rsidRPr="00212036" w:rsidRDefault="00212036" w:rsidP="00212036">
            <w:pPr>
              <w:pBdr>
                <w:top w:val="none" w:sz="0" w:space="0" w:color="auto"/>
                <w:left w:val="none" w:sz="0" w:space="0" w:color="auto"/>
                <w:bottom w:val="none" w:sz="0" w:space="0" w:color="auto"/>
                <w:right w:val="none" w:sz="0" w:space="0" w:color="auto"/>
                <w:between w:val="none" w:sz="0" w:space="0" w:color="auto"/>
              </w:pBdr>
              <w:spacing w:after="0" w:line="240" w:lineRule="auto"/>
              <w:rPr>
                <w:color w:val="000000" w:themeColor="text1"/>
              </w:rPr>
            </w:pPr>
            <w:r w:rsidRPr="00212036">
              <w:rPr>
                <w:color w:val="000000" w:themeColor="text1"/>
              </w:rPr>
              <w:t>13</w:t>
            </w:r>
          </w:p>
        </w:tc>
        <w:tc>
          <w:tcPr>
            <w:tcW w:w="865" w:type="pct"/>
            <w:tcBorders>
              <w:top w:val="nil"/>
              <w:left w:val="nil"/>
              <w:bottom w:val="nil"/>
              <w:right w:val="nil"/>
            </w:tcBorders>
            <w:shd w:val="clear" w:color="auto" w:fill="auto"/>
            <w:noWrap/>
            <w:vAlign w:val="center"/>
            <w:hideMark/>
          </w:tcPr>
          <w:p w14:paraId="2102E453" w14:textId="77777777" w:rsidR="00212036" w:rsidRPr="00212036" w:rsidRDefault="00212036" w:rsidP="00212036">
            <w:pPr>
              <w:pBdr>
                <w:top w:val="none" w:sz="0" w:space="0" w:color="auto"/>
                <w:left w:val="none" w:sz="0" w:space="0" w:color="auto"/>
                <w:bottom w:val="none" w:sz="0" w:space="0" w:color="auto"/>
                <w:right w:val="none" w:sz="0" w:space="0" w:color="auto"/>
                <w:between w:val="none" w:sz="0" w:space="0" w:color="auto"/>
              </w:pBdr>
              <w:spacing w:after="0" w:line="240" w:lineRule="auto"/>
              <w:rPr>
                <w:color w:val="000000" w:themeColor="text1"/>
              </w:rPr>
            </w:pPr>
            <w:r w:rsidRPr="00212036">
              <w:rPr>
                <w:color w:val="000000" w:themeColor="text1"/>
              </w:rPr>
              <w:t>0.27845</w:t>
            </w:r>
          </w:p>
        </w:tc>
        <w:tc>
          <w:tcPr>
            <w:tcW w:w="1586" w:type="pct"/>
            <w:tcBorders>
              <w:top w:val="nil"/>
              <w:left w:val="nil"/>
              <w:bottom w:val="nil"/>
              <w:right w:val="nil"/>
            </w:tcBorders>
            <w:shd w:val="clear" w:color="auto" w:fill="auto"/>
            <w:noWrap/>
            <w:vAlign w:val="bottom"/>
            <w:hideMark/>
          </w:tcPr>
          <w:p w14:paraId="06FE075E" w14:textId="77777777" w:rsidR="00212036" w:rsidRPr="00212036" w:rsidRDefault="00212036" w:rsidP="00212036">
            <w:pPr>
              <w:pBdr>
                <w:top w:val="none" w:sz="0" w:space="0" w:color="auto"/>
                <w:left w:val="none" w:sz="0" w:space="0" w:color="auto"/>
                <w:bottom w:val="none" w:sz="0" w:space="0" w:color="auto"/>
                <w:right w:val="none" w:sz="0" w:space="0" w:color="auto"/>
                <w:between w:val="none" w:sz="0" w:space="0" w:color="auto"/>
              </w:pBdr>
              <w:spacing w:after="0" w:line="240" w:lineRule="auto"/>
              <w:rPr>
                <w:color w:val="000000" w:themeColor="text1"/>
              </w:rPr>
            </w:pPr>
            <w:r w:rsidRPr="00212036">
              <w:rPr>
                <w:color w:val="000000" w:themeColor="text1"/>
              </w:rPr>
              <w:t>0.240324</w:t>
            </w:r>
          </w:p>
        </w:tc>
        <w:tc>
          <w:tcPr>
            <w:tcW w:w="1779" w:type="pct"/>
            <w:tcBorders>
              <w:top w:val="nil"/>
              <w:left w:val="nil"/>
              <w:bottom w:val="nil"/>
              <w:right w:val="nil"/>
            </w:tcBorders>
            <w:shd w:val="clear" w:color="auto" w:fill="auto"/>
            <w:noWrap/>
            <w:vAlign w:val="bottom"/>
            <w:hideMark/>
          </w:tcPr>
          <w:p w14:paraId="5A6D5200" w14:textId="77777777" w:rsidR="00212036" w:rsidRPr="00212036" w:rsidRDefault="00212036" w:rsidP="00212036">
            <w:pPr>
              <w:pBdr>
                <w:top w:val="none" w:sz="0" w:space="0" w:color="auto"/>
                <w:left w:val="none" w:sz="0" w:space="0" w:color="auto"/>
                <w:bottom w:val="none" w:sz="0" w:space="0" w:color="auto"/>
                <w:right w:val="none" w:sz="0" w:space="0" w:color="auto"/>
                <w:between w:val="none" w:sz="0" w:space="0" w:color="auto"/>
              </w:pBdr>
              <w:spacing w:after="0" w:line="240" w:lineRule="auto"/>
              <w:rPr>
                <w:color w:val="000000" w:themeColor="text1"/>
              </w:rPr>
            </w:pPr>
            <w:r w:rsidRPr="00212036">
              <w:rPr>
                <w:color w:val="000000" w:themeColor="text1"/>
              </w:rPr>
              <w:t>0.316577</w:t>
            </w:r>
          </w:p>
        </w:tc>
      </w:tr>
      <w:tr w:rsidR="00212036" w:rsidRPr="00212036" w14:paraId="788C0689" w14:textId="77777777" w:rsidTr="00212036">
        <w:trPr>
          <w:trHeight w:val="288"/>
        </w:trPr>
        <w:tc>
          <w:tcPr>
            <w:tcW w:w="770" w:type="pct"/>
            <w:tcBorders>
              <w:top w:val="nil"/>
              <w:left w:val="nil"/>
              <w:bottom w:val="nil"/>
              <w:right w:val="nil"/>
            </w:tcBorders>
            <w:shd w:val="clear" w:color="auto" w:fill="auto"/>
            <w:noWrap/>
            <w:vAlign w:val="center"/>
            <w:hideMark/>
          </w:tcPr>
          <w:p w14:paraId="3CE5A453" w14:textId="77777777" w:rsidR="00212036" w:rsidRPr="00212036" w:rsidRDefault="00212036" w:rsidP="00212036">
            <w:pPr>
              <w:pBdr>
                <w:top w:val="none" w:sz="0" w:space="0" w:color="auto"/>
                <w:left w:val="none" w:sz="0" w:space="0" w:color="auto"/>
                <w:bottom w:val="none" w:sz="0" w:space="0" w:color="auto"/>
                <w:right w:val="none" w:sz="0" w:space="0" w:color="auto"/>
                <w:between w:val="none" w:sz="0" w:space="0" w:color="auto"/>
              </w:pBdr>
              <w:spacing w:after="0" w:line="240" w:lineRule="auto"/>
              <w:rPr>
                <w:color w:val="000000" w:themeColor="text1"/>
              </w:rPr>
            </w:pPr>
            <w:r w:rsidRPr="00212036">
              <w:rPr>
                <w:color w:val="000000" w:themeColor="text1"/>
              </w:rPr>
              <w:t>14</w:t>
            </w:r>
          </w:p>
        </w:tc>
        <w:tc>
          <w:tcPr>
            <w:tcW w:w="865" w:type="pct"/>
            <w:tcBorders>
              <w:top w:val="nil"/>
              <w:left w:val="nil"/>
              <w:bottom w:val="nil"/>
              <w:right w:val="nil"/>
            </w:tcBorders>
            <w:shd w:val="clear" w:color="auto" w:fill="auto"/>
            <w:noWrap/>
            <w:vAlign w:val="center"/>
            <w:hideMark/>
          </w:tcPr>
          <w:p w14:paraId="50DDEBA1" w14:textId="77777777" w:rsidR="00212036" w:rsidRPr="00212036" w:rsidRDefault="00212036" w:rsidP="00212036">
            <w:pPr>
              <w:pBdr>
                <w:top w:val="none" w:sz="0" w:space="0" w:color="auto"/>
                <w:left w:val="none" w:sz="0" w:space="0" w:color="auto"/>
                <w:bottom w:val="none" w:sz="0" w:space="0" w:color="auto"/>
                <w:right w:val="none" w:sz="0" w:space="0" w:color="auto"/>
                <w:between w:val="none" w:sz="0" w:space="0" w:color="auto"/>
              </w:pBdr>
              <w:spacing w:after="0" w:line="240" w:lineRule="auto"/>
              <w:rPr>
                <w:color w:val="000000" w:themeColor="text1"/>
              </w:rPr>
            </w:pPr>
            <w:r w:rsidRPr="00212036">
              <w:rPr>
                <w:color w:val="000000" w:themeColor="text1"/>
              </w:rPr>
              <w:t>0.27818</w:t>
            </w:r>
          </w:p>
        </w:tc>
        <w:tc>
          <w:tcPr>
            <w:tcW w:w="1586" w:type="pct"/>
            <w:tcBorders>
              <w:top w:val="nil"/>
              <w:left w:val="nil"/>
              <w:bottom w:val="nil"/>
              <w:right w:val="nil"/>
            </w:tcBorders>
            <w:shd w:val="clear" w:color="auto" w:fill="auto"/>
            <w:noWrap/>
            <w:vAlign w:val="bottom"/>
            <w:hideMark/>
          </w:tcPr>
          <w:p w14:paraId="6CA55368" w14:textId="77777777" w:rsidR="00212036" w:rsidRPr="00212036" w:rsidRDefault="00212036" w:rsidP="00212036">
            <w:pPr>
              <w:pBdr>
                <w:top w:val="none" w:sz="0" w:space="0" w:color="auto"/>
                <w:left w:val="none" w:sz="0" w:space="0" w:color="auto"/>
                <w:bottom w:val="none" w:sz="0" w:space="0" w:color="auto"/>
                <w:right w:val="none" w:sz="0" w:space="0" w:color="auto"/>
                <w:between w:val="none" w:sz="0" w:space="0" w:color="auto"/>
              </w:pBdr>
              <w:spacing w:after="0" w:line="240" w:lineRule="auto"/>
              <w:rPr>
                <w:color w:val="000000" w:themeColor="text1"/>
              </w:rPr>
            </w:pPr>
            <w:r w:rsidRPr="00212036">
              <w:rPr>
                <w:color w:val="000000" w:themeColor="text1"/>
              </w:rPr>
              <w:t>0.240017</w:t>
            </w:r>
          </w:p>
        </w:tc>
        <w:tc>
          <w:tcPr>
            <w:tcW w:w="1779" w:type="pct"/>
            <w:tcBorders>
              <w:top w:val="nil"/>
              <w:left w:val="nil"/>
              <w:bottom w:val="nil"/>
              <w:right w:val="nil"/>
            </w:tcBorders>
            <w:shd w:val="clear" w:color="auto" w:fill="auto"/>
            <w:noWrap/>
            <w:vAlign w:val="bottom"/>
            <w:hideMark/>
          </w:tcPr>
          <w:p w14:paraId="1D7DA768" w14:textId="77777777" w:rsidR="00212036" w:rsidRPr="00212036" w:rsidRDefault="00212036" w:rsidP="00212036">
            <w:pPr>
              <w:pBdr>
                <w:top w:val="none" w:sz="0" w:space="0" w:color="auto"/>
                <w:left w:val="none" w:sz="0" w:space="0" w:color="auto"/>
                <w:bottom w:val="none" w:sz="0" w:space="0" w:color="auto"/>
                <w:right w:val="none" w:sz="0" w:space="0" w:color="auto"/>
                <w:between w:val="none" w:sz="0" w:space="0" w:color="auto"/>
              </w:pBdr>
              <w:spacing w:after="0" w:line="240" w:lineRule="auto"/>
              <w:rPr>
                <w:color w:val="000000" w:themeColor="text1"/>
              </w:rPr>
            </w:pPr>
            <w:r w:rsidRPr="00212036">
              <w:rPr>
                <w:color w:val="000000" w:themeColor="text1"/>
              </w:rPr>
              <w:t>0.316334</w:t>
            </w:r>
          </w:p>
        </w:tc>
      </w:tr>
      <w:tr w:rsidR="00212036" w:rsidRPr="00212036" w14:paraId="0D3FB36E" w14:textId="77777777" w:rsidTr="00212036">
        <w:trPr>
          <w:trHeight w:val="288"/>
        </w:trPr>
        <w:tc>
          <w:tcPr>
            <w:tcW w:w="770" w:type="pct"/>
            <w:tcBorders>
              <w:top w:val="nil"/>
              <w:left w:val="nil"/>
              <w:bottom w:val="nil"/>
              <w:right w:val="nil"/>
            </w:tcBorders>
            <w:shd w:val="clear" w:color="auto" w:fill="auto"/>
            <w:noWrap/>
            <w:vAlign w:val="center"/>
            <w:hideMark/>
          </w:tcPr>
          <w:p w14:paraId="2EE3BA18" w14:textId="77777777" w:rsidR="00212036" w:rsidRPr="00212036" w:rsidRDefault="00212036" w:rsidP="00212036">
            <w:pPr>
              <w:pBdr>
                <w:top w:val="none" w:sz="0" w:space="0" w:color="auto"/>
                <w:left w:val="none" w:sz="0" w:space="0" w:color="auto"/>
                <w:bottom w:val="none" w:sz="0" w:space="0" w:color="auto"/>
                <w:right w:val="none" w:sz="0" w:space="0" w:color="auto"/>
                <w:between w:val="none" w:sz="0" w:space="0" w:color="auto"/>
              </w:pBdr>
              <w:spacing w:after="0" w:line="240" w:lineRule="auto"/>
              <w:rPr>
                <w:color w:val="000000" w:themeColor="text1"/>
              </w:rPr>
            </w:pPr>
            <w:r w:rsidRPr="00212036">
              <w:rPr>
                <w:color w:val="000000" w:themeColor="text1"/>
              </w:rPr>
              <w:t>15</w:t>
            </w:r>
          </w:p>
        </w:tc>
        <w:tc>
          <w:tcPr>
            <w:tcW w:w="865" w:type="pct"/>
            <w:tcBorders>
              <w:top w:val="nil"/>
              <w:left w:val="nil"/>
              <w:bottom w:val="nil"/>
              <w:right w:val="nil"/>
            </w:tcBorders>
            <w:shd w:val="clear" w:color="auto" w:fill="auto"/>
            <w:noWrap/>
            <w:vAlign w:val="center"/>
            <w:hideMark/>
          </w:tcPr>
          <w:p w14:paraId="7166FC2A" w14:textId="77777777" w:rsidR="00212036" w:rsidRPr="00212036" w:rsidRDefault="00212036" w:rsidP="00212036">
            <w:pPr>
              <w:pBdr>
                <w:top w:val="none" w:sz="0" w:space="0" w:color="auto"/>
                <w:left w:val="none" w:sz="0" w:space="0" w:color="auto"/>
                <w:bottom w:val="none" w:sz="0" w:space="0" w:color="auto"/>
                <w:right w:val="none" w:sz="0" w:space="0" w:color="auto"/>
                <w:between w:val="none" w:sz="0" w:space="0" w:color="auto"/>
              </w:pBdr>
              <w:spacing w:after="0" w:line="240" w:lineRule="auto"/>
              <w:rPr>
                <w:color w:val="000000" w:themeColor="text1"/>
              </w:rPr>
            </w:pPr>
            <w:r w:rsidRPr="00212036">
              <w:rPr>
                <w:color w:val="000000" w:themeColor="text1"/>
              </w:rPr>
              <w:t>0.27469</w:t>
            </w:r>
          </w:p>
        </w:tc>
        <w:tc>
          <w:tcPr>
            <w:tcW w:w="1586" w:type="pct"/>
            <w:tcBorders>
              <w:top w:val="nil"/>
              <w:left w:val="nil"/>
              <w:bottom w:val="nil"/>
              <w:right w:val="nil"/>
            </w:tcBorders>
            <w:shd w:val="clear" w:color="auto" w:fill="auto"/>
            <w:noWrap/>
            <w:vAlign w:val="bottom"/>
            <w:hideMark/>
          </w:tcPr>
          <w:p w14:paraId="16E4C21C" w14:textId="77777777" w:rsidR="00212036" w:rsidRPr="00212036" w:rsidRDefault="00212036" w:rsidP="00212036">
            <w:pPr>
              <w:pBdr>
                <w:top w:val="none" w:sz="0" w:space="0" w:color="auto"/>
                <w:left w:val="none" w:sz="0" w:space="0" w:color="auto"/>
                <w:bottom w:val="none" w:sz="0" w:space="0" w:color="auto"/>
                <w:right w:val="none" w:sz="0" w:space="0" w:color="auto"/>
                <w:between w:val="none" w:sz="0" w:space="0" w:color="auto"/>
              </w:pBdr>
              <w:spacing w:after="0" w:line="240" w:lineRule="auto"/>
              <w:rPr>
                <w:color w:val="000000" w:themeColor="text1"/>
              </w:rPr>
            </w:pPr>
            <w:r w:rsidRPr="00212036">
              <w:rPr>
                <w:color w:val="000000" w:themeColor="text1"/>
              </w:rPr>
              <w:t>0.236142</w:t>
            </w:r>
          </w:p>
        </w:tc>
        <w:tc>
          <w:tcPr>
            <w:tcW w:w="1779" w:type="pct"/>
            <w:tcBorders>
              <w:top w:val="nil"/>
              <w:left w:val="nil"/>
              <w:bottom w:val="nil"/>
              <w:right w:val="nil"/>
            </w:tcBorders>
            <w:shd w:val="clear" w:color="auto" w:fill="auto"/>
            <w:noWrap/>
            <w:vAlign w:val="bottom"/>
            <w:hideMark/>
          </w:tcPr>
          <w:p w14:paraId="60F7608C" w14:textId="77777777" w:rsidR="00212036" w:rsidRPr="00212036" w:rsidRDefault="00212036" w:rsidP="00212036">
            <w:pPr>
              <w:pBdr>
                <w:top w:val="none" w:sz="0" w:space="0" w:color="auto"/>
                <w:left w:val="none" w:sz="0" w:space="0" w:color="auto"/>
                <w:bottom w:val="none" w:sz="0" w:space="0" w:color="auto"/>
                <w:right w:val="none" w:sz="0" w:space="0" w:color="auto"/>
                <w:between w:val="none" w:sz="0" w:space="0" w:color="auto"/>
              </w:pBdr>
              <w:spacing w:after="0" w:line="240" w:lineRule="auto"/>
              <w:rPr>
                <w:color w:val="000000" w:themeColor="text1"/>
              </w:rPr>
            </w:pPr>
            <w:r w:rsidRPr="00212036">
              <w:rPr>
                <w:color w:val="000000" w:themeColor="text1"/>
              </w:rPr>
              <w:t>0.313232</w:t>
            </w:r>
          </w:p>
        </w:tc>
      </w:tr>
      <w:tr w:rsidR="00212036" w:rsidRPr="00212036" w14:paraId="5FE94175" w14:textId="77777777" w:rsidTr="00212036">
        <w:trPr>
          <w:trHeight w:val="288"/>
        </w:trPr>
        <w:tc>
          <w:tcPr>
            <w:tcW w:w="770" w:type="pct"/>
            <w:tcBorders>
              <w:top w:val="nil"/>
              <w:left w:val="nil"/>
              <w:bottom w:val="nil"/>
              <w:right w:val="nil"/>
            </w:tcBorders>
            <w:shd w:val="clear" w:color="auto" w:fill="auto"/>
            <w:noWrap/>
            <w:vAlign w:val="center"/>
            <w:hideMark/>
          </w:tcPr>
          <w:p w14:paraId="5FD32AE5" w14:textId="77777777" w:rsidR="00212036" w:rsidRPr="00212036" w:rsidRDefault="00212036" w:rsidP="00212036">
            <w:pPr>
              <w:pBdr>
                <w:top w:val="none" w:sz="0" w:space="0" w:color="auto"/>
                <w:left w:val="none" w:sz="0" w:space="0" w:color="auto"/>
                <w:bottom w:val="none" w:sz="0" w:space="0" w:color="auto"/>
                <w:right w:val="none" w:sz="0" w:space="0" w:color="auto"/>
                <w:between w:val="none" w:sz="0" w:space="0" w:color="auto"/>
              </w:pBdr>
              <w:spacing w:after="0" w:line="240" w:lineRule="auto"/>
              <w:rPr>
                <w:color w:val="000000" w:themeColor="text1"/>
              </w:rPr>
            </w:pPr>
            <w:r w:rsidRPr="00212036">
              <w:rPr>
                <w:color w:val="000000" w:themeColor="text1"/>
              </w:rPr>
              <w:t>16</w:t>
            </w:r>
          </w:p>
        </w:tc>
        <w:tc>
          <w:tcPr>
            <w:tcW w:w="865" w:type="pct"/>
            <w:tcBorders>
              <w:top w:val="nil"/>
              <w:left w:val="nil"/>
              <w:bottom w:val="nil"/>
              <w:right w:val="nil"/>
            </w:tcBorders>
            <w:shd w:val="clear" w:color="auto" w:fill="auto"/>
            <w:noWrap/>
            <w:vAlign w:val="center"/>
            <w:hideMark/>
          </w:tcPr>
          <w:p w14:paraId="43218C47" w14:textId="77777777" w:rsidR="00212036" w:rsidRPr="00212036" w:rsidRDefault="00212036" w:rsidP="00212036">
            <w:pPr>
              <w:pBdr>
                <w:top w:val="none" w:sz="0" w:space="0" w:color="auto"/>
                <w:left w:val="none" w:sz="0" w:space="0" w:color="auto"/>
                <w:bottom w:val="none" w:sz="0" w:space="0" w:color="auto"/>
                <w:right w:val="none" w:sz="0" w:space="0" w:color="auto"/>
                <w:between w:val="none" w:sz="0" w:space="0" w:color="auto"/>
              </w:pBdr>
              <w:spacing w:after="0" w:line="240" w:lineRule="auto"/>
              <w:rPr>
                <w:color w:val="000000" w:themeColor="text1"/>
              </w:rPr>
            </w:pPr>
            <w:r w:rsidRPr="00212036">
              <w:rPr>
                <w:color w:val="000000" w:themeColor="text1"/>
              </w:rPr>
              <w:t>0.27452</w:t>
            </w:r>
          </w:p>
        </w:tc>
        <w:tc>
          <w:tcPr>
            <w:tcW w:w="1586" w:type="pct"/>
            <w:tcBorders>
              <w:top w:val="nil"/>
              <w:left w:val="nil"/>
              <w:bottom w:val="nil"/>
              <w:right w:val="nil"/>
            </w:tcBorders>
            <w:shd w:val="clear" w:color="auto" w:fill="auto"/>
            <w:noWrap/>
            <w:vAlign w:val="bottom"/>
            <w:hideMark/>
          </w:tcPr>
          <w:p w14:paraId="790F47A5" w14:textId="77777777" w:rsidR="00212036" w:rsidRPr="00212036" w:rsidRDefault="00212036" w:rsidP="00212036">
            <w:pPr>
              <w:pBdr>
                <w:top w:val="none" w:sz="0" w:space="0" w:color="auto"/>
                <w:left w:val="none" w:sz="0" w:space="0" w:color="auto"/>
                <w:bottom w:val="none" w:sz="0" w:space="0" w:color="auto"/>
                <w:right w:val="none" w:sz="0" w:space="0" w:color="auto"/>
                <w:between w:val="none" w:sz="0" w:space="0" w:color="auto"/>
              </w:pBdr>
              <w:spacing w:after="0" w:line="240" w:lineRule="auto"/>
              <w:rPr>
                <w:color w:val="000000" w:themeColor="text1"/>
              </w:rPr>
            </w:pPr>
            <w:r w:rsidRPr="00212036">
              <w:rPr>
                <w:color w:val="000000" w:themeColor="text1"/>
              </w:rPr>
              <w:t>0.235974</w:t>
            </w:r>
          </w:p>
        </w:tc>
        <w:tc>
          <w:tcPr>
            <w:tcW w:w="1779" w:type="pct"/>
            <w:tcBorders>
              <w:top w:val="nil"/>
              <w:left w:val="nil"/>
              <w:bottom w:val="nil"/>
              <w:right w:val="nil"/>
            </w:tcBorders>
            <w:shd w:val="clear" w:color="auto" w:fill="auto"/>
            <w:noWrap/>
            <w:vAlign w:val="bottom"/>
            <w:hideMark/>
          </w:tcPr>
          <w:p w14:paraId="5A3C8C8F" w14:textId="77777777" w:rsidR="00212036" w:rsidRPr="00212036" w:rsidRDefault="00212036" w:rsidP="00212036">
            <w:pPr>
              <w:pBdr>
                <w:top w:val="none" w:sz="0" w:space="0" w:color="auto"/>
                <w:left w:val="none" w:sz="0" w:space="0" w:color="auto"/>
                <w:bottom w:val="none" w:sz="0" w:space="0" w:color="auto"/>
                <w:right w:val="none" w:sz="0" w:space="0" w:color="auto"/>
                <w:between w:val="none" w:sz="0" w:space="0" w:color="auto"/>
              </w:pBdr>
              <w:spacing w:after="0" w:line="240" w:lineRule="auto"/>
              <w:rPr>
                <w:color w:val="000000" w:themeColor="text1"/>
              </w:rPr>
            </w:pPr>
            <w:r w:rsidRPr="00212036">
              <w:rPr>
                <w:color w:val="000000" w:themeColor="text1"/>
              </w:rPr>
              <w:t>0.313073</w:t>
            </w:r>
          </w:p>
        </w:tc>
      </w:tr>
      <w:tr w:rsidR="00212036" w:rsidRPr="00212036" w14:paraId="79F5EE09" w14:textId="77777777" w:rsidTr="00212036">
        <w:trPr>
          <w:trHeight w:val="288"/>
        </w:trPr>
        <w:tc>
          <w:tcPr>
            <w:tcW w:w="770" w:type="pct"/>
            <w:tcBorders>
              <w:top w:val="nil"/>
              <w:left w:val="nil"/>
              <w:bottom w:val="nil"/>
              <w:right w:val="nil"/>
            </w:tcBorders>
            <w:shd w:val="clear" w:color="auto" w:fill="auto"/>
            <w:noWrap/>
            <w:vAlign w:val="center"/>
            <w:hideMark/>
          </w:tcPr>
          <w:p w14:paraId="12811AD8" w14:textId="77777777" w:rsidR="00212036" w:rsidRPr="00212036" w:rsidRDefault="00212036" w:rsidP="00212036">
            <w:pPr>
              <w:pBdr>
                <w:top w:val="none" w:sz="0" w:space="0" w:color="auto"/>
                <w:left w:val="none" w:sz="0" w:space="0" w:color="auto"/>
                <w:bottom w:val="none" w:sz="0" w:space="0" w:color="auto"/>
                <w:right w:val="none" w:sz="0" w:space="0" w:color="auto"/>
                <w:between w:val="none" w:sz="0" w:space="0" w:color="auto"/>
              </w:pBdr>
              <w:spacing w:after="0" w:line="240" w:lineRule="auto"/>
              <w:rPr>
                <w:color w:val="000000" w:themeColor="text1"/>
              </w:rPr>
            </w:pPr>
            <w:r w:rsidRPr="00212036">
              <w:rPr>
                <w:color w:val="000000" w:themeColor="text1"/>
              </w:rPr>
              <w:t>17</w:t>
            </w:r>
          </w:p>
        </w:tc>
        <w:tc>
          <w:tcPr>
            <w:tcW w:w="865" w:type="pct"/>
            <w:tcBorders>
              <w:top w:val="nil"/>
              <w:left w:val="nil"/>
              <w:bottom w:val="nil"/>
              <w:right w:val="nil"/>
            </w:tcBorders>
            <w:shd w:val="clear" w:color="auto" w:fill="auto"/>
            <w:noWrap/>
            <w:vAlign w:val="center"/>
            <w:hideMark/>
          </w:tcPr>
          <w:p w14:paraId="7DEF952D" w14:textId="77777777" w:rsidR="00212036" w:rsidRPr="00212036" w:rsidRDefault="00212036" w:rsidP="00212036">
            <w:pPr>
              <w:pBdr>
                <w:top w:val="none" w:sz="0" w:space="0" w:color="auto"/>
                <w:left w:val="none" w:sz="0" w:space="0" w:color="auto"/>
                <w:bottom w:val="none" w:sz="0" w:space="0" w:color="auto"/>
                <w:right w:val="none" w:sz="0" w:space="0" w:color="auto"/>
                <w:between w:val="none" w:sz="0" w:space="0" w:color="auto"/>
              </w:pBdr>
              <w:spacing w:after="0" w:line="240" w:lineRule="auto"/>
              <w:rPr>
                <w:color w:val="000000" w:themeColor="text1"/>
              </w:rPr>
            </w:pPr>
            <w:r w:rsidRPr="00212036">
              <w:rPr>
                <w:color w:val="000000" w:themeColor="text1"/>
              </w:rPr>
              <w:t>0.27362</w:t>
            </w:r>
          </w:p>
        </w:tc>
        <w:tc>
          <w:tcPr>
            <w:tcW w:w="1586" w:type="pct"/>
            <w:tcBorders>
              <w:top w:val="nil"/>
              <w:left w:val="nil"/>
              <w:bottom w:val="nil"/>
              <w:right w:val="nil"/>
            </w:tcBorders>
            <w:shd w:val="clear" w:color="auto" w:fill="auto"/>
            <w:noWrap/>
            <w:vAlign w:val="bottom"/>
            <w:hideMark/>
          </w:tcPr>
          <w:p w14:paraId="6B3ACED7" w14:textId="77777777" w:rsidR="00212036" w:rsidRPr="00212036" w:rsidRDefault="00212036" w:rsidP="00212036">
            <w:pPr>
              <w:pBdr>
                <w:top w:val="none" w:sz="0" w:space="0" w:color="auto"/>
                <w:left w:val="none" w:sz="0" w:space="0" w:color="auto"/>
                <w:bottom w:val="none" w:sz="0" w:space="0" w:color="auto"/>
                <w:right w:val="none" w:sz="0" w:space="0" w:color="auto"/>
                <w:between w:val="none" w:sz="0" w:space="0" w:color="auto"/>
              </w:pBdr>
              <w:spacing w:after="0" w:line="240" w:lineRule="auto"/>
              <w:rPr>
                <w:color w:val="000000" w:themeColor="text1"/>
              </w:rPr>
            </w:pPr>
            <w:r w:rsidRPr="00212036">
              <w:rPr>
                <w:color w:val="000000" w:themeColor="text1"/>
              </w:rPr>
              <w:t>0.234942</w:t>
            </w:r>
          </w:p>
        </w:tc>
        <w:tc>
          <w:tcPr>
            <w:tcW w:w="1779" w:type="pct"/>
            <w:tcBorders>
              <w:top w:val="nil"/>
              <w:left w:val="nil"/>
              <w:bottom w:val="nil"/>
              <w:right w:val="nil"/>
            </w:tcBorders>
            <w:shd w:val="clear" w:color="auto" w:fill="auto"/>
            <w:noWrap/>
            <w:vAlign w:val="bottom"/>
            <w:hideMark/>
          </w:tcPr>
          <w:p w14:paraId="4A1DF2BC" w14:textId="77777777" w:rsidR="00212036" w:rsidRPr="00212036" w:rsidRDefault="00212036" w:rsidP="00212036">
            <w:pPr>
              <w:pBdr>
                <w:top w:val="none" w:sz="0" w:space="0" w:color="auto"/>
                <w:left w:val="none" w:sz="0" w:space="0" w:color="auto"/>
                <w:bottom w:val="none" w:sz="0" w:space="0" w:color="auto"/>
                <w:right w:val="none" w:sz="0" w:space="0" w:color="auto"/>
                <w:between w:val="none" w:sz="0" w:space="0" w:color="auto"/>
              </w:pBdr>
              <w:spacing w:after="0" w:line="240" w:lineRule="auto"/>
              <w:rPr>
                <w:color w:val="000000" w:themeColor="text1"/>
              </w:rPr>
            </w:pPr>
            <w:r w:rsidRPr="00212036">
              <w:rPr>
                <w:color w:val="000000" w:themeColor="text1"/>
              </w:rPr>
              <w:t>0.312288</w:t>
            </w:r>
          </w:p>
        </w:tc>
      </w:tr>
      <w:tr w:rsidR="00212036" w:rsidRPr="00212036" w14:paraId="189E082D" w14:textId="77777777" w:rsidTr="00A40FB3">
        <w:trPr>
          <w:trHeight w:val="288"/>
        </w:trPr>
        <w:tc>
          <w:tcPr>
            <w:tcW w:w="770" w:type="pct"/>
            <w:tcBorders>
              <w:top w:val="nil"/>
              <w:left w:val="nil"/>
              <w:right w:val="nil"/>
            </w:tcBorders>
            <w:shd w:val="clear" w:color="auto" w:fill="auto"/>
            <w:noWrap/>
            <w:vAlign w:val="center"/>
            <w:hideMark/>
          </w:tcPr>
          <w:p w14:paraId="6AB9C401" w14:textId="77777777" w:rsidR="00212036" w:rsidRPr="00212036" w:rsidRDefault="00212036" w:rsidP="00212036">
            <w:pPr>
              <w:pBdr>
                <w:top w:val="none" w:sz="0" w:space="0" w:color="auto"/>
                <w:left w:val="none" w:sz="0" w:space="0" w:color="auto"/>
                <w:bottom w:val="none" w:sz="0" w:space="0" w:color="auto"/>
                <w:right w:val="none" w:sz="0" w:space="0" w:color="auto"/>
                <w:between w:val="none" w:sz="0" w:space="0" w:color="auto"/>
              </w:pBdr>
              <w:spacing w:after="0" w:line="240" w:lineRule="auto"/>
              <w:rPr>
                <w:color w:val="000000" w:themeColor="text1"/>
              </w:rPr>
            </w:pPr>
            <w:r w:rsidRPr="00212036">
              <w:rPr>
                <w:color w:val="000000" w:themeColor="text1"/>
              </w:rPr>
              <w:t>18</w:t>
            </w:r>
          </w:p>
        </w:tc>
        <w:tc>
          <w:tcPr>
            <w:tcW w:w="865" w:type="pct"/>
            <w:tcBorders>
              <w:top w:val="nil"/>
              <w:left w:val="nil"/>
              <w:right w:val="nil"/>
            </w:tcBorders>
            <w:shd w:val="clear" w:color="auto" w:fill="auto"/>
            <w:noWrap/>
            <w:vAlign w:val="center"/>
            <w:hideMark/>
          </w:tcPr>
          <w:p w14:paraId="73A15A90" w14:textId="77777777" w:rsidR="00212036" w:rsidRPr="00212036" w:rsidRDefault="00212036" w:rsidP="00212036">
            <w:pPr>
              <w:pBdr>
                <w:top w:val="none" w:sz="0" w:space="0" w:color="auto"/>
                <w:left w:val="none" w:sz="0" w:space="0" w:color="auto"/>
                <w:bottom w:val="none" w:sz="0" w:space="0" w:color="auto"/>
                <w:right w:val="none" w:sz="0" w:space="0" w:color="auto"/>
                <w:between w:val="none" w:sz="0" w:space="0" w:color="auto"/>
              </w:pBdr>
              <w:spacing w:after="0" w:line="240" w:lineRule="auto"/>
              <w:rPr>
                <w:color w:val="000000" w:themeColor="text1"/>
              </w:rPr>
            </w:pPr>
            <w:r w:rsidRPr="00212036">
              <w:rPr>
                <w:color w:val="000000" w:themeColor="text1"/>
              </w:rPr>
              <w:t>0.27362</w:t>
            </w:r>
          </w:p>
        </w:tc>
        <w:tc>
          <w:tcPr>
            <w:tcW w:w="1586" w:type="pct"/>
            <w:tcBorders>
              <w:top w:val="nil"/>
              <w:left w:val="nil"/>
              <w:right w:val="nil"/>
            </w:tcBorders>
            <w:shd w:val="clear" w:color="auto" w:fill="auto"/>
            <w:noWrap/>
            <w:vAlign w:val="bottom"/>
            <w:hideMark/>
          </w:tcPr>
          <w:p w14:paraId="101C3E5A" w14:textId="77777777" w:rsidR="00212036" w:rsidRPr="00212036" w:rsidRDefault="00212036" w:rsidP="00212036">
            <w:pPr>
              <w:pBdr>
                <w:top w:val="none" w:sz="0" w:space="0" w:color="auto"/>
                <w:left w:val="none" w:sz="0" w:space="0" w:color="auto"/>
                <w:bottom w:val="none" w:sz="0" w:space="0" w:color="auto"/>
                <w:right w:val="none" w:sz="0" w:space="0" w:color="auto"/>
                <w:between w:val="none" w:sz="0" w:space="0" w:color="auto"/>
              </w:pBdr>
              <w:spacing w:after="0" w:line="240" w:lineRule="auto"/>
              <w:rPr>
                <w:color w:val="000000" w:themeColor="text1"/>
              </w:rPr>
            </w:pPr>
            <w:r w:rsidRPr="00212036">
              <w:rPr>
                <w:color w:val="000000" w:themeColor="text1"/>
              </w:rPr>
              <w:t>0.234942</w:t>
            </w:r>
          </w:p>
        </w:tc>
        <w:tc>
          <w:tcPr>
            <w:tcW w:w="1779" w:type="pct"/>
            <w:tcBorders>
              <w:top w:val="nil"/>
              <w:left w:val="nil"/>
              <w:right w:val="nil"/>
            </w:tcBorders>
            <w:shd w:val="clear" w:color="auto" w:fill="auto"/>
            <w:noWrap/>
            <w:vAlign w:val="bottom"/>
            <w:hideMark/>
          </w:tcPr>
          <w:p w14:paraId="2690B5E0" w14:textId="77777777" w:rsidR="00212036" w:rsidRPr="00212036" w:rsidRDefault="00212036" w:rsidP="00212036">
            <w:pPr>
              <w:pBdr>
                <w:top w:val="none" w:sz="0" w:space="0" w:color="auto"/>
                <w:left w:val="none" w:sz="0" w:space="0" w:color="auto"/>
                <w:bottom w:val="none" w:sz="0" w:space="0" w:color="auto"/>
                <w:right w:val="none" w:sz="0" w:space="0" w:color="auto"/>
                <w:between w:val="none" w:sz="0" w:space="0" w:color="auto"/>
              </w:pBdr>
              <w:spacing w:after="0" w:line="240" w:lineRule="auto"/>
              <w:rPr>
                <w:color w:val="000000" w:themeColor="text1"/>
              </w:rPr>
            </w:pPr>
            <w:r w:rsidRPr="00212036">
              <w:rPr>
                <w:color w:val="000000" w:themeColor="text1"/>
              </w:rPr>
              <w:t>0.312288</w:t>
            </w:r>
          </w:p>
        </w:tc>
      </w:tr>
      <w:tr w:rsidR="00212036" w:rsidRPr="00212036" w14:paraId="4FF40A39" w14:textId="77777777" w:rsidTr="00A40FB3">
        <w:trPr>
          <w:trHeight w:val="333"/>
        </w:trPr>
        <w:tc>
          <w:tcPr>
            <w:tcW w:w="770" w:type="pct"/>
            <w:tcBorders>
              <w:top w:val="nil"/>
              <w:left w:val="nil"/>
              <w:bottom w:val="single" w:sz="4" w:space="0" w:color="auto"/>
              <w:right w:val="nil"/>
            </w:tcBorders>
            <w:shd w:val="clear" w:color="auto" w:fill="auto"/>
            <w:noWrap/>
            <w:vAlign w:val="center"/>
            <w:hideMark/>
          </w:tcPr>
          <w:p w14:paraId="01AC69DD" w14:textId="77777777" w:rsidR="00212036" w:rsidRPr="00212036" w:rsidRDefault="00212036" w:rsidP="00212036">
            <w:pPr>
              <w:pBdr>
                <w:top w:val="none" w:sz="0" w:space="0" w:color="auto"/>
                <w:left w:val="none" w:sz="0" w:space="0" w:color="auto"/>
                <w:bottom w:val="none" w:sz="0" w:space="0" w:color="auto"/>
                <w:right w:val="none" w:sz="0" w:space="0" w:color="auto"/>
                <w:between w:val="none" w:sz="0" w:space="0" w:color="auto"/>
              </w:pBdr>
              <w:spacing w:after="0" w:line="240" w:lineRule="auto"/>
              <w:rPr>
                <w:color w:val="000000" w:themeColor="text1"/>
              </w:rPr>
            </w:pPr>
            <w:r w:rsidRPr="00212036">
              <w:rPr>
                <w:color w:val="000000" w:themeColor="text1"/>
              </w:rPr>
              <w:t>19</w:t>
            </w:r>
          </w:p>
        </w:tc>
        <w:tc>
          <w:tcPr>
            <w:tcW w:w="865" w:type="pct"/>
            <w:tcBorders>
              <w:top w:val="nil"/>
              <w:left w:val="nil"/>
              <w:bottom w:val="single" w:sz="4" w:space="0" w:color="auto"/>
              <w:right w:val="nil"/>
            </w:tcBorders>
            <w:shd w:val="clear" w:color="auto" w:fill="auto"/>
            <w:noWrap/>
            <w:vAlign w:val="center"/>
            <w:hideMark/>
          </w:tcPr>
          <w:p w14:paraId="4E65E9A6" w14:textId="77777777" w:rsidR="00212036" w:rsidRPr="00212036" w:rsidRDefault="00212036" w:rsidP="00212036">
            <w:pPr>
              <w:pBdr>
                <w:top w:val="none" w:sz="0" w:space="0" w:color="auto"/>
                <w:left w:val="none" w:sz="0" w:space="0" w:color="auto"/>
                <w:bottom w:val="none" w:sz="0" w:space="0" w:color="auto"/>
                <w:right w:val="none" w:sz="0" w:space="0" w:color="auto"/>
                <w:between w:val="none" w:sz="0" w:space="0" w:color="auto"/>
              </w:pBdr>
              <w:spacing w:after="0" w:line="240" w:lineRule="auto"/>
              <w:rPr>
                <w:color w:val="000000" w:themeColor="text1"/>
              </w:rPr>
            </w:pPr>
            <w:r w:rsidRPr="00212036">
              <w:rPr>
                <w:color w:val="000000" w:themeColor="text1"/>
              </w:rPr>
              <w:t>0.27362</w:t>
            </w:r>
          </w:p>
        </w:tc>
        <w:tc>
          <w:tcPr>
            <w:tcW w:w="1586" w:type="pct"/>
            <w:tcBorders>
              <w:top w:val="nil"/>
              <w:left w:val="nil"/>
              <w:bottom w:val="single" w:sz="4" w:space="0" w:color="auto"/>
              <w:right w:val="nil"/>
            </w:tcBorders>
            <w:shd w:val="clear" w:color="auto" w:fill="auto"/>
            <w:noWrap/>
            <w:vAlign w:val="bottom"/>
            <w:hideMark/>
          </w:tcPr>
          <w:p w14:paraId="36C15F26" w14:textId="77777777" w:rsidR="00212036" w:rsidRPr="00212036" w:rsidRDefault="00212036" w:rsidP="00212036">
            <w:pPr>
              <w:pBdr>
                <w:top w:val="none" w:sz="0" w:space="0" w:color="auto"/>
                <w:left w:val="none" w:sz="0" w:space="0" w:color="auto"/>
                <w:bottom w:val="none" w:sz="0" w:space="0" w:color="auto"/>
                <w:right w:val="none" w:sz="0" w:space="0" w:color="auto"/>
                <w:between w:val="none" w:sz="0" w:space="0" w:color="auto"/>
              </w:pBdr>
              <w:spacing w:after="0" w:line="240" w:lineRule="auto"/>
              <w:rPr>
                <w:color w:val="000000" w:themeColor="text1"/>
              </w:rPr>
            </w:pPr>
            <w:r w:rsidRPr="00212036">
              <w:rPr>
                <w:color w:val="000000" w:themeColor="text1"/>
              </w:rPr>
              <w:t>0.234942</w:t>
            </w:r>
          </w:p>
        </w:tc>
        <w:tc>
          <w:tcPr>
            <w:tcW w:w="1779" w:type="pct"/>
            <w:tcBorders>
              <w:top w:val="nil"/>
              <w:left w:val="nil"/>
              <w:bottom w:val="single" w:sz="4" w:space="0" w:color="auto"/>
              <w:right w:val="nil"/>
            </w:tcBorders>
            <w:shd w:val="clear" w:color="auto" w:fill="auto"/>
            <w:noWrap/>
            <w:vAlign w:val="bottom"/>
            <w:hideMark/>
          </w:tcPr>
          <w:p w14:paraId="336BF71E" w14:textId="77777777" w:rsidR="00212036" w:rsidRPr="00212036" w:rsidRDefault="00212036" w:rsidP="00212036">
            <w:pPr>
              <w:pBdr>
                <w:top w:val="none" w:sz="0" w:space="0" w:color="auto"/>
                <w:left w:val="none" w:sz="0" w:space="0" w:color="auto"/>
                <w:bottom w:val="none" w:sz="0" w:space="0" w:color="auto"/>
                <w:right w:val="none" w:sz="0" w:space="0" w:color="auto"/>
                <w:between w:val="none" w:sz="0" w:space="0" w:color="auto"/>
              </w:pBdr>
              <w:spacing w:after="0" w:line="240" w:lineRule="auto"/>
              <w:rPr>
                <w:color w:val="000000" w:themeColor="text1"/>
              </w:rPr>
            </w:pPr>
            <w:r w:rsidRPr="00212036">
              <w:rPr>
                <w:color w:val="000000" w:themeColor="text1"/>
              </w:rPr>
              <w:t>0.312288</w:t>
            </w:r>
          </w:p>
        </w:tc>
      </w:tr>
    </w:tbl>
    <w:p w14:paraId="0A7499E2" w14:textId="5294C472" w:rsidR="00937D60" w:rsidRDefault="009F3004">
      <w:pPr>
        <w:rPr>
          <w:b/>
        </w:rPr>
      </w:pPr>
      <w:r>
        <w:rPr>
          <w:b/>
        </w:rPr>
        <w:lastRenderedPageBreak/>
        <w:t>Figure 12: Kaplan Meier Survival Curve for FGM in Ghana</w:t>
      </w:r>
    </w:p>
    <w:p w14:paraId="36402EF8" w14:textId="1C2F6FB0" w:rsidR="00937D60" w:rsidRDefault="00ED23D9">
      <w:r>
        <w:rPr>
          <w:noProof/>
        </w:rPr>
        <w:drawing>
          <wp:anchor distT="0" distB="0" distL="114300" distR="114300" simplePos="0" relativeHeight="251662336" behindDoc="0" locked="0" layoutInCell="1" allowOverlap="1" wp14:anchorId="74FB6E63" wp14:editId="54FF48C2">
            <wp:simplePos x="0" y="0"/>
            <wp:positionH relativeFrom="column">
              <wp:posOffset>3256915</wp:posOffset>
            </wp:positionH>
            <wp:positionV relativeFrom="paragraph">
              <wp:posOffset>723900</wp:posOffset>
            </wp:positionV>
            <wp:extent cx="3019425" cy="1651441"/>
            <wp:effectExtent l="19050" t="19050" r="9525" b="2540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extLst>
                        <a:ext uri="{28A0092B-C50C-407E-A947-70E740481C1C}">
                          <a14:useLocalDpi xmlns:a14="http://schemas.microsoft.com/office/drawing/2010/main" val="0"/>
                        </a:ext>
                      </a:extLst>
                    </a:blip>
                    <a:srcRect l="13302" t="17522" r="8172" b="26575"/>
                    <a:stretch/>
                  </pic:blipFill>
                  <pic:spPr bwMode="auto">
                    <a:xfrm>
                      <a:off x="0" y="0"/>
                      <a:ext cx="3019425" cy="1651441"/>
                    </a:xfrm>
                    <a:prstGeom prst="rect">
                      <a:avLst/>
                    </a:prstGeom>
                    <a:ln>
                      <a:solidFill>
                        <a:schemeClr val="bg2">
                          <a:lumMod val="25000"/>
                        </a:schemeClr>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inline distT="0" distB="0" distL="0" distR="0" wp14:anchorId="12520C44" wp14:editId="0B0B623D">
            <wp:extent cx="5943600" cy="39135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t="4863"/>
                    <a:stretch/>
                  </pic:blipFill>
                  <pic:spPr bwMode="auto">
                    <a:xfrm>
                      <a:off x="0" y="0"/>
                      <a:ext cx="5943600" cy="3913505"/>
                    </a:xfrm>
                    <a:prstGeom prst="rect">
                      <a:avLst/>
                    </a:prstGeom>
                    <a:ln>
                      <a:noFill/>
                    </a:ln>
                    <a:extLst>
                      <a:ext uri="{53640926-AAD7-44D8-BBD7-CCE9431645EC}">
                        <a14:shadowObscured xmlns:a14="http://schemas.microsoft.com/office/drawing/2010/main"/>
                      </a:ext>
                    </a:extLst>
                  </pic:spPr>
                </pic:pic>
              </a:graphicData>
            </a:graphic>
          </wp:inline>
        </w:drawing>
      </w:r>
    </w:p>
    <w:tbl>
      <w:tblPr>
        <w:tblW w:w="5000" w:type="pct"/>
        <w:tblLook w:val="04A0" w:firstRow="1" w:lastRow="0" w:firstColumn="1" w:lastColumn="0" w:noHBand="0" w:noVBand="1"/>
      </w:tblPr>
      <w:tblGrid>
        <w:gridCol w:w="1530"/>
        <w:gridCol w:w="1711"/>
        <w:gridCol w:w="2879"/>
        <w:gridCol w:w="3240"/>
      </w:tblGrid>
      <w:tr w:rsidR="006E15DE" w:rsidRPr="006E15DE" w14:paraId="4289E958" w14:textId="77777777" w:rsidTr="006E15DE">
        <w:trPr>
          <w:trHeight w:val="295"/>
        </w:trPr>
        <w:tc>
          <w:tcPr>
            <w:tcW w:w="817" w:type="pct"/>
            <w:tcBorders>
              <w:top w:val="single" w:sz="8" w:space="0" w:color="000000"/>
              <w:left w:val="nil"/>
              <w:bottom w:val="single" w:sz="8" w:space="0" w:color="000000"/>
              <w:right w:val="nil"/>
            </w:tcBorders>
            <w:shd w:val="clear" w:color="auto" w:fill="auto"/>
            <w:vAlign w:val="center"/>
            <w:hideMark/>
          </w:tcPr>
          <w:p w14:paraId="5CF54342" w14:textId="77777777" w:rsidR="006E15DE" w:rsidRPr="006E15DE" w:rsidRDefault="006E15DE" w:rsidP="006E15DE">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s="Times New Roman"/>
              </w:rPr>
            </w:pPr>
            <w:r w:rsidRPr="006E15DE">
              <w:rPr>
                <w:rFonts w:eastAsia="Times New Roman" w:cs="Times New Roman"/>
                <w:color w:val="000000" w:themeColor="text1"/>
              </w:rPr>
              <w:t>Study time</w:t>
            </w:r>
          </w:p>
        </w:tc>
        <w:tc>
          <w:tcPr>
            <w:tcW w:w="914" w:type="pct"/>
            <w:tcBorders>
              <w:top w:val="single" w:sz="8" w:space="0" w:color="000000"/>
              <w:left w:val="nil"/>
              <w:bottom w:val="single" w:sz="8" w:space="0" w:color="000000"/>
              <w:right w:val="nil"/>
            </w:tcBorders>
            <w:shd w:val="clear" w:color="auto" w:fill="auto"/>
            <w:vAlign w:val="center"/>
            <w:hideMark/>
          </w:tcPr>
          <w:p w14:paraId="48223183" w14:textId="77777777" w:rsidR="006E15DE" w:rsidRPr="006E15DE" w:rsidRDefault="006E15DE" w:rsidP="006E15DE">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s="Times New Roman"/>
              </w:rPr>
            </w:pPr>
            <w:r w:rsidRPr="006E15DE">
              <w:rPr>
                <w:rFonts w:eastAsia="Times New Roman" w:cs="Times New Roman"/>
                <w:color w:val="000000" w:themeColor="text1"/>
              </w:rPr>
              <w:t>Point estimate</w:t>
            </w:r>
          </w:p>
        </w:tc>
        <w:tc>
          <w:tcPr>
            <w:tcW w:w="1538" w:type="pct"/>
            <w:tcBorders>
              <w:top w:val="single" w:sz="8" w:space="0" w:color="000000"/>
              <w:left w:val="nil"/>
              <w:bottom w:val="single" w:sz="8" w:space="0" w:color="000000"/>
              <w:right w:val="nil"/>
            </w:tcBorders>
            <w:shd w:val="clear" w:color="auto" w:fill="auto"/>
            <w:vAlign w:val="center"/>
            <w:hideMark/>
          </w:tcPr>
          <w:p w14:paraId="62D25610" w14:textId="77777777" w:rsidR="006E15DE" w:rsidRPr="006E15DE" w:rsidRDefault="006E15DE" w:rsidP="006E15DE">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s="Times New Roman"/>
              </w:rPr>
            </w:pPr>
            <w:r w:rsidRPr="006E15DE">
              <w:rPr>
                <w:rFonts w:eastAsia="Times New Roman" w:cs="Times New Roman"/>
                <w:color w:val="000000" w:themeColor="text1"/>
              </w:rPr>
              <w:t>Confidence interval (lower)</w:t>
            </w:r>
          </w:p>
        </w:tc>
        <w:tc>
          <w:tcPr>
            <w:tcW w:w="1731" w:type="pct"/>
            <w:tcBorders>
              <w:top w:val="single" w:sz="8" w:space="0" w:color="000000"/>
              <w:left w:val="nil"/>
              <w:bottom w:val="single" w:sz="8" w:space="0" w:color="000000"/>
              <w:right w:val="nil"/>
            </w:tcBorders>
            <w:shd w:val="clear" w:color="auto" w:fill="auto"/>
            <w:vAlign w:val="center"/>
            <w:hideMark/>
          </w:tcPr>
          <w:p w14:paraId="3A3C9E19" w14:textId="77777777" w:rsidR="006E15DE" w:rsidRPr="006E15DE" w:rsidRDefault="006E15DE" w:rsidP="006E15DE">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s="Times New Roman"/>
              </w:rPr>
            </w:pPr>
            <w:r w:rsidRPr="006E15DE">
              <w:rPr>
                <w:rFonts w:eastAsia="Times New Roman" w:cs="Times New Roman"/>
                <w:color w:val="000000" w:themeColor="text1"/>
              </w:rPr>
              <w:t>Confidence interval (upper)</w:t>
            </w:r>
          </w:p>
        </w:tc>
      </w:tr>
      <w:tr w:rsidR="006E15DE" w:rsidRPr="006E15DE" w14:paraId="0BAF0070" w14:textId="77777777" w:rsidTr="006E15DE">
        <w:trPr>
          <w:trHeight w:val="300"/>
        </w:trPr>
        <w:tc>
          <w:tcPr>
            <w:tcW w:w="817" w:type="pct"/>
            <w:tcBorders>
              <w:top w:val="nil"/>
              <w:left w:val="nil"/>
              <w:bottom w:val="nil"/>
              <w:right w:val="nil"/>
            </w:tcBorders>
            <w:shd w:val="clear" w:color="auto" w:fill="auto"/>
            <w:noWrap/>
            <w:vAlign w:val="center"/>
            <w:hideMark/>
          </w:tcPr>
          <w:p w14:paraId="3FC99AA7" w14:textId="77777777" w:rsidR="006E15DE" w:rsidRPr="006E15DE" w:rsidRDefault="006E15DE" w:rsidP="006E15DE">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Lucida Console" w:eastAsia="Times New Roman" w:hAnsi="Lucida Console" w:cs="Times New Roman"/>
                <w:sz w:val="20"/>
                <w:szCs w:val="20"/>
              </w:rPr>
            </w:pPr>
            <w:r w:rsidRPr="006E15DE">
              <w:rPr>
                <w:rFonts w:ascii="Lucida Console" w:eastAsia="Times New Roman" w:hAnsi="Lucida Console" w:cs="Times New Roman"/>
                <w:sz w:val="20"/>
                <w:szCs w:val="20"/>
              </w:rPr>
              <w:t>0</w:t>
            </w:r>
          </w:p>
        </w:tc>
        <w:tc>
          <w:tcPr>
            <w:tcW w:w="914" w:type="pct"/>
            <w:tcBorders>
              <w:top w:val="nil"/>
              <w:left w:val="nil"/>
              <w:bottom w:val="nil"/>
              <w:right w:val="nil"/>
            </w:tcBorders>
            <w:shd w:val="clear" w:color="auto" w:fill="auto"/>
            <w:noWrap/>
            <w:vAlign w:val="bottom"/>
            <w:hideMark/>
          </w:tcPr>
          <w:p w14:paraId="343ECFA9" w14:textId="77777777" w:rsidR="006E15DE" w:rsidRPr="006E15DE" w:rsidRDefault="006E15DE" w:rsidP="006E15DE">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6E15DE">
              <w:rPr>
                <w:rFonts w:eastAsia="Times New Roman" w:cs="Times New Roman"/>
              </w:rPr>
              <w:t>0.995366</w:t>
            </w:r>
          </w:p>
        </w:tc>
        <w:tc>
          <w:tcPr>
            <w:tcW w:w="1538" w:type="pct"/>
            <w:tcBorders>
              <w:top w:val="nil"/>
              <w:left w:val="nil"/>
              <w:bottom w:val="nil"/>
              <w:right w:val="nil"/>
            </w:tcBorders>
            <w:shd w:val="clear" w:color="auto" w:fill="auto"/>
            <w:noWrap/>
            <w:vAlign w:val="bottom"/>
            <w:hideMark/>
          </w:tcPr>
          <w:p w14:paraId="68B15BD0" w14:textId="77777777" w:rsidR="006E15DE" w:rsidRPr="006E15DE" w:rsidRDefault="006E15DE" w:rsidP="006E15DE">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6E15DE">
              <w:rPr>
                <w:rFonts w:eastAsia="Times New Roman" w:cs="Times New Roman"/>
              </w:rPr>
              <w:t>0.993224</w:t>
            </w:r>
          </w:p>
        </w:tc>
        <w:tc>
          <w:tcPr>
            <w:tcW w:w="1731" w:type="pct"/>
            <w:tcBorders>
              <w:top w:val="nil"/>
              <w:left w:val="nil"/>
              <w:bottom w:val="nil"/>
              <w:right w:val="nil"/>
            </w:tcBorders>
            <w:shd w:val="clear" w:color="auto" w:fill="auto"/>
            <w:noWrap/>
            <w:vAlign w:val="center"/>
            <w:hideMark/>
          </w:tcPr>
          <w:p w14:paraId="771C1719" w14:textId="77777777" w:rsidR="006E15DE" w:rsidRPr="006E15DE" w:rsidRDefault="006E15DE" w:rsidP="006E15DE">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Lucida Console" w:eastAsia="Times New Roman" w:hAnsi="Lucida Console" w:cs="Times New Roman"/>
                <w:sz w:val="20"/>
                <w:szCs w:val="20"/>
              </w:rPr>
            </w:pPr>
            <w:r w:rsidRPr="006E15DE">
              <w:rPr>
                <w:rFonts w:ascii="Lucida Console" w:eastAsia="Times New Roman" w:hAnsi="Lucida Console" w:cs="Times New Roman"/>
                <w:sz w:val="20"/>
                <w:szCs w:val="20"/>
              </w:rPr>
              <w:t>0.99751</w:t>
            </w:r>
          </w:p>
        </w:tc>
      </w:tr>
      <w:tr w:rsidR="006E15DE" w:rsidRPr="006E15DE" w14:paraId="27D46A9B" w14:textId="77777777" w:rsidTr="006E15DE">
        <w:trPr>
          <w:trHeight w:val="300"/>
        </w:trPr>
        <w:tc>
          <w:tcPr>
            <w:tcW w:w="817" w:type="pct"/>
            <w:tcBorders>
              <w:top w:val="nil"/>
              <w:left w:val="nil"/>
              <w:bottom w:val="nil"/>
              <w:right w:val="nil"/>
            </w:tcBorders>
            <w:shd w:val="clear" w:color="auto" w:fill="auto"/>
            <w:noWrap/>
            <w:vAlign w:val="center"/>
            <w:hideMark/>
          </w:tcPr>
          <w:p w14:paraId="53B080F5" w14:textId="77777777" w:rsidR="006E15DE" w:rsidRPr="006E15DE" w:rsidRDefault="006E15DE" w:rsidP="006E15DE">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Lucida Console" w:eastAsia="Times New Roman" w:hAnsi="Lucida Console" w:cs="Times New Roman"/>
                <w:sz w:val="20"/>
                <w:szCs w:val="20"/>
              </w:rPr>
            </w:pPr>
            <w:r w:rsidRPr="006E15DE">
              <w:rPr>
                <w:rFonts w:ascii="Lucida Console" w:eastAsia="Times New Roman" w:hAnsi="Lucida Console" w:cs="Times New Roman"/>
                <w:sz w:val="20"/>
                <w:szCs w:val="20"/>
              </w:rPr>
              <w:t>1</w:t>
            </w:r>
          </w:p>
        </w:tc>
        <w:tc>
          <w:tcPr>
            <w:tcW w:w="914" w:type="pct"/>
            <w:tcBorders>
              <w:top w:val="nil"/>
              <w:left w:val="nil"/>
              <w:bottom w:val="nil"/>
              <w:right w:val="nil"/>
            </w:tcBorders>
            <w:shd w:val="clear" w:color="auto" w:fill="auto"/>
            <w:noWrap/>
            <w:vAlign w:val="bottom"/>
            <w:hideMark/>
          </w:tcPr>
          <w:p w14:paraId="355020A7" w14:textId="77777777" w:rsidR="006E15DE" w:rsidRPr="006E15DE" w:rsidRDefault="006E15DE" w:rsidP="006E15DE">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6E15DE">
              <w:rPr>
                <w:rFonts w:eastAsia="Times New Roman" w:cs="Times New Roman"/>
              </w:rPr>
              <w:t>0.995088</w:t>
            </w:r>
          </w:p>
        </w:tc>
        <w:tc>
          <w:tcPr>
            <w:tcW w:w="1538" w:type="pct"/>
            <w:tcBorders>
              <w:top w:val="nil"/>
              <w:left w:val="nil"/>
              <w:bottom w:val="nil"/>
              <w:right w:val="nil"/>
            </w:tcBorders>
            <w:shd w:val="clear" w:color="auto" w:fill="auto"/>
            <w:noWrap/>
            <w:vAlign w:val="bottom"/>
            <w:hideMark/>
          </w:tcPr>
          <w:p w14:paraId="5E0184DA" w14:textId="77777777" w:rsidR="006E15DE" w:rsidRPr="006E15DE" w:rsidRDefault="006E15DE" w:rsidP="006E15DE">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6E15DE">
              <w:rPr>
                <w:rFonts w:eastAsia="Times New Roman" w:cs="Times New Roman"/>
              </w:rPr>
              <w:t>0.992822</w:t>
            </w:r>
          </w:p>
        </w:tc>
        <w:tc>
          <w:tcPr>
            <w:tcW w:w="1731" w:type="pct"/>
            <w:tcBorders>
              <w:top w:val="nil"/>
              <w:left w:val="nil"/>
              <w:bottom w:val="nil"/>
              <w:right w:val="nil"/>
            </w:tcBorders>
            <w:shd w:val="clear" w:color="auto" w:fill="auto"/>
            <w:noWrap/>
            <w:vAlign w:val="center"/>
            <w:hideMark/>
          </w:tcPr>
          <w:p w14:paraId="7B528565" w14:textId="77777777" w:rsidR="006E15DE" w:rsidRPr="006E15DE" w:rsidRDefault="006E15DE" w:rsidP="006E15DE">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Lucida Console" w:eastAsia="Times New Roman" w:hAnsi="Lucida Console" w:cs="Times New Roman"/>
                <w:sz w:val="20"/>
                <w:szCs w:val="20"/>
              </w:rPr>
            </w:pPr>
            <w:r w:rsidRPr="006E15DE">
              <w:rPr>
                <w:rFonts w:ascii="Lucida Console" w:eastAsia="Times New Roman" w:hAnsi="Lucida Console" w:cs="Times New Roman"/>
                <w:sz w:val="20"/>
                <w:szCs w:val="20"/>
              </w:rPr>
              <w:t>0.99735</w:t>
            </w:r>
          </w:p>
        </w:tc>
      </w:tr>
      <w:tr w:rsidR="006E15DE" w:rsidRPr="006E15DE" w14:paraId="21E8BADA" w14:textId="77777777" w:rsidTr="006E15DE">
        <w:trPr>
          <w:trHeight w:val="300"/>
        </w:trPr>
        <w:tc>
          <w:tcPr>
            <w:tcW w:w="817" w:type="pct"/>
            <w:tcBorders>
              <w:top w:val="nil"/>
              <w:left w:val="nil"/>
              <w:bottom w:val="nil"/>
              <w:right w:val="nil"/>
            </w:tcBorders>
            <w:shd w:val="clear" w:color="auto" w:fill="auto"/>
            <w:noWrap/>
            <w:vAlign w:val="center"/>
            <w:hideMark/>
          </w:tcPr>
          <w:p w14:paraId="1B0A79FA" w14:textId="77777777" w:rsidR="006E15DE" w:rsidRPr="006E15DE" w:rsidRDefault="006E15DE" w:rsidP="006E15DE">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Lucida Console" w:eastAsia="Times New Roman" w:hAnsi="Lucida Console" w:cs="Times New Roman"/>
                <w:sz w:val="20"/>
                <w:szCs w:val="20"/>
              </w:rPr>
            </w:pPr>
            <w:r w:rsidRPr="006E15DE">
              <w:rPr>
                <w:rFonts w:ascii="Lucida Console" w:eastAsia="Times New Roman" w:hAnsi="Lucida Console" w:cs="Times New Roman"/>
                <w:sz w:val="20"/>
                <w:szCs w:val="20"/>
              </w:rPr>
              <w:t>2</w:t>
            </w:r>
          </w:p>
        </w:tc>
        <w:tc>
          <w:tcPr>
            <w:tcW w:w="914" w:type="pct"/>
            <w:tcBorders>
              <w:top w:val="nil"/>
              <w:left w:val="nil"/>
              <w:bottom w:val="nil"/>
              <w:right w:val="nil"/>
            </w:tcBorders>
            <w:shd w:val="clear" w:color="auto" w:fill="auto"/>
            <w:noWrap/>
            <w:vAlign w:val="bottom"/>
            <w:hideMark/>
          </w:tcPr>
          <w:p w14:paraId="7BF6321A" w14:textId="77777777" w:rsidR="006E15DE" w:rsidRPr="006E15DE" w:rsidRDefault="006E15DE" w:rsidP="006E15DE">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6E15DE">
              <w:rPr>
                <w:rFonts w:eastAsia="Times New Roman" w:cs="Times New Roman"/>
              </w:rPr>
              <w:t>0.994902</w:t>
            </w:r>
          </w:p>
        </w:tc>
        <w:tc>
          <w:tcPr>
            <w:tcW w:w="1538" w:type="pct"/>
            <w:tcBorders>
              <w:top w:val="nil"/>
              <w:left w:val="nil"/>
              <w:bottom w:val="nil"/>
              <w:right w:val="nil"/>
            </w:tcBorders>
            <w:shd w:val="clear" w:color="auto" w:fill="auto"/>
            <w:noWrap/>
            <w:vAlign w:val="bottom"/>
            <w:hideMark/>
          </w:tcPr>
          <w:p w14:paraId="2EECF7D2" w14:textId="77777777" w:rsidR="006E15DE" w:rsidRPr="006E15DE" w:rsidRDefault="006E15DE" w:rsidP="006E15DE">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6E15DE">
              <w:rPr>
                <w:rFonts w:eastAsia="Times New Roman" w:cs="Times New Roman"/>
              </w:rPr>
              <w:t>0.992568</w:t>
            </w:r>
          </w:p>
        </w:tc>
        <w:tc>
          <w:tcPr>
            <w:tcW w:w="1731" w:type="pct"/>
            <w:tcBorders>
              <w:top w:val="nil"/>
              <w:left w:val="nil"/>
              <w:bottom w:val="nil"/>
              <w:right w:val="nil"/>
            </w:tcBorders>
            <w:shd w:val="clear" w:color="auto" w:fill="auto"/>
            <w:noWrap/>
            <w:vAlign w:val="center"/>
            <w:hideMark/>
          </w:tcPr>
          <w:p w14:paraId="53EC0E2D" w14:textId="77777777" w:rsidR="006E15DE" w:rsidRPr="006E15DE" w:rsidRDefault="006E15DE" w:rsidP="006E15DE">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Lucida Console" w:eastAsia="Times New Roman" w:hAnsi="Lucida Console" w:cs="Times New Roman"/>
                <w:sz w:val="20"/>
                <w:szCs w:val="20"/>
              </w:rPr>
            </w:pPr>
            <w:r w:rsidRPr="006E15DE">
              <w:rPr>
                <w:rFonts w:ascii="Lucida Console" w:eastAsia="Times New Roman" w:hAnsi="Lucida Console" w:cs="Times New Roman"/>
                <w:sz w:val="20"/>
                <w:szCs w:val="20"/>
              </w:rPr>
              <w:t>0.99724</w:t>
            </w:r>
          </w:p>
        </w:tc>
      </w:tr>
      <w:tr w:rsidR="006E15DE" w:rsidRPr="006E15DE" w14:paraId="5E625648" w14:textId="77777777" w:rsidTr="006E15DE">
        <w:trPr>
          <w:trHeight w:val="300"/>
        </w:trPr>
        <w:tc>
          <w:tcPr>
            <w:tcW w:w="817" w:type="pct"/>
            <w:tcBorders>
              <w:top w:val="nil"/>
              <w:left w:val="nil"/>
              <w:bottom w:val="nil"/>
              <w:right w:val="nil"/>
            </w:tcBorders>
            <w:shd w:val="clear" w:color="auto" w:fill="auto"/>
            <w:noWrap/>
            <w:vAlign w:val="center"/>
            <w:hideMark/>
          </w:tcPr>
          <w:p w14:paraId="78550340" w14:textId="77777777" w:rsidR="006E15DE" w:rsidRPr="006E15DE" w:rsidRDefault="006E15DE" w:rsidP="006E15DE">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Lucida Console" w:eastAsia="Times New Roman" w:hAnsi="Lucida Console" w:cs="Times New Roman"/>
                <w:sz w:val="20"/>
                <w:szCs w:val="20"/>
              </w:rPr>
            </w:pPr>
            <w:r w:rsidRPr="006E15DE">
              <w:rPr>
                <w:rFonts w:ascii="Lucida Console" w:eastAsia="Times New Roman" w:hAnsi="Lucida Console" w:cs="Times New Roman"/>
                <w:sz w:val="20"/>
                <w:szCs w:val="20"/>
              </w:rPr>
              <w:t>3</w:t>
            </w:r>
          </w:p>
        </w:tc>
        <w:tc>
          <w:tcPr>
            <w:tcW w:w="914" w:type="pct"/>
            <w:tcBorders>
              <w:top w:val="nil"/>
              <w:left w:val="nil"/>
              <w:bottom w:val="nil"/>
              <w:right w:val="nil"/>
            </w:tcBorders>
            <w:shd w:val="clear" w:color="auto" w:fill="auto"/>
            <w:noWrap/>
            <w:vAlign w:val="bottom"/>
            <w:hideMark/>
          </w:tcPr>
          <w:p w14:paraId="706AA815" w14:textId="77777777" w:rsidR="006E15DE" w:rsidRPr="006E15DE" w:rsidRDefault="006E15DE" w:rsidP="006E15DE">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6E15DE">
              <w:rPr>
                <w:rFonts w:eastAsia="Times New Roman" w:cs="Times New Roman"/>
              </w:rPr>
              <w:t>0.99462</w:t>
            </w:r>
          </w:p>
        </w:tc>
        <w:tc>
          <w:tcPr>
            <w:tcW w:w="1538" w:type="pct"/>
            <w:tcBorders>
              <w:top w:val="nil"/>
              <w:left w:val="nil"/>
              <w:bottom w:val="nil"/>
              <w:right w:val="nil"/>
            </w:tcBorders>
            <w:shd w:val="clear" w:color="auto" w:fill="auto"/>
            <w:noWrap/>
            <w:vAlign w:val="bottom"/>
            <w:hideMark/>
          </w:tcPr>
          <w:p w14:paraId="46BF14F4" w14:textId="77777777" w:rsidR="006E15DE" w:rsidRPr="006E15DE" w:rsidRDefault="006E15DE" w:rsidP="006E15DE">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6E15DE">
              <w:rPr>
                <w:rFonts w:eastAsia="Times New Roman" w:cs="Times New Roman"/>
              </w:rPr>
              <w:t>0.992246</w:t>
            </w:r>
          </w:p>
        </w:tc>
        <w:tc>
          <w:tcPr>
            <w:tcW w:w="1731" w:type="pct"/>
            <w:tcBorders>
              <w:top w:val="nil"/>
              <w:left w:val="nil"/>
              <w:bottom w:val="nil"/>
              <w:right w:val="nil"/>
            </w:tcBorders>
            <w:shd w:val="clear" w:color="auto" w:fill="auto"/>
            <w:noWrap/>
            <w:vAlign w:val="center"/>
            <w:hideMark/>
          </w:tcPr>
          <w:p w14:paraId="2B93C110" w14:textId="77777777" w:rsidR="006E15DE" w:rsidRPr="006E15DE" w:rsidRDefault="006E15DE" w:rsidP="006E15DE">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Lucida Console" w:eastAsia="Times New Roman" w:hAnsi="Lucida Console" w:cs="Times New Roman"/>
                <w:sz w:val="20"/>
                <w:szCs w:val="20"/>
              </w:rPr>
            </w:pPr>
            <w:r w:rsidRPr="006E15DE">
              <w:rPr>
                <w:rFonts w:ascii="Lucida Console" w:eastAsia="Times New Roman" w:hAnsi="Lucida Console" w:cs="Times New Roman"/>
                <w:sz w:val="20"/>
                <w:szCs w:val="20"/>
              </w:rPr>
              <w:t>0.99699</w:t>
            </w:r>
          </w:p>
        </w:tc>
      </w:tr>
      <w:tr w:rsidR="006E15DE" w:rsidRPr="006E15DE" w14:paraId="51042890" w14:textId="77777777" w:rsidTr="006E15DE">
        <w:trPr>
          <w:trHeight w:val="300"/>
        </w:trPr>
        <w:tc>
          <w:tcPr>
            <w:tcW w:w="817" w:type="pct"/>
            <w:tcBorders>
              <w:top w:val="nil"/>
              <w:left w:val="nil"/>
              <w:bottom w:val="nil"/>
              <w:right w:val="nil"/>
            </w:tcBorders>
            <w:shd w:val="clear" w:color="auto" w:fill="auto"/>
            <w:noWrap/>
            <w:vAlign w:val="center"/>
            <w:hideMark/>
          </w:tcPr>
          <w:p w14:paraId="7D94EF54" w14:textId="77777777" w:rsidR="006E15DE" w:rsidRPr="006E15DE" w:rsidRDefault="006E15DE" w:rsidP="006E15DE">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Lucida Console" w:eastAsia="Times New Roman" w:hAnsi="Lucida Console" w:cs="Times New Roman"/>
                <w:sz w:val="20"/>
                <w:szCs w:val="20"/>
              </w:rPr>
            </w:pPr>
            <w:r w:rsidRPr="006E15DE">
              <w:rPr>
                <w:rFonts w:ascii="Lucida Console" w:eastAsia="Times New Roman" w:hAnsi="Lucida Console" w:cs="Times New Roman"/>
                <w:sz w:val="20"/>
                <w:szCs w:val="20"/>
              </w:rPr>
              <w:t>4</w:t>
            </w:r>
          </w:p>
        </w:tc>
        <w:tc>
          <w:tcPr>
            <w:tcW w:w="914" w:type="pct"/>
            <w:tcBorders>
              <w:top w:val="nil"/>
              <w:left w:val="nil"/>
              <w:bottom w:val="nil"/>
              <w:right w:val="nil"/>
            </w:tcBorders>
            <w:shd w:val="clear" w:color="auto" w:fill="auto"/>
            <w:noWrap/>
            <w:vAlign w:val="bottom"/>
            <w:hideMark/>
          </w:tcPr>
          <w:p w14:paraId="55AE6E4A" w14:textId="77777777" w:rsidR="006E15DE" w:rsidRPr="006E15DE" w:rsidRDefault="006E15DE" w:rsidP="006E15DE">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6E15DE">
              <w:rPr>
                <w:rFonts w:eastAsia="Times New Roman" w:cs="Times New Roman"/>
              </w:rPr>
              <w:t>0.994065</w:t>
            </w:r>
          </w:p>
        </w:tc>
        <w:tc>
          <w:tcPr>
            <w:tcW w:w="1538" w:type="pct"/>
            <w:tcBorders>
              <w:top w:val="nil"/>
              <w:left w:val="nil"/>
              <w:bottom w:val="nil"/>
              <w:right w:val="nil"/>
            </w:tcBorders>
            <w:shd w:val="clear" w:color="auto" w:fill="auto"/>
            <w:noWrap/>
            <w:vAlign w:val="bottom"/>
            <w:hideMark/>
          </w:tcPr>
          <w:p w14:paraId="1FC9E1A1" w14:textId="77777777" w:rsidR="006E15DE" w:rsidRPr="006E15DE" w:rsidRDefault="006E15DE" w:rsidP="006E15DE">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6E15DE">
              <w:rPr>
                <w:rFonts w:eastAsia="Times New Roman" w:cs="Times New Roman"/>
              </w:rPr>
              <w:t>0.991552</w:t>
            </w:r>
          </w:p>
        </w:tc>
        <w:tc>
          <w:tcPr>
            <w:tcW w:w="1731" w:type="pct"/>
            <w:tcBorders>
              <w:top w:val="nil"/>
              <w:left w:val="nil"/>
              <w:bottom w:val="nil"/>
              <w:right w:val="nil"/>
            </w:tcBorders>
            <w:shd w:val="clear" w:color="auto" w:fill="auto"/>
            <w:noWrap/>
            <w:vAlign w:val="center"/>
            <w:hideMark/>
          </w:tcPr>
          <w:p w14:paraId="1EE1A1AD" w14:textId="77777777" w:rsidR="006E15DE" w:rsidRPr="006E15DE" w:rsidRDefault="006E15DE" w:rsidP="006E15DE">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Lucida Console" w:eastAsia="Times New Roman" w:hAnsi="Lucida Console" w:cs="Times New Roman"/>
                <w:sz w:val="20"/>
                <w:szCs w:val="20"/>
              </w:rPr>
            </w:pPr>
            <w:r w:rsidRPr="006E15DE">
              <w:rPr>
                <w:rFonts w:ascii="Lucida Console" w:eastAsia="Times New Roman" w:hAnsi="Lucida Console" w:cs="Times New Roman"/>
                <w:sz w:val="20"/>
                <w:szCs w:val="20"/>
              </w:rPr>
              <w:t>0.99658</w:t>
            </w:r>
          </w:p>
        </w:tc>
      </w:tr>
      <w:tr w:rsidR="006E15DE" w:rsidRPr="006E15DE" w14:paraId="510942CF" w14:textId="77777777" w:rsidTr="006E15DE">
        <w:trPr>
          <w:trHeight w:val="300"/>
        </w:trPr>
        <w:tc>
          <w:tcPr>
            <w:tcW w:w="817" w:type="pct"/>
            <w:tcBorders>
              <w:top w:val="nil"/>
              <w:left w:val="nil"/>
              <w:bottom w:val="nil"/>
              <w:right w:val="nil"/>
            </w:tcBorders>
            <w:shd w:val="clear" w:color="auto" w:fill="auto"/>
            <w:noWrap/>
            <w:vAlign w:val="center"/>
            <w:hideMark/>
          </w:tcPr>
          <w:p w14:paraId="2794F76D" w14:textId="77777777" w:rsidR="006E15DE" w:rsidRPr="006E15DE" w:rsidRDefault="006E15DE" w:rsidP="006E15DE">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Lucida Console" w:eastAsia="Times New Roman" w:hAnsi="Lucida Console" w:cs="Times New Roman"/>
                <w:sz w:val="20"/>
                <w:szCs w:val="20"/>
              </w:rPr>
            </w:pPr>
            <w:r w:rsidRPr="006E15DE">
              <w:rPr>
                <w:rFonts w:ascii="Lucida Console" w:eastAsia="Times New Roman" w:hAnsi="Lucida Console" w:cs="Times New Roman"/>
                <w:sz w:val="20"/>
                <w:szCs w:val="20"/>
              </w:rPr>
              <w:t>5</w:t>
            </w:r>
          </w:p>
        </w:tc>
        <w:tc>
          <w:tcPr>
            <w:tcW w:w="914" w:type="pct"/>
            <w:tcBorders>
              <w:top w:val="nil"/>
              <w:left w:val="nil"/>
              <w:bottom w:val="nil"/>
              <w:right w:val="nil"/>
            </w:tcBorders>
            <w:shd w:val="clear" w:color="auto" w:fill="auto"/>
            <w:noWrap/>
            <w:vAlign w:val="bottom"/>
            <w:hideMark/>
          </w:tcPr>
          <w:p w14:paraId="18E4E5A5" w14:textId="77777777" w:rsidR="006E15DE" w:rsidRPr="006E15DE" w:rsidRDefault="006E15DE" w:rsidP="006E15DE">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6E15DE">
              <w:rPr>
                <w:rFonts w:eastAsia="Times New Roman" w:cs="Times New Roman"/>
              </w:rPr>
              <w:t>0.993683</w:t>
            </w:r>
          </w:p>
        </w:tc>
        <w:tc>
          <w:tcPr>
            <w:tcW w:w="1538" w:type="pct"/>
            <w:tcBorders>
              <w:top w:val="nil"/>
              <w:left w:val="nil"/>
              <w:bottom w:val="nil"/>
              <w:right w:val="nil"/>
            </w:tcBorders>
            <w:shd w:val="clear" w:color="auto" w:fill="auto"/>
            <w:noWrap/>
            <w:vAlign w:val="bottom"/>
            <w:hideMark/>
          </w:tcPr>
          <w:p w14:paraId="204AA4A3" w14:textId="77777777" w:rsidR="006E15DE" w:rsidRPr="006E15DE" w:rsidRDefault="006E15DE" w:rsidP="006E15DE">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6E15DE">
              <w:rPr>
                <w:rFonts w:eastAsia="Times New Roman" w:cs="Times New Roman"/>
              </w:rPr>
              <w:t>0.991108</w:t>
            </w:r>
          </w:p>
        </w:tc>
        <w:tc>
          <w:tcPr>
            <w:tcW w:w="1731" w:type="pct"/>
            <w:tcBorders>
              <w:top w:val="nil"/>
              <w:left w:val="nil"/>
              <w:bottom w:val="nil"/>
              <w:right w:val="nil"/>
            </w:tcBorders>
            <w:shd w:val="clear" w:color="auto" w:fill="auto"/>
            <w:noWrap/>
            <w:vAlign w:val="center"/>
            <w:hideMark/>
          </w:tcPr>
          <w:p w14:paraId="6A9AD5CE" w14:textId="77777777" w:rsidR="006E15DE" w:rsidRPr="006E15DE" w:rsidRDefault="006E15DE" w:rsidP="006E15DE">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Lucida Console" w:eastAsia="Times New Roman" w:hAnsi="Lucida Console" w:cs="Times New Roman"/>
                <w:sz w:val="20"/>
                <w:szCs w:val="20"/>
              </w:rPr>
            </w:pPr>
            <w:r w:rsidRPr="006E15DE">
              <w:rPr>
                <w:rFonts w:ascii="Lucida Console" w:eastAsia="Times New Roman" w:hAnsi="Lucida Console" w:cs="Times New Roman"/>
                <w:sz w:val="20"/>
                <w:szCs w:val="20"/>
              </w:rPr>
              <w:t>0.99626</w:t>
            </w:r>
          </w:p>
        </w:tc>
      </w:tr>
      <w:tr w:rsidR="006E15DE" w:rsidRPr="006E15DE" w14:paraId="12141596" w14:textId="77777777" w:rsidTr="006E15DE">
        <w:trPr>
          <w:trHeight w:val="300"/>
        </w:trPr>
        <w:tc>
          <w:tcPr>
            <w:tcW w:w="817" w:type="pct"/>
            <w:tcBorders>
              <w:top w:val="nil"/>
              <w:left w:val="nil"/>
              <w:bottom w:val="nil"/>
              <w:right w:val="nil"/>
            </w:tcBorders>
            <w:shd w:val="clear" w:color="auto" w:fill="auto"/>
            <w:noWrap/>
            <w:vAlign w:val="center"/>
            <w:hideMark/>
          </w:tcPr>
          <w:p w14:paraId="6B54EC84" w14:textId="77777777" w:rsidR="006E15DE" w:rsidRPr="006E15DE" w:rsidRDefault="006E15DE" w:rsidP="006E15DE">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Lucida Console" w:eastAsia="Times New Roman" w:hAnsi="Lucida Console" w:cs="Times New Roman"/>
                <w:sz w:val="20"/>
                <w:szCs w:val="20"/>
              </w:rPr>
            </w:pPr>
            <w:r w:rsidRPr="006E15DE">
              <w:rPr>
                <w:rFonts w:ascii="Lucida Console" w:eastAsia="Times New Roman" w:hAnsi="Lucida Console" w:cs="Times New Roman"/>
                <w:sz w:val="20"/>
                <w:szCs w:val="20"/>
              </w:rPr>
              <w:t>6</w:t>
            </w:r>
          </w:p>
        </w:tc>
        <w:tc>
          <w:tcPr>
            <w:tcW w:w="914" w:type="pct"/>
            <w:tcBorders>
              <w:top w:val="nil"/>
              <w:left w:val="nil"/>
              <w:bottom w:val="nil"/>
              <w:right w:val="nil"/>
            </w:tcBorders>
            <w:shd w:val="clear" w:color="auto" w:fill="auto"/>
            <w:noWrap/>
            <w:vAlign w:val="bottom"/>
            <w:hideMark/>
          </w:tcPr>
          <w:p w14:paraId="340284AE" w14:textId="77777777" w:rsidR="006E15DE" w:rsidRPr="006E15DE" w:rsidRDefault="006E15DE" w:rsidP="006E15DE">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6E15DE">
              <w:rPr>
                <w:rFonts w:eastAsia="Times New Roman" w:cs="Times New Roman"/>
              </w:rPr>
              <w:t>0.993501</w:t>
            </w:r>
          </w:p>
        </w:tc>
        <w:tc>
          <w:tcPr>
            <w:tcW w:w="1538" w:type="pct"/>
            <w:tcBorders>
              <w:top w:val="nil"/>
              <w:left w:val="nil"/>
              <w:bottom w:val="nil"/>
              <w:right w:val="nil"/>
            </w:tcBorders>
            <w:shd w:val="clear" w:color="auto" w:fill="auto"/>
            <w:noWrap/>
            <w:vAlign w:val="bottom"/>
            <w:hideMark/>
          </w:tcPr>
          <w:p w14:paraId="5FA8E372" w14:textId="77777777" w:rsidR="006E15DE" w:rsidRPr="006E15DE" w:rsidRDefault="006E15DE" w:rsidP="006E15DE">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6E15DE">
              <w:rPr>
                <w:rFonts w:eastAsia="Times New Roman" w:cs="Times New Roman"/>
              </w:rPr>
              <w:t>0.990898</w:t>
            </w:r>
          </w:p>
        </w:tc>
        <w:tc>
          <w:tcPr>
            <w:tcW w:w="1731" w:type="pct"/>
            <w:tcBorders>
              <w:top w:val="nil"/>
              <w:left w:val="nil"/>
              <w:bottom w:val="nil"/>
              <w:right w:val="nil"/>
            </w:tcBorders>
            <w:shd w:val="clear" w:color="auto" w:fill="auto"/>
            <w:noWrap/>
            <w:vAlign w:val="center"/>
            <w:hideMark/>
          </w:tcPr>
          <w:p w14:paraId="6D2A7D41" w14:textId="77777777" w:rsidR="006E15DE" w:rsidRPr="006E15DE" w:rsidRDefault="006E15DE" w:rsidP="006E15DE">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Lucida Console" w:eastAsia="Times New Roman" w:hAnsi="Lucida Console" w:cs="Times New Roman"/>
                <w:sz w:val="20"/>
                <w:szCs w:val="20"/>
              </w:rPr>
            </w:pPr>
            <w:r w:rsidRPr="006E15DE">
              <w:rPr>
                <w:rFonts w:ascii="Lucida Console" w:eastAsia="Times New Roman" w:hAnsi="Lucida Console" w:cs="Times New Roman"/>
                <w:sz w:val="20"/>
                <w:szCs w:val="20"/>
              </w:rPr>
              <w:t>0.9961</w:t>
            </w:r>
          </w:p>
        </w:tc>
      </w:tr>
      <w:tr w:rsidR="006E15DE" w:rsidRPr="006E15DE" w14:paraId="54541B61" w14:textId="77777777" w:rsidTr="006E15DE">
        <w:trPr>
          <w:trHeight w:val="300"/>
        </w:trPr>
        <w:tc>
          <w:tcPr>
            <w:tcW w:w="817" w:type="pct"/>
            <w:tcBorders>
              <w:top w:val="nil"/>
              <w:left w:val="nil"/>
              <w:bottom w:val="nil"/>
              <w:right w:val="nil"/>
            </w:tcBorders>
            <w:shd w:val="clear" w:color="auto" w:fill="auto"/>
            <w:noWrap/>
            <w:vAlign w:val="center"/>
            <w:hideMark/>
          </w:tcPr>
          <w:p w14:paraId="278CCF6B" w14:textId="77777777" w:rsidR="006E15DE" w:rsidRPr="006E15DE" w:rsidRDefault="006E15DE" w:rsidP="006E15DE">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Lucida Console" w:eastAsia="Times New Roman" w:hAnsi="Lucida Console" w:cs="Times New Roman"/>
                <w:sz w:val="20"/>
                <w:szCs w:val="20"/>
              </w:rPr>
            </w:pPr>
            <w:r w:rsidRPr="006E15DE">
              <w:rPr>
                <w:rFonts w:ascii="Lucida Console" w:eastAsia="Times New Roman" w:hAnsi="Lucida Console" w:cs="Times New Roman"/>
                <w:sz w:val="20"/>
                <w:szCs w:val="20"/>
              </w:rPr>
              <w:t>7</w:t>
            </w:r>
          </w:p>
        </w:tc>
        <w:tc>
          <w:tcPr>
            <w:tcW w:w="914" w:type="pct"/>
            <w:tcBorders>
              <w:top w:val="nil"/>
              <w:left w:val="nil"/>
              <w:bottom w:val="nil"/>
              <w:right w:val="nil"/>
            </w:tcBorders>
            <w:shd w:val="clear" w:color="auto" w:fill="auto"/>
            <w:noWrap/>
            <w:vAlign w:val="bottom"/>
            <w:hideMark/>
          </w:tcPr>
          <w:p w14:paraId="5FFE10FD" w14:textId="77777777" w:rsidR="006E15DE" w:rsidRPr="006E15DE" w:rsidRDefault="006E15DE" w:rsidP="006E15DE">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6E15DE">
              <w:rPr>
                <w:rFonts w:eastAsia="Times New Roman" w:cs="Times New Roman"/>
              </w:rPr>
              <w:t>0.993471</w:t>
            </w:r>
          </w:p>
        </w:tc>
        <w:tc>
          <w:tcPr>
            <w:tcW w:w="1538" w:type="pct"/>
            <w:tcBorders>
              <w:top w:val="nil"/>
              <w:left w:val="nil"/>
              <w:bottom w:val="nil"/>
              <w:right w:val="nil"/>
            </w:tcBorders>
            <w:shd w:val="clear" w:color="auto" w:fill="auto"/>
            <w:noWrap/>
            <w:vAlign w:val="bottom"/>
            <w:hideMark/>
          </w:tcPr>
          <w:p w14:paraId="30DEA0F0" w14:textId="77777777" w:rsidR="006E15DE" w:rsidRPr="006E15DE" w:rsidRDefault="006E15DE" w:rsidP="006E15DE">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6E15DE">
              <w:rPr>
                <w:rFonts w:eastAsia="Times New Roman" w:cs="Times New Roman"/>
              </w:rPr>
              <w:t>0.990862</w:t>
            </w:r>
          </w:p>
        </w:tc>
        <w:tc>
          <w:tcPr>
            <w:tcW w:w="1731" w:type="pct"/>
            <w:tcBorders>
              <w:top w:val="nil"/>
              <w:left w:val="nil"/>
              <w:bottom w:val="nil"/>
              <w:right w:val="nil"/>
            </w:tcBorders>
            <w:shd w:val="clear" w:color="auto" w:fill="auto"/>
            <w:noWrap/>
            <w:vAlign w:val="center"/>
            <w:hideMark/>
          </w:tcPr>
          <w:p w14:paraId="67D0E7A9" w14:textId="77777777" w:rsidR="006E15DE" w:rsidRPr="006E15DE" w:rsidRDefault="006E15DE" w:rsidP="006E15DE">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Lucida Console" w:eastAsia="Times New Roman" w:hAnsi="Lucida Console" w:cs="Times New Roman"/>
                <w:sz w:val="20"/>
                <w:szCs w:val="20"/>
              </w:rPr>
            </w:pPr>
            <w:r w:rsidRPr="006E15DE">
              <w:rPr>
                <w:rFonts w:ascii="Lucida Console" w:eastAsia="Times New Roman" w:hAnsi="Lucida Console" w:cs="Times New Roman"/>
                <w:sz w:val="20"/>
                <w:szCs w:val="20"/>
              </w:rPr>
              <w:t>0.99608</w:t>
            </w:r>
          </w:p>
        </w:tc>
      </w:tr>
      <w:tr w:rsidR="006E15DE" w:rsidRPr="006E15DE" w14:paraId="46972E5E" w14:textId="77777777" w:rsidTr="006E15DE">
        <w:trPr>
          <w:trHeight w:val="300"/>
        </w:trPr>
        <w:tc>
          <w:tcPr>
            <w:tcW w:w="817" w:type="pct"/>
            <w:tcBorders>
              <w:top w:val="nil"/>
              <w:left w:val="nil"/>
              <w:bottom w:val="nil"/>
              <w:right w:val="nil"/>
            </w:tcBorders>
            <w:shd w:val="clear" w:color="auto" w:fill="auto"/>
            <w:noWrap/>
            <w:vAlign w:val="center"/>
            <w:hideMark/>
          </w:tcPr>
          <w:p w14:paraId="39AB420A" w14:textId="77777777" w:rsidR="006E15DE" w:rsidRPr="006E15DE" w:rsidRDefault="006E15DE" w:rsidP="006E15DE">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Lucida Console" w:eastAsia="Times New Roman" w:hAnsi="Lucida Console" w:cs="Times New Roman"/>
                <w:sz w:val="20"/>
                <w:szCs w:val="20"/>
              </w:rPr>
            </w:pPr>
            <w:r w:rsidRPr="006E15DE">
              <w:rPr>
                <w:rFonts w:ascii="Lucida Console" w:eastAsia="Times New Roman" w:hAnsi="Lucida Console" w:cs="Times New Roman"/>
                <w:sz w:val="20"/>
                <w:szCs w:val="20"/>
              </w:rPr>
              <w:t>8</w:t>
            </w:r>
          </w:p>
        </w:tc>
        <w:tc>
          <w:tcPr>
            <w:tcW w:w="914" w:type="pct"/>
            <w:tcBorders>
              <w:top w:val="nil"/>
              <w:left w:val="nil"/>
              <w:bottom w:val="nil"/>
              <w:right w:val="nil"/>
            </w:tcBorders>
            <w:shd w:val="clear" w:color="auto" w:fill="auto"/>
            <w:noWrap/>
            <w:vAlign w:val="bottom"/>
            <w:hideMark/>
          </w:tcPr>
          <w:p w14:paraId="7A113F63" w14:textId="77777777" w:rsidR="006E15DE" w:rsidRPr="006E15DE" w:rsidRDefault="006E15DE" w:rsidP="006E15DE">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6E15DE">
              <w:rPr>
                <w:rFonts w:eastAsia="Times New Roman" w:cs="Times New Roman"/>
              </w:rPr>
              <w:t>0.993337</w:t>
            </w:r>
          </w:p>
        </w:tc>
        <w:tc>
          <w:tcPr>
            <w:tcW w:w="1538" w:type="pct"/>
            <w:tcBorders>
              <w:top w:val="nil"/>
              <w:left w:val="nil"/>
              <w:bottom w:val="nil"/>
              <w:right w:val="nil"/>
            </w:tcBorders>
            <w:shd w:val="clear" w:color="auto" w:fill="auto"/>
            <w:noWrap/>
            <w:vAlign w:val="bottom"/>
            <w:hideMark/>
          </w:tcPr>
          <w:p w14:paraId="02B9BD4B" w14:textId="77777777" w:rsidR="006E15DE" w:rsidRPr="006E15DE" w:rsidRDefault="006E15DE" w:rsidP="006E15DE">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6E15DE">
              <w:rPr>
                <w:rFonts w:eastAsia="Times New Roman" w:cs="Times New Roman"/>
              </w:rPr>
              <w:t>0.990719</w:t>
            </w:r>
          </w:p>
        </w:tc>
        <w:tc>
          <w:tcPr>
            <w:tcW w:w="1731" w:type="pct"/>
            <w:tcBorders>
              <w:top w:val="nil"/>
              <w:left w:val="nil"/>
              <w:bottom w:val="nil"/>
              <w:right w:val="nil"/>
            </w:tcBorders>
            <w:shd w:val="clear" w:color="auto" w:fill="auto"/>
            <w:noWrap/>
            <w:vAlign w:val="center"/>
            <w:hideMark/>
          </w:tcPr>
          <w:p w14:paraId="2A9F9155" w14:textId="77777777" w:rsidR="006E15DE" w:rsidRPr="006E15DE" w:rsidRDefault="006E15DE" w:rsidP="006E15DE">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Lucida Console" w:eastAsia="Times New Roman" w:hAnsi="Lucida Console" w:cs="Times New Roman"/>
                <w:sz w:val="20"/>
                <w:szCs w:val="20"/>
              </w:rPr>
            </w:pPr>
            <w:r w:rsidRPr="006E15DE">
              <w:rPr>
                <w:rFonts w:ascii="Lucida Console" w:eastAsia="Times New Roman" w:hAnsi="Lucida Console" w:cs="Times New Roman"/>
                <w:sz w:val="20"/>
                <w:szCs w:val="20"/>
              </w:rPr>
              <w:t>0.99595</w:t>
            </w:r>
          </w:p>
        </w:tc>
      </w:tr>
      <w:tr w:rsidR="006E15DE" w:rsidRPr="006E15DE" w14:paraId="653A904B" w14:textId="77777777" w:rsidTr="006E15DE">
        <w:trPr>
          <w:trHeight w:val="300"/>
        </w:trPr>
        <w:tc>
          <w:tcPr>
            <w:tcW w:w="817" w:type="pct"/>
            <w:tcBorders>
              <w:top w:val="nil"/>
              <w:left w:val="nil"/>
              <w:bottom w:val="nil"/>
              <w:right w:val="nil"/>
            </w:tcBorders>
            <w:shd w:val="clear" w:color="auto" w:fill="auto"/>
            <w:noWrap/>
            <w:vAlign w:val="center"/>
            <w:hideMark/>
          </w:tcPr>
          <w:p w14:paraId="30DA9761" w14:textId="77777777" w:rsidR="006E15DE" w:rsidRPr="006E15DE" w:rsidRDefault="006E15DE" w:rsidP="006E15DE">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Lucida Console" w:eastAsia="Times New Roman" w:hAnsi="Lucida Console" w:cs="Times New Roman"/>
                <w:sz w:val="20"/>
                <w:szCs w:val="20"/>
              </w:rPr>
            </w:pPr>
            <w:r w:rsidRPr="006E15DE">
              <w:rPr>
                <w:rFonts w:ascii="Lucida Console" w:eastAsia="Times New Roman" w:hAnsi="Lucida Console" w:cs="Times New Roman"/>
                <w:sz w:val="20"/>
                <w:szCs w:val="20"/>
              </w:rPr>
              <w:t>9</w:t>
            </w:r>
          </w:p>
        </w:tc>
        <w:tc>
          <w:tcPr>
            <w:tcW w:w="914" w:type="pct"/>
            <w:tcBorders>
              <w:top w:val="nil"/>
              <w:left w:val="nil"/>
              <w:bottom w:val="nil"/>
              <w:right w:val="nil"/>
            </w:tcBorders>
            <w:shd w:val="clear" w:color="auto" w:fill="auto"/>
            <w:noWrap/>
            <w:vAlign w:val="bottom"/>
            <w:hideMark/>
          </w:tcPr>
          <w:p w14:paraId="4CEE25CD" w14:textId="77777777" w:rsidR="006E15DE" w:rsidRPr="006E15DE" w:rsidRDefault="006E15DE" w:rsidP="006E15DE">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6E15DE">
              <w:rPr>
                <w:rFonts w:eastAsia="Times New Roman" w:cs="Times New Roman"/>
              </w:rPr>
              <w:t>0.993337</w:t>
            </w:r>
          </w:p>
        </w:tc>
        <w:tc>
          <w:tcPr>
            <w:tcW w:w="1538" w:type="pct"/>
            <w:tcBorders>
              <w:top w:val="nil"/>
              <w:left w:val="nil"/>
              <w:bottom w:val="nil"/>
              <w:right w:val="nil"/>
            </w:tcBorders>
            <w:shd w:val="clear" w:color="auto" w:fill="auto"/>
            <w:noWrap/>
            <w:vAlign w:val="bottom"/>
            <w:hideMark/>
          </w:tcPr>
          <w:p w14:paraId="672D00D6" w14:textId="77777777" w:rsidR="006E15DE" w:rsidRPr="006E15DE" w:rsidRDefault="006E15DE" w:rsidP="006E15DE">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6E15DE">
              <w:rPr>
                <w:rFonts w:eastAsia="Times New Roman" w:cs="Times New Roman"/>
              </w:rPr>
              <w:t>0.990719</w:t>
            </w:r>
          </w:p>
        </w:tc>
        <w:tc>
          <w:tcPr>
            <w:tcW w:w="1731" w:type="pct"/>
            <w:tcBorders>
              <w:top w:val="nil"/>
              <w:left w:val="nil"/>
              <w:bottom w:val="nil"/>
              <w:right w:val="nil"/>
            </w:tcBorders>
            <w:shd w:val="clear" w:color="auto" w:fill="auto"/>
            <w:noWrap/>
            <w:vAlign w:val="center"/>
            <w:hideMark/>
          </w:tcPr>
          <w:p w14:paraId="44860A01" w14:textId="77777777" w:rsidR="006E15DE" w:rsidRPr="006E15DE" w:rsidRDefault="006E15DE" w:rsidP="006E15DE">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Lucida Console" w:eastAsia="Times New Roman" w:hAnsi="Lucida Console" w:cs="Times New Roman"/>
                <w:sz w:val="20"/>
                <w:szCs w:val="20"/>
              </w:rPr>
            </w:pPr>
            <w:r w:rsidRPr="006E15DE">
              <w:rPr>
                <w:rFonts w:ascii="Lucida Console" w:eastAsia="Times New Roman" w:hAnsi="Lucida Console" w:cs="Times New Roman"/>
                <w:sz w:val="20"/>
                <w:szCs w:val="20"/>
              </w:rPr>
              <w:t>0.99595</w:t>
            </w:r>
          </w:p>
        </w:tc>
      </w:tr>
      <w:tr w:rsidR="006E15DE" w:rsidRPr="006E15DE" w14:paraId="7FA1D881" w14:textId="77777777" w:rsidTr="006E15DE">
        <w:trPr>
          <w:trHeight w:val="300"/>
        </w:trPr>
        <w:tc>
          <w:tcPr>
            <w:tcW w:w="817" w:type="pct"/>
            <w:tcBorders>
              <w:top w:val="nil"/>
              <w:left w:val="nil"/>
              <w:bottom w:val="nil"/>
              <w:right w:val="nil"/>
            </w:tcBorders>
            <w:shd w:val="clear" w:color="auto" w:fill="auto"/>
            <w:noWrap/>
            <w:vAlign w:val="center"/>
            <w:hideMark/>
          </w:tcPr>
          <w:p w14:paraId="12BE7579" w14:textId="77777777" w:rsidR="006E15DE" w:rsidRPr="006E15DE" w:rsidRDefault="006E15DE" w:rsidP="006E15DE">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Lucida Console" w:eastAsia="Times New Roman" w:hAnsi="Lucida Console" w:cs="Times New Roman"/>
                <w:sz w:val="20"/>
                <w:szCs w:val="20"/>
              </w:rPr>
            </w:pPr>
            <w:r w:rsidRPr="006E15DE">
              <w:rPr>
                <w:rFonts w:ascii="Lucida Console" w:eastAsia="Times New Roman" w:hAnsi="Lucida Console" w:cs="Times New Roman"/>
                <w:sz w:val="20"/>
                <w:szCs w:val="20"/>
              </w:rPr>
              <w:t>10</w:t>
            </w:r>
          </w:p>
        </w:tc>
        <w:tc>
          <w:tcPr>
            <w:tcW w:w="914" w:type="pct"/>
            <w:tcBorders>
              <w:top w:val="nil"/>
              <w:left w:val="nil"/>
              <w:bottom w:val="nil"/>
              <w:right w:val="nil"/>
            </w:tcBorders>
            <w:shd w:val="clear" w:color="auto" w:fill="auto"/>
            <w:noWrap/>
            <w:vAlign w:val="bottom"/>
            <w:hideMark/>
          </w:tcPr>
          <w:p w14:paraId="2FAD6FD6" w14:textId="77777777" w:rsidR="006E15DE" w:rsidRPr="006E15DE" w:rsidRDefault="006E15DE" w:rsidP="006E15DE">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6E15DE">
              <w:rPr>
                <w:rFonts w:eastAsia="Times New Roman" w:cs="Times New Roman"/>
              </w:rPr>
              <w:t>0.993243</w:t>
            </w:r>
          </w:p>
        </w:tc>
        <w:tc>
          <w:tcPr>
            <w:tcW w:w="1538" w:type="pct"/>
            <w:tcBorders>
              <w:top w:val="nil"/>
              <w:left w:val="nil"/>
              <w:bottom w:val="nil"/>
              <w:right w:val="nil"/>
            </w:tcBorders>
            <w:shd w:val="clear" w:color="auto" w:fill="auto"/>
            <w:noWrap/>
            <w:vAlign w:val="bottom"/>
            <w:hideMark/>
          </w:tcPr>
          <w:p w14:paraId="2BA82628" w14:textId="77777777" w:rsidR="006E15DE" w:rsidRPr="006E15DE" w:rsidRDefault="006E15DE" w:rsidP="006E15DE">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6E15DE">
              <w:rPr>
                <w:rFonts w:eastAsia="Times New Roman" w:cs="Times New Roman"/>
              </w:rPr>
              <w:t>0.990617</w:t>
            </w:r>
          </w:p>
        </w:tc>
        <w:tc>
          <w:tcPr>
            <w:tcW w:w="1731" w:type="pct"/>
            <w:tcBorders>
              <w:top w:val="nil"/>
              <w:left w:val="nil"/>
              <w:bottom w:val="nil"/>
              <w:right w:val="nil"/>
            </w:tcBorders>
            <w:shd w:val="clear" w:color="auto" w:fill="auto"/>
            <w:noWrap/>
            <w:vAlign w:val="center"/>
            <w:hideMark/>
          </w:tcPr>
          <w:p w14:paraId="6CCC95F5" w14:textId="77777777" w:rsidR="006E15DE" w:rsidRPr="006E15DE" w:rsidRDefault="006E15DE" w:rsidP="006E15DE">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Lucida Console" w:eastAsia="Times New Roman" w:hAnsi="Lucida Console" w:cs="Times New Roman"/>
                <w:sz w:val="20"/>
                <w:szCs w:val="20"/>
              </w:rPr>
            </w:pPr>
            <w:r w:rsidRPr="006E15DE">
              <w:rPr>
                <w:rFonts w:ascii="Lucida Console" w:eastAsia="Times New Roman" w:hAnsi="Lucida Console" w:cs="Times New Roman"/>
                <w:sz w:val="20"/>
                <w:szCs w:val="20"/>
              </w:rPr>
              <w:t>0.99587</w:t>
            </w:r>
          </w:p>
        </w:tc>
      </w:tr>
      <w:tr w:rsidR="006E15DE" w:rsidRPr="006E15DE" w14:paraId="63CAA74F" w14:textId="77777777" w:rsidTr="006E15DE">
        <w:trPr>
          <w:trHeight w:val="300"/>
        </w:trPr>
        <w:tc>
          <w:tcPr>
            <w:tcW w:w="817" w:type="pct"/>
            <w:tcBorders>
              <w:top w:val="nil"/>
              <w:left w:val="nil"/>
              <w:bottom w:val="nil"/>
              <w:right w:val="nil"/>
            </w:tcBorders>
            <w:shd w:val="clear" w:color="auto" w:fill="auto"/>
            <w:noWrap/>
            <w:vAlign w:val="center"/>
            <w:hideMark/>
          </w:tcPr>
          <w:p w14:paraId="7EFBBA7B" w14:textId="77777777" w:rsidR="006E15DE" w:rsidRPr="006E15DE" w:rsidRDefault="006E15DE" w:rsidP="006E15DE">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Lucida Console" w:eastAsia="Times New Roman" w:hAnsi="Lucida Console" w:cs="Times New Roman"/>
                <w:sz w:val="20"/>
                <w:szCs w:val="20"/>
              </w:rPr>
            </w:pPr>
            <w:r w:rsidRPr="006E15DE">
              <w:rPr>
                <w:rFonts w:ascii="Lucida Console" w:eastAsia="Times New Roman" w:hAnsi="Lucida Console" w:cs="Times New Roman"/>
                <w:sz w:val="20"/>
                <w:szCs w:val="20"/>
              </w:rPr>
              <w:t>11</w:t>
            </w:r>
          </w:p>
        </w:tc>
        <w:tc>
          <w:tcPr>
            <w:tcW w:w="914" w:type="pct"/>
            <w:tcBorders>
              <w:top w:val="nil"/>
              <w:left w:val="nil"/>
              <w:bottom w:val="nil"/>
              <w:right w:val="nil"/>
            </w:tcBorders>
            <w:shd w:val="clear" w:color="auto" w:fill="auto"/>
            <w:noWrap/>
            <w:vAlign w:val="bottom"/>
            <w:hideMark/>
          </w:tcPr>
          <w:p w14:paraId="1A2DF6FF" w14:textId="77777777" w:rsidR="006E15DE" w:rsidRPr="006E15DE" w:rsidRDefault="006E15DE" w:rsidP="006E15DE">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6E15DE">
              <w:rPr>
                <w:rFonts w:eastAsia="Times New Roman" w:cs="Times New Roman"/>
              </w:rPr>
              <w:t>0.993243</w:t>
            </w:r>
          </w:p>
        </w:tc>
        <w:tc>
          <w:tcPr>
            <w:tcW w:w="1538" w:type="pct"/>
            <w:tcBorders>
              <w:top w:val="nil"/>
              <w:left w:val="nil"/>
              <w:bottom w:val="nil"/>
              <w:right w:val="nil"/>
            </w:tcBorders>
            <w:shd w:val="clear" w:color="auto" w:fill="auto"/>
            <w:noWrap/>
            <w:vAlign w:val="bottom"/>
            <w:hideMark/>
          </w:tcPr>
          <w:p w14:paraId="70696748" w14:textId="77777777" w:rsidR="006E15DE" w:rsidRPr="006E15DE" w:rsidRDefault="006E15DE" w:rsidP="006E15DE">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6E15DE">
              <w:rPr>
                <w:rFonts w:eastAsia="Times New Roman" w:cs="Times New Roman"/>
              </w:rPr>
              <w:t>0.990617</w:t>
            </w:r>
          </w:p>
        </w:tc>
        <w:tc>
          <w:tcPr>
            <w:tcW w:w="1731" w:type="pct"/>
            <w:tcBorders>
              <w:top w:val="nil"/>
              <w:left w:val="nil"/>
              <w:bottom w:val="nil"/>
              <w:right w:val="nil"/>
            </w:tcBorders>
            <w:shd w:val="clear" w:color="auto" w:fill="auto"/>
            <w:noWrap/>
            <w:vAlign w:val="center"/>
            <w:hideMark/>
          </w:tcPr>
          <w:p w14:paraId="16AC1C69" w14:textId="77777777" w:rsidR="006E15DE" w:rsidRPr="006E15DE" w:rsidRDefault="006E15DE" w:rsidP="006E15DE">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Lucida Console" w:eastAsia="Times New Roman" w:hAnsi="Lucida Console" w:cs="Times New Roman"/>
                <w:sz w:val="20"/>
                <w:szCs w:val="20"/>
              </w:rPr>
            </w:pPr>
            <w:r w:rsidRPr="006E15DE">
              <w:rPr>
                <w:rFonts w:ascii="Lucida Console" w:eastAsia="Times New Roman" w:hAnsi="Lucida Console" w:cs="Times New Roman"/>
                <w:sz w:val="20"/>
                <w:szCs w:val="20"/>
              </w:rPr>
              <w:t>0.99587</w:t>
            </w:r>
          </w:p>
        </w:tc>
      </w:tr>
      <w:tr w:rsidR="006E15DE" w:rsidRPr="006E15DE" w14:paraId="3BDFFA80" w14:textId="77777777" w:rsidTr="006E15DE">
        <w:trPr>
          <w:trHeight w:val="300"/>
        </w:trPr>
        <w:tc>
          <w:tcPr>
            <w:tcW w:w="817" w:type="pct"/>
            <w:tcBorders>
              <w:top w:val="nil"/>
              <w:left w:val="nil"/>
              <w:bottom w:val="nil"/>
              <w:right w:val="nil"/>
            </w:tcBorders>
            <w:shd w:val="clear" w:color="auto" w:fill="auto"/>
            <w:noWrap/>
            <w:vAlign w:val="center"/>
            <w:hideMark/>
          </w:tcPr>
          <w:p w14:paraId="70816042" w14:textId="77777777" w:rsidR="006E15DE" w:rsidRPr="006E15DE" w:rsidRDefault="006E15DE" w:rsidP="006E15DE">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Lucida Console" w:eastAsia="Times New Roman" w:hAnsi="Lucida Console" w:cs="Times New Roman"/>
                <w:sz w:val="20"/>
                <w:szCs w:val="20"/>
              </w:rPr>
            </w:pPr>
            <w:r w:rsidRPr="006E15DE">
              <w:rPr>
                <w:rFonts w:ascii="Lucida Console" w:eastAsia="Times New Roman" w:hAnsi="Lucida Console" w:cs="Times New Roman"/>
                <w:sz w:val="20"/>
                <w:szCs w:val="20"/>
              </w:rPr>
              <w:t>12</w:t>
            </w:r>
          </w:p>
        </w:tc>
        <w:tc>
          <w:tcPr>
            <w:tcW w:w="914" w:type="pct"/>
            <w:tcBorders>
              <w:top w:val="nil"/>
              <w:left w:val="nil"/>
              <w:bottom w:val="nil"/>
              <w:right w:val="nil"/>
            </w:tcBorders>
            <w:shd w:val="clear" w:color="auto" w:fill="auto"/>
            <w:noWrap/>
            <w:vAlign w:val="bottom"/>
            <w:hideMark/>
          </w:tcPr>
          <w:p w14:paraId="2E56A6A9" w14:textId="77777777" w:rsidR="006E15DE" w:rsidRPr="006E15DE" w:rsidRDefault="006E15DE" w:rsidP="006E15DE">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6E15DE">
              <w:rPr>
                <w:rFonts w:eastAsia="Times New Roman" w:cs="Times New Roman"/>
              </w:rPr>
              <w:t>0.993092</w:t>
            </w:r>
          </w:p>
        </w:tc>
        <w:tc>
          <w:tcPr>
            <w:tcW w:w="1538" w:type="pct"/>
            <w:tcBorders>
              <w:top w:val="nil"/>
              <w:left w:val="nil"/>
              <w:bottom w:val="nil"/>
              <w:right w:val="nil"/>
            </w:tcBorders>
            <w:shd w:val="clear" w:color="auto" w:fill="auto"/>
            <w:noWrap/>
            <w:vAlign w:val="bottom"/>
            <w:hideMark/>
          </w:tcPr>
          <w:p w14:paraId="4D445D69" w14:textId="77777777" w:rsidR="006E15DE" w:rsidRPr="006E15DE" w:rsidRDefault="006E15DE" w:rsidP="006E15DE">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6E15DE">
              <w:rPr>
                <w:rFonts w:eastAsia="Times New Roman" w:cs="Times New Roman"/>
              </w:rPr>
              <w:t>0.990447</w:t>
            </w:r>
          </w:p>
        </w:tc>
        <w:tc>
          <w:tcPr>
            <w:tcW w:w="1731" w:type="pct"/>
            <w:tcBorders>
              <w:top w:val="nil"/>
              <w:left w:val="nil"/>
              <w:bottom w:val="nil"/>
              <w:right w:val="nil"/>
            </w:tcBorders>
            <w:shd w:val="clear" w:color="auto" w:fill="auto"/>
            <w:noWrap/>
            <w:vAlign w:val="center"/>
            <w:hideMark/>
          </w:tcPr>
          <w:p w14:paraId="52C071F1" w14:textId="77777777" w:rsidR="006E15DE" w:rsidRPr="006E15DE" w:rsidRDefault="006E15DE" w:rsidP="006E15DE">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Lucida Console" w:eastAsia="Times New Roman" w:hAnsi="Lucida Console" w:cs="Times New Roman"/>
                <w:sz w:val="20"/>
                <w:szCs w:val="20"/>
              </w:rPr>
            </w:pPr>
            <w:r w:rsidRPr="006E15DE">
              <w:rPr>
                <w:rFonts w:ascii="Lucida Console" w:eastAsia="Times New Roman" w:hAnsi="Lucida Console" w:cs="Times New Roman"/>
                <w:sz w:val="20"/>
                <w:szCs w:val="20"/>
              </w:rPr>
              <w:t>0.99574</w:t>
            </w:r>
          </w:p>
        </w:tc>
      </w:tr>
      <w:tr w:rsidR="006E15DE" w:rsidRPr="006E15DE" w14:paraId="5A36F5EE" w14:textId="77777777" w:rsidTr="006E15DE">
        <w:trPr>
          <w:trHeight w:val="300"/>
        </w:trPr>
        <w:tc>
          <w:tcPr>
            <w:tcW w:w="817" w:type="pct"/>
            <w:tcBorders>
              <w:top w:val="nil"/>
              <w:left w:val="nil"/>
              <w:bottom w:val="nil"/>
              <w:right w:val="nil"/>
            </w:tcBorders>
            <w:shd w:val="clear" w:color="auto" w:fill="auto"/>
            <w:noWrap/>
            <w:vAlign w:val="center"/>
            <w:hideMark/>
          </w:tcPr>
          <w:p w14:paraId="1A99D313" w14:textId="77777777" w:rsidR="006E15DE" w:rsidRPr="006E15DE" w:rsidRDefault="006E15DE" w:rsidP="006E15DE">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Lucida Console" w:eastAsia="Times New Roman" w:hAnsi="Lucida Console" w:cs="Times New Roman"/>
                <w:sz w:val="20"/>
                <w:szCs w:val="20"/>
              </w:rPr>
            </w:pPr>
            <w:r w:rsidRPr="006E15DE">
              <w:rPr>
                <w:rFonts w:ascii="Lucida Console" w:eastAsia="Times New Roman" w:hAnsi="Lucida Console" w:cs="Times New Roman"/>
                <w:sz w:val="20"/>
                <w:szCs w:val="20"/>
              </w:rPr>
              <w:t>13</w:t>
            </w:r>
          </w:p>
        </w:tc>
        <w:tc>
          <w:tcPr>
            <w:tcW w:w="914" w:type="pct"/>
            <w:tcBorders>
              <w:top w:val="nil"/>
              <w:left w:val="nil"/>
              <w:bottom w:val="nil"/>
              <w:right w:val="nil"/>
            </w:tcBorders>
            <w:shd w:val="clear" w:color="auto" w:fill="auto"/>
            <w:noWrap/>
            <w:vAlign w:val="bottom"/>
            <w:hideMark/>
          </w:tcPr>
          <w:p w14:paraId="1A4339D3" w14:textId="77777777" w:rsidR="006E15DE" w:rsidRPr="006E15DE" w:rsidRDefault="006E15DE" w:rsidP="006E15DE">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6E15DE">
              <w:rPr>
                <w:rFonts w:eastAsia="Times New Roman" w:cs="Times New Roman"/>
              </w:rPr>
              <w:t>0.993092</w:t>
            </w:r>
          </w:p>
        </w:tc>
        <w:tc>
          <w:tcPr>
            <w:tcW w:w="1538" w:type="pct"/>
            <w:tcBorders>
              <w:top w:val="nil"/>
              <w:left w:val="nil"/>
              <w:bottom w:val="nil"/>
              <w:right w:val="nil"/>
            </w:tcBorders>
            <w:shd w:val="clear" w:color="auto" w:fill="auto"/>
            <w:noWrap/>
            <w:vAlign w:val="bottom"/>
            <w:hideMark/>
          </w:tcPr>
          <w:p w14:paraId="200E16CA" w14:textId="77777777" w:rsidR="006E15DE" w:rsidRPr="006E15DE" w:rsidRDefault="006E15DE" w:rsidP="006E15DE">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6E15DE">
              <w:rPr>
                <w:rFonts w:eastAsia="Times New Roman" w:cs="Times New Roman"/>
              </w:rPr>
              <w:t>0.990447</w:t>
            </w:r>
          </w:p>
        </w:tc>
        <w:tc>
          <w:tcPr>
            <w:tcW w:w="1731" w:type="pct"/>
            <w:tcBorders>
              <w:top w:val="nil"/>
              <w:left w:val="nil"/>
              <w:bottom w:val="nil"/>
              <w:right w:val="nil"/>
            </w:tcBorders>
            <w:shd w:val="clear" w:color="auto" w:fill="auto"/>
            <w:noWrap/>
            <w:vAlign w:val="center"/>
            <w:hideMark/>
          </w:tcPr>
          <w:p w14:paraId="578D13A1" w14:textId="77777777" w:rsidR="006E15DE" w:rsidRPr="006E15DE" w:rsidRDefault="006E15DE" w:rsidP="006E15DE">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Lucida Console" w:eastAsia="Times New Roman" w:hAnsi="Lucida Console" w:cs="Times New Roman"/>
                <w:sz w:val="20"/>
                <w:szCs w:val="20"/>
              </w:rPr>
            </w:pPr>
            <w:r w:rsidRPr="006E15DE">
              <w:rPr>
                <w:rFonts w:ascii="Lucida Console" w:eastAsia="Times New Roman" w:hAnsi="Lucida Console" w:cs="Times New Roman"/>
                <w:sz w:val="20"/>
                <w:szCs w:val="20"/>
              </w:rPr>
              <w:t>0.99574</w:t>
            </w:r>
          </w:p>
        </w:tc>
      </w:tr>
      <w:tr w:rsidR="006E15DE" w:rsidRPr="006E15DE" w14:paraId="70961F0A" w14:textId="77777777" w:rsidTr="006E15DE">
        <w:trPr>
          <w:trHeight w:val="300"/>
        </w:trPr>
        <w:tc>
          <w:tcPr>
            <w:tcW w:w="817" w:type="pct"/>
            <w:tcBorders>
              <w:top w:val="nil"/>
              <w:left w:val="nil"/>
              <w:right w:val="nil"/>
            </w:tcBorders>
            <w:shd w:val="clear" w:color="auto" w:fill="auto"/>
            <w:noWrap/>
            <w:vAlign w:val="center"/>
            <w:hideMark/>
          </w:tcPr>
          <w:p w14:paraId="0985A1A0" w14:textId="77777777" w:rsidR="006E15DE" w:rsidRPr="006E15DE" w:rsidRDefault="006E15DE" w:rsidP="006E15DE">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Lucida Console" w:eastAsia="Times New Roman" w:hAnsi="Lucida Console" w:cs="Times New Roman"/>
                <w:sz w:val="20"/>
                <w:szCs w:val="20"/>
              </w:rPr>
            </w:pPr>
            <w:r w:rsidRPr="006E15DE">
              <w:rPr>
                <w:rFonts w:ascii="Lucida Console" w:eastAsia="Times New Roman" w:hAnsi="Lucida Console" w:cs="Times New Roman"/>
                <w:sz w:val="20"/>
                <w:szCs w:val="20"/>
              </w:rPr>
              <w:t>14</w:t>
            </w:r>
          </w:p>
        </w:tc>
        <w:tc>
          <w:tcPr>
            <w:tcW w:w="914" w:type="pct"/>
            <w:tcBorders>
              <w:top w:val="nil"/>
              <w:left w:val="nil"/>
              <w:right w:val="nil"/>
            </w:tcBorders>
            <w:shd w:val="clear" w:color="auto" w:fill="auto"/>
            <w:noWrap/>
            <w:vAlign w:val="bottom"/>
            <w:hideMark/>
          </w:tcPr>
          <w:p w14:paraId="66963BC2" w14:textId="77777777" w:rsidR="006E15DE" w:rsidRPr="006E15DE" w:rsidRDefault="006E15DE" w:rsidP="006E15DE">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6E15DE">
              <w:rPr>
                <w:rFonts w:eastAsia="Times New Roman" w:cs="Times New Roman"/>
              </w:rPr>
              <w:t>0.993092</w:t>
            </w:r>
          </w:p>
        </w:tc>
        <w:tc>
          <w:tcPr>
            <w:tcW w:w="1538" w:type="pct"/>
            <w:tcBorders>
              <w:top w:val="nil"/>
              <w:left w:val="nil"/>
              <w:right w:val="nil"/>
            </w:tcBorders>
            <w:shd w:val="clear" w:color="auto" w:fill="auto"/>
            <w:noWrap/>
            <w:vAlign w:val="bottom"/>
            <w:hideMark/>
          </w:tcPr>
          <w:p w14:paraId="2C7F6A01" w14:textId="77777777" w:rsidR="006E15DE" w:rsidRPr="006E15DE" w:rsidRDefault="006E15DE" w:rsidP="006E15DE">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6E15DE">
              <w:rPr>
                <w:rFonts w:eastAsia="Times New Roman" w:cs="Times New Roman"/>
              </w:rPr>
              <w:t>0.990447</w:t>
            </w:r>
          </w:p>
        </w:tc>
        <w:tc>
          <w:tcPr>
            <w:tcW w:w="1731" w:type="pct"/>
            <w:tcBorders>
              <w:top w:val="nil"/>
              <w:left w:val="nil"/>
              <w:right w:val="nil"/>
            </w:tcBorders>
            <w:shd w:val="clear" w:color="auto" w:fill="auto"/>
            <w:noWrap/>
            <w:vAlign w:val="bottom"/>
            <w:hideMark/>
          </w:tcPr>
          <w:p w14:paraId="2F126AC0" w14:textId="77777777" w:rsidR="006E15DE" w:rsidRPr="006E15DE" w:rsidRDefault="006E15DE" w:rsidP="006E15DE">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6E15DE">
              <w:rPr>
                <w:rFonts w:eastAsia="Times New Roman" w:cs="Times New Roman"/>
              </w:rPr>
              <w:t>0.995736</w:t>
            </w:r>
          </w:p>
        </w:tc>
      </w:tr>
      <w:tr w:rsidR="006E15DE" w:rsidRPr="006E15DE" w14:paraId="6716CEB8" w14:textId="77777777" w:rsidTr="006E15DE">
        <w:trPr>
          <w:trHeight w:val="300"/>
        </w:trPr>
        <w:tc>
          <w:tcPr>
            <w:tcW w:w="817" w:type="pct"/>
            <w:tcBorders>
              <w:top w:val="nil"/>
              <w:left w:val="nil"/>
              <w:bottom w:val="single" w:sz="4" w:space="0" w:color="auto"/>
              <w:right w:val="nil"/>
            </w:tcBorders>
            <w:shd w:val="clear" w:color="auto" w:fill="auto"/>
            <w:noWrap/>
            <w:vAlign w:val="center"/>
            <w:hideMark/>
          </w:tcPr>
          <w:p w14:paraId="4A31B3ED" w14:textId="77777777" w:rsidR="006E15DE" w:rsidRPr="006E15DE" w:rsidRDefault="006E15DE" w:rsidP="006E15DE">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Lucida Console" w:eastAsia="Times New Roman" w:hAnsi="Lucida Console" w:cs="Times New Roman"/>
                <w:sz w:val="20"/>
                <w:szCs w:val="20"/>
              </w:rPr>
            </w:pPr>
            <w:r w:rsidRPr="006E15DE">
              <w:rPr>
                <w:rFonts w:ascii="Lucida Console" w:eastAsia="Times New Roman" w:hAnsi="Lucida Console" w:cs="Times New Roman"/>
                <w:sz w:val="20"/>
                <w:szCs w:val="20"/>
              </w:rPr>
              <w:t>15</w:t>
            </w:r>
          </w:p>
        </w:tc>
        <w:tc>
          <w:tcPr>
            <w:tcW w:w="914" w:type="pct"/>
            <w:tcBorders>
              <w:top w:val="nil"/>
              <w:left w:val="nil"/>
              <w:bottom w:val="single" w:sz="4" w:space="0" w:color="auto"/>
              <w:right w:val="nil"/>
            </w:tcBorders>
            <w:shd w:val="clear" w:color="auto" w:fill="auto"/>
            <w:noWrap/>
            <w:vAlign w:val="bottom"/>
            <w:hideMark/>
          </w:tcPr>
          <w:p w14:paraId="6FD05726" w14:textId="77777777" w:rsidR="006E15DE" w:rsidRPr="006E15DE" w:rsidRDefault="006E15DE" w:rsidP="006E15DE">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6E15DE">
              <w:rPr>
                <w:rFonts w:eastAsia="Times New Roman" w:cs="Times New Roman"/>
              </w:rPr>
              <w:t>0.993092</w:t>
            </w:r>
          </w:p>
        </w:tc>
        <w:tc>
          <w:tcPr>
            <w:tcW w:w="1538" w:type="pct"/>
            <w:tcBorders>
              <w:top w:val="nil"/>
              <w:left w:val="nil"/>
              <w:bottom w:val="single" w:sz="4" w:space="0" w:color="auto"/>
              <w:right w:val="nil"/>
            </w:tcBorders>
            <w:shd w:val="clear" w:color="auto" w:fill="auto"/>
            <w:noWrap/>
            <w:vAlign w:val="bottom"/>
            <w:hideMark/>
          </w:tcPr>
          <w:p w14:paraId="26AC34A8" w14:textId="77777777" w:rsidR="006E15DE" w:rsidRPr="006E15DE" w:rsidRDefault="006E15DE" w:rsidP="006E15DE">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6E15DE">
              <w:rPr>
                <w:rFonts w:eastAsia="Times New Roman" w:cs="Times New Roman"/>
              </w:rPr>
              <w:t>0.990447</w:t>
            </w:r>
          </w:p>
        </w:tc>
        <w:tc>
          <w:tcPr>
            <w:tcW w:w="1731" w:type="pct"/>
            <w:tcBorders>
              <w:top w:val="nil"/>
              <w:left w:val="nil"/>
              <w:bottom w:val="single" w:sz="4" w:space="0" w:color="auto"/>
              <w:right w:val="nil"/>
            </w:tcBorders>
            <w:shd w:val="clear" w:color="auto" w:fill="auto"/>
            <w:noWrap/>
            <w:vAlign w:val="bottom"/>
            <w:hideMark/>
          </w:tcPr>
          <w:p w14:paraId="376CE194" w14:textId="77777777" w:rsidR="006E15DE" w:rsidRPr="006E15DE" w:rsidRDefault="006E15DE" w:rsidP="006E15DE">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6E15DE">
              <w:rPr>
                <w:rFonts w:eastAsia="Times New Roman" w:cs="Times New Roman"/>
              </w:rPr>
              <w:t>0.995736</w:t>
            </w:r>
          </w:p>
        </w:tc>
      </w:tr>
    </w:tbl>
    <w:p w14:paraId="35E86ED5" w14:textId="77777777" w:rsidR="00937D60" w:rsidRDefault="009F3004">
      <w:pPr>
        <w:rPr>
          <w:b/>
        </w:rPr>
      </w:pPr>
      <w:r>
        <w:rPr>
          <w:b/>
        </w:rPr>
        <w:lastRenderedPageBreak/>
        <w:t>Figure 13: Kaplan Meier Survival Curve for FGM in Guinea</w:t>
      </w:r>
    </w:p>
    <w:p w14:paraId="4E242A7C" w14:textId="5C7EC1D1" w:rsidR="00FE35E9" w:rsidRDefault="00FE35E9">
      <w:r w:rsidRPr="00FE35E9">
        <w:rPr>
          <w:noProof/>
        </w:rPr>
        <w:drawing>
          <wp:inline distT="0" distB="0" distL="0" distR="0" wp14:anchorId="2FA1AB13" wp14:editId="682CC141">
            <wp:extent cx="5943600" cy="3427095"/>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427095"/>
                    </a:xfrm>
                    <a:prstGeom prst="rect">
                      <a:avLst/>
                    </a:prstGeom>
                  </pic:spPr>
                </pic:pic>
              </a:graphicData>
            </a:graphic>
          </wp:inline>
        </w:drawing>
      </w:r>
      <w:r w:rsidRPr="00FE35E9">
        <w:t xml:space="preserve"> </w:t>
      </w:r>
    </w:p>
    <w:tbl>
      <w:tblPr>
        <w:tblW w:w="8730" w:type="dxa"/>
        <w:tblLook w:val="04A0" w:firstRow="1" w:lastRow="0" w:firstColumn="1" w:lastColumn="0" w:noHBand="0" w:noVBand="1"/>
      </w:tblPr>
      <w:tblGrid>
        <w:gridCol w:w="1440"/>
        <w:gridCol w:w="1260"/>
        <w:gridCol w:w="2340"/>
        <w:gridCol w:w="3690"/>
      </w:tblGrid>
      <w:tr w:rsidR="00FE35E9" w:rsidRPr="00FE35E9" w14:paraId="0E3ECF36" w14:textId="77777777" w:rsidTr="00FE35E9">
        <w:trPr>
          <w:trHeight w:val="620"/>
        </w:trPr>
        <w:tc>
          <w:tcPr>
            <w:tcW w:w="1440" w:type="dxa"/>
            <w:tcBorders>
              <w:top w:val="single" w:sz="4" w:space="0" w:color="auto"/>
              <w:left w:val="nil"/>
              <w:bottom w:val="single" w:sz="4" w:space="0" w:color="auto"/>
              <w:right w:val="nil"/>
            </w:tcBorders>
            <w:shd w:val="clear" w:color="auto" w:fill="auto"/>
            <w:vAlign w:val="center"/>
            <w:hideMark/>
          </w:tcPr>
          <w:p w14:paraId="7CE1FD48" w14:textId="77777777" w:rsidR="00FE35E9" w:rsidRPr="00FE35E9" w:rsidRDefault="00FE35E9" w:rsidP="00FE35E9">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rPr>
            </w:pPr>
            <w:r w:rsidRPr="00FE35E9">
              <w:rPr>
                <w:rFonts w:eastAsia="Times New Roman" w:cs="Times New Roman"/>
              </w:rPr>
              <w:t>Study time</w:t>
            </w:r>
          </w:p>
        </w:tc>
        <w:tc>
          <w:tcPr>
            <w:tcW w:w="1260" w:type="dxa"/>
            <w:tcBorders>
              <w:top w:val="single" w:sz="4" w:space="0" w:color="auto"/>
              <w:left w:val="nil"/>
              <w:bottom w:val="single" w:sz="4" w:space="0" w:color="auto"/>
              <w:right w:val="nil"/>
            </w:tcBorders>
            <w:shd w:val="clear" w:color="auto" w:fill="auto"/>
            <w:vAlign w:val="center"/>
            <w:hideMark/>
          </w:tcPr>
          <w:p w14:paraId="04BEB6A9" w14:textId="77777777" w:rsidR="00FE35E9" w:rsidRPr="00FE35E9" w:rsidRDefault="00FE35E9" w:rsidP="00FE35E9">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rPr>
            </w:pPr>
            <w:r w:rsidRPr="00FE35E9">
              <w:rPr>
                <w:rFonts w:eastAsia="Times New Roman" w:cs="Times New Roman"/>
              </w:rPr>
              <w:t>Point estimate</w:t>
            </w:r>
          </w:p>
        </w:tc>
        <w:tc>
          <w:tcPr>
            <w:tcW w:w="2340" w:type="dxa"/>
            <w:tcBorders>
              <w:top w:val="single" w:sz="4" w:space="0" w:color="auto"/>
              <w:left w:val="nil"/>
              <w:bottom w:val="single" w:sz="4" w:space="0" w:color="auto"/>
              <w:right w:val="nil"/>
            </w:tcBorders>
            <w:shd w:val="clear" w:color="auto" w:fill="auto"/>
            <w:vAlign w:val="center"/>
            <w:hideMark/>
          </w:tcPr>
          <w:p w14:paraId="23721C7B" w14:textId="77777777" w:rsidR="00FE35E9" w:rsidRPr="00FE35E9" w:rsidRDefault="00FE35E9" w:rsidP="00FE35E9">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rPr>
            </w:pPr>
            <w:r w:rsidRPr="00FE35E9">
              <w:rPr>
                <w:rFonts w:eastAsia="Times New Roman" w:cs="Times New Roman"/>
              </w:rPr>
              <w:t>Confidence interval (lower)</w:t>
            </w:r>
          </w:p>
        </w:tc>
        <w:tc>
          <w:tcPr>
            <w:tcW w:w="3690" w:type="dxa"/>
            <w:tcBorders>
              <w:top w:val="single" w:sz="4" w:space="0" w:color="auto"/>
              <w:left w:val="nil"/>
              <w:bottom w:val="single" w:sz="4" w:space="0" w:color="auto"/>
              <w:right w:val="nil"/>
            </w:tcBorders>
            <w:shd w:val="clear" w:color="auto" w:fill="auto"/>
            <w:vAlign w:val="center"/>
            <w:hideMark/>
          </w:tcPr>
          <w:p w14:paraId="6BBB5F2A" w14:textId="77777777" w:rsidR="00FE35E9" w:rsidRPr="00FE35E9" w:rsidRDefault="00FE35E9" w:rsidP="00FE35E9">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rPr>
            </w:pPr>
            <w:r w:rsidRPr="00FE35E9">
              <w:rPr>
                <w:rFonts w:eastAsia="Times New Roman" w:cs="Times New Roman"/>
              </w:rPr>
              <w:t>Confidence interval (upper)</w:t>
            </w:r>
          </w:p>
        </w:tc>
      </w:tr>
      <w:tr w:rsidR="00FE35E9" w:rsidRPr="00FE35E9" w14:paraId="51F334D4" w14:textId="77777777" w:rsidTr="00FE35E9">
        <w:trPr>
          <w:trHeight w:val="300"/>
        </w:trPr>
        <w:tc>
          <w:tcPr>
            <w:tcW w:w="1440" w:type="dxa"/>
            <w:tcBorders>
              <w:top w:val="single" w:sz="4" w:space="0" w:color="auto"/>
              <w:left w:val="nil"/>
              <w:bottom w:val="nil"/>
              <w:right w:val="nil"/>
            </w:tcBorders>
            <w:shd w:val="clear" w:color="auto" w:fill="auto"/>
            <w:noWrap/>
            <w:vAlign w:val="center"/>
            <w:hideMark/>
          </w:tcPr>
          <w:p w14:paraId="1AA01553" w14:textId="77777777" w:rsidR="00FE35E9" w:rsidRPr="00FE35E9" w:rsidRDefault="00FE35E9" w:rsidP="00FE35E9">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Lucida Console" w:eastAsia="Times New Roman" w:hAnsi="Lucida Console" w:cs="Times New Roman"/>
                <w:sz w:val="20"/>
                <w:szCs w:val="20"/>
              </w:rPr>
            </w:pPr>
            <w:r w:rsidRPr="00FE35E9">
              <w:rPr>
                <w:rFonts w:ascii="Lucida Console" w:eastAsia="Times New Roman" w:hAnsi="Lucida Console" w:cs="Times New Roman"/>
                <w:sz w:val="20"/>
                <w:szCs w:val="20"/>
              </w:rPr>
              <w:t>0</w:t>
            </w:r>
          </w:p>
        </w:tc>
        <w:tc>
          <w:tcPr>
            <w:tcW w:w="1260" w:type="dxa"/>
            <w:tcBorders>
              <w:top w:val="single" w:sz="4" w:space="0" w:color="auto"/>
              <w:left w:val="nil"/>
              <w:bottom w:val="nil"/>
              <w:right w:val="nil"/>
            </w:tcBorders>
            <w:shd w:val="clear" w:color="auto" w:fill="auto"/>
            <w:noWrap/>
            <w:vAlign w:val="bottom"/>
            <w:hideMark/>
          </w:tcPr>
          <w:p w14:paraId="0A5EC84E" w14:textId="77777777" w:rsidR="00FE35E9" w:rsidRPr="00FE35E9" w:rsidRDefault="00FE35E9" w:rsidP="00FE35E9">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FE35E9">
              <w:rPr>
                <w:rFonts w:eastAsia="Times New Roman" w:cs="Times New Roman"/>
              </w:rPr>
              <w:t>0.981066</w:t>
            </w:r>
          </w:p>
        </w:tc>
        <w:tc>
          <w:tcPr>
            <w:tcW w:w="2340" w:type="dxa"/>
            <w:tcBorders>
              <w:top w:val="single" w:sz="4" w:space="0" w:color="auto"/>
              <w:left w:val="nil"/>
              <w:bottom w:val="nil"/>
              <w:right w:val="nil"/>
            </w:tcBorders>
            <w:shd w:val="clear" w:color="auto" w:fill="auto"/>
            <w:noWrap/>
            <w:vAlign w:val="bottom"/>
            <w:hideMark/>
          </w:tcPr>
          <w:p w14:paraId="7136FFD2" w14:textId="77777777" w:rsidR="00FE35E9" w:rsidRPr="00FE35E9" w:rsidRDefault="00FE35E9" w:rsidP="00FE35E9">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FE35E9">
              <w:rPr>
                <w:rFonts w:eastAsia="Times New Roman" w:cs="Times New Roman"/>
              </w:rPr>
              <w:t>0.975652</w:t>
            </w:r>
          </w:p>
        </w:tc>
        <w:tc>
          <w:tcPr>
            <w:tcW w:w="3690" w:type="dxa"/>
            <w:tcBorders>
              <w:top w:val="single" w:sz="4" w:space="0" w:color="auto"/>
              <w:left w:val="nil"/>
              <w:bottom w:val="nil"/>
              <w:right w:val="nil"/>
            </w:tcBorders>
            <w:shd w:val="clear" w:color="auto" w:fill="auto"/>
            <w:noWrap/>
            <w:vAlign w:val="bottom"/>
            <w:hideMark/>
          </w:tcPr>
          <w:p w14:paraId="660110ED" w14:textId="77777777" w:rsidR="00FE35E9" w:rsidRPr="00FE35E9" w:rsidRDefault="00FE35E9" w:rsidP="00FE35E9">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FE35E9">
              <w:rPr>
                <w:rFonts w:eastAsia="Times New Roman" w:cs="Times New Roman"/>
              </w:rPr>
              <w:t>0.98648</w:t>
            </w:r>
          </w:p>
        </w:tc>
      </w:tr>
      <w:tr w:rsidR="00FE35E9" w:rsidRPr="00FE35E9" w14:paraId="6D603179" w14:textId="77777777" w:rsidTr="00FE35E9">
        <w:trPr>
          <w:trHeight w:val="300"/>
        </w:trPr>
        <w:tc>
          <w:tcPr>
            <w:tcW w:w="1440" w:type="dxa"/>
            <w:tcBorders>
              <w:top w:val="nil"/>
              <w:left w:val="nil"/>
              <w:bottom w:val="nil"/>
              <w:right w:val="nil"/>
            </w:tcBorders>
            <w:shd w:val="clear" w:color="auto" w:fill="auto"/>
            <w:noWrap/>
            <w:vAlign w:val="center"/>
            <w:hideMark/>
          </w:tcPr>
          <w:p w14:paraId="7A3E95F5" w14:textId="77777777" w:rsidR="00FE35E9" w:rsidRPr="00FE35E9" w:rsidRDefault="00FE35E9" w:rsidP="00FE35E9">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Lucida Console" w:eastAsia="Times New Roman" w:hAnsi="Lucida Console" w:cs="Times New Roman"/>
                <w:sz w:val="20"/>
                <w:szCs w:val="20"/>
              </w:rPr>
            </w:pPr>
            <w:r w:rsidRPr="00FE35E9">
              <w:rPr>
                <w:rFonts w:ascii="Lucida Console" w:eastAsia="Times New Roman" w:hAnsi="Lucida Console" w:cs="Times New Roman"/>
                <w:sz w:val="20"/>
                <w:szCs w:val="20"/>
              </w:rPr>
              <w:t>1</w:t>
            </w:r>
          </w:p>
        </w:tc>
        <w:tc>
          <w:tcPr>
            <w:tcW w:w="1260" w:type="dxa"/>
            <w:tcBorders>
              <w:top w:val="nil"/>
              <w:left w:val="nil"/>
              <w:bottom w:val="nil"/>
              <w:right w:val="nil"/>
            </w:tcBorders>
            <w:shd w:val="clear" w:color="auto" w:fill="auto"/>
            <w:noWrap/>
            <w:vAlign w:val="bottom"/>
            <w:hideMark/>
          </w:tcPr>
          <w:p w14:paraId="4E0BDC40" w14:textId="77777777" w:rsidR="00FE35E9" w:rsidRPr="00FE35E9" w:rsidRDefault="00FE35E9" w:rsidP="00FE35E9">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FE35E9">
              <w:rPr>
                <w:rFonts w:eastAsia="Times New Roman" w:cs="Times New Roman"/>
              </w:rPr>
              <w:t>0.965308</w:t>
            </w:r>
          </w:p>
        </w:tc>
        <w:tc>
          <w:tcPr>
            <w:tcW w:w="2340" w:type="dxa"/>
            <w:tcBorders>
              <w:top w:val="nil"/>
              <w:left w:val="nil"/>
              <w:bottom w:val="nil"/>
              <w:right w:val="nil"/>
            </w:tcBorders>
            <w:shd w:val="clear" w:color="auto" w:fill="auto"/>
            <w:noWrap/>
            <w:vAlign w:val="bottom"/>
            <w:hideMark/>
          </w:tcPr>
          <w:p w14:paraId="380D7405" w14:textId="77777777" w:rsidR="00FE35E9" w:rsidRPr="00FE35E9" w:rsidRDefault="00FE35E9" w:rsidP="00FE35E9">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FE35E9">
              <w:rPr>
                <w:rFonts w:eastAsia="Times New Roman" w:cs="Times New Roman"/>
              </w:rPr>
              <w:t>0.956658</w:t>
            </w:r>
          </w:p>
        </w:tc>
        <w:tc>
          <w:tcPr>
            <w:tcW w:w="3690" w:type="dxa"/>
            <w:tcBorders>
              <w:top w:val="nil"/>
              <w:left w:val="nil"/>
              <w:bottom w:val="nil"/>
              <w:right w:val="nil"/>
            </w:tcBorders>
            <w:shd w:val="clear" w:color="auto" w:fill="auto"/>
            <w:noWrap/>
            <w:vAlign w:val="bottom"/>
            <w:hideMark/>
          </w:tcPr>
          <w:p w14:paraId="7728A573" w14:textId="77777777" w:rsidR="00FE35E9" w:rsidRPr="00FE35E9" w:rsidRDefault="00FE35E9" w:rsidP="00FE35E9">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FE35E9">
              <w:rPr>
                <w:rFonts w:eastAsia="Times New Roman" w:cs="Times New Roman"/>
              </w:rPr>
              <w:t>0.973957</w:t>
            </w:r>
          </w:p>
        </w:tc>
      </w:tr>
      <w:tr w:rsidR="00FE35E9" w:rsidRPr="00FE35E9" w14:paraId="0FECC356" w14:textId="77777777" w:rsidTr="00FE35E9">
        <w:trPr>
          <w:trHeight w:val="300"/>
        </w:trPr>
        <w:tc>
          <w:tcPr>
            <w:tcW w:w="1440" w:type="dxa"/>
            <w:tcBorders>
              <w:top w:val="nil"/>
              <w:left w:val="nil"/>
              <w:bottom w:val="nil"/>
              <w:right w:val="nil"/>
            </w:tcBorders>
            <w:shd w:val="clear" w:color="auto" w:fill="auto"/>
            <w:noWrap/>
            <w:vAlign w:val="center"/>
            <w:hideMark/>
          </w:tcPr>
          <w:p w14:paraId="1E56E32C" w14:textId="77777777" w:rsidR="00FE35E9" w:rsidRPr="00FE35E9" w:rsidRDefault="00FE35E9" w:rsidP="00FE35E9">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Lucida Console" w:eastAsia="Times New Roman" w:hAnsi="Lucida Console" w:cs="Times New Roman"/>
                <w:sz w:val="20"/>
                <w:szCs w:val="20"/>
              </w:rPr>
            </w:pPr>
            <w:r w:rsidRPr="00FE35E9">
              <w:rPr>
                <w:rFonts w:ascii="Lucida Console" w:eastAsia="Times New Roman" w:hAnsi="Lucida Console" w:cs="Times New Roman"/>
                <w:sz w:val="20"/>
                <w:szCs w:val="20"/>
              </w:rPr>
              <w:t>2</w:t>
            </w:r>
          </w:p>
        </w:tc>
        <w:tc>
          <w:tcPr>
            <w:tcW w:w="1260" w:type="dxa"/>
            <w:tcBorders>
              <w:top w:val="nil"/>
              <w:left w:val="nil"/>
              <w:bottom w:val="nil"/>
              <w:right w:val="nil"/>
            </w:tcBorders>
            <w:shd w:val="clear" w:color="auto" w:fill="auto"/>
            <w:noWrap/>
            <w:vAlign w:val="bottom"/>
            <w:hideMark/>
          </w:tcPr>
          <w:p w14:paraId="0655DE56" w14:textId="77777777" w:rsidR="00FE35E9" w:rsidRPr="00FE35E9" w:rsidRDefault="00FE35E9" w:rsidP="00FE35E9">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FE35E9">
              <w:rPr>
                <w:rFonts w:eastAsia="Times New Roman" w:cs="Times New Roman"/>
              </w:rPr>
              <w:t>0.931208</w:t>
            </w:r>
          </w:p>
        </w:tc>
        <w:tc>
          <w:tcPr>
            <w:tcW w:w="2340" w:type="dxa"/>
            <w:tcBorders>
              <w:top w:val="nil"/>
              <w:left w:val="nil"/>
              <w:bottom w:val="nil"/>
              <w:right w:val="nil"/>
            </w:tcBorders>
            <w:shd w:val="clear" w:color="auto" w:fill="auto"/>
            <w:noWrap/>
            <w:vAlign w:val="bottom"/>
            <w:hideMark/>
          </w:tcPr>
          <w:p w14:paraId="273F4A6F" w14:textId="77777777" w:rsidR="00FE35E9" w:rsidRPr="00FE35E9" w:rsidRDefault="00FE35E9" w:rsidP="00FE35E9">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FE35E9">
              <w:rPr>
                <w:rFonts w:eastAsia="Times New Roman" w:cs="Times New Roman"/>
              </w:rPr>
              <w:t>0.918615</w:t>
            </w:r>
          </w:p>
        </w:tc>
        <w:tc>
          <w:tcPr>
            <w:tcW w:w="3690" w:type="dxa"/>
            <w:tcBorders>
              <w:top w:val="nil"/>
              <w:left w:val="nil"/>
              <w:bottom w:val="nil"/>
              <w:right w:val="nil"/>
            </w:tcBorders>
            <w:shd w:val="clear" w:color="auto" w:fill="auto"/>
            <w:noWrap/>
            <w:vAlign w:val="bottom"/>
            <w:hideMark/>
          </w:tcPr>
          <w:p w14:paraId="421738D9" w14:textId="77777777" w:rsidR="00FE35E9" w:rsidRPr="00FE35E9" w:rsidRDefault="00FE35E9" w:rsidP="00FE35E9">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FE35E9">
              <w:rPr>
                <w:rFonts w:eastAsia="Times New Roman" w:cs="Times New Roman"/>
              </w:rPr>
              <w:t>0.943802</w:t>
            </w:r>
          </w:p>
        </w:tc>
      </w:tr>
      <w:tr w:rsidR="00FE35E9" w:rsidRPr="00FE35E9" w14:paraId="12118D6E" w14:textId="77777777" w:rsidTr="00FE35E9">
        <w:trPr>
          <w:trHeight w:val="300"/>
        </w:trPr>
        <w:tc>
          <w:tcPr>
            <w:tcW w:w="1440" w:type="dxa"/>
            <w:tcBorders>
              <w:top w:val="nil"/>
              <w:left w:val="nil"/>
              <w:bottom w:val="nil"/>
              <w:right w:val="nil"/>
            </w:tcBorders>
            <w:shd w:val="clear" w:color="auto" w:fill="auto"/>
            <w:noWrap/>
            <w:vAlign w:val="center"/>
            <w:hideMark/>
          </w:tcPr>
          <w:p w14:paraId="090E804E" w14:textId="77777777" w:rsidR="00FE35E9" w:rsidRPr="00FE35E9" w:rsidRDefault="00FE35E9" w:rsidP="00FE35E9">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Lucida Console" w:eastAsia="Times New Roman" w:hAnsi="Lucida Console" w:cs="Times New Roman"/>
                <w:sz w:val="20"/>
                <w:szCs w:val="20"/>
              </w:rPr>
            </w:pPr>
            <w:r w:rsidRPr="00FE35E9">
              <w:rPr>
                <w:rFonts w:ascii="Lucida Console" w:eastAsia="Times New Roman" w:hAnsi="Lucida Console" w:cs="Times New Roman"/>
                <w:sz w:val="20"/>
                <w:szCs w:val="20"/>
              </w:rPr>
              <w:t>3</w:t>
            </w:r>
          </w:p>
        </w:tc>
        <w:tc>
          <w:tcPr>
            <w:tcW w:w="1260" w:type="dxa"/>
            <w:tcBorders>
              <w:top w:val="nil"/>
              <w:left w:val="nil"/>
              <w:bottom w:val="nil"/>
              <w:right w:val="nil"/>
            </w:tcBorders>
            <w:shd w:val="clear" w:color="auto" w:fill="auto"/>
            <w:noWrap/>
            <w:vAlign w:val="bottom"/>
            <w:hideMark/>
          </w:tcPr>
          <w:p w14:paraId="0C5CDD72" w14:textId="77777777" w:rsidR="00FE35E9" w:rsidRPr="00FE35E9" w:rsidRDefault="00FE35E9" w:rsidP="00FE35E9">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FE35E9">
              <w:rPr>
                <w:rFonts w:eastAsia="Times New Roman" w:cs="Times New Roman"/>
              </w:rPr>
              <w:t>0.879945</w:t>
            </w:r>
          </w:p>
        </w:tc>
        <w:tc>
          <w:tcPr>
            <w:tcW w:w="2340" w:type="dxa"/>
            <w:tcBorders>
              <w:top w:val="nil"/>
              <w:left w:val="nil"/>
              <w:bottom w:val="nil"/>
              <w:right w:val="nil"/>
            </w:tcBorders>
            <w:shd w:val="clear" w:color="auto" w:fill="auto"/>
            <w:noWrap/>
            <w:vAlign w:val="bottom"/>
            <w:hideMark/>
          </w:tcPr>
          <w:p w14:paraId="61A81F3A" w14:textId="77777777" w:rsidR="00FE35E9" w:rsidRPr="00FE35E9" w:rsidRDefault="00FE35E9" w:rsidP="00FE35E9">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FE35E9">
              <w:rPr>
                <w:rFonts w:eastAsia="Times New Roman" w:cs="Times New Roman"/>
              </w:rPr>
              <w:t>0.86303</w:t>
            </w:r>
          </w:p>
        </w:tc>
        <w:tc>
          <w:tcPr>
            <w:tcW w:w="3690" w:type="dxa"/>
            <w:tcBorders>
              <w:top w:val="nil"/>
              <w:left w:val="nil"/>
              <w:bottom w:val="nil"/>
              <w:right w:val="nil"/>
            </w:tcBorders>
            <w:shd w:val="clear" w:color="auto" w:fill="auto"/>
            <w:noWrap/>
            <w:vAlign w:val="bottom"/>
            <w:hideMark/>
          </w:tcPr>
          <w:p w14:paraId="09C2D27C" w14:textId="77777777" w:rsidR="00FE35E9" w:rsidRPr="00FE35E9" w:rsidRDefault="00FE35E9" w:rsidP="00FE35E9">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FE35E9">
              <w:rPr>
                <w:rFonts w:eastAsia="Times New Roman" w:cs="Times New Roman"/>
              </w:rPr>
              <w:t>0.89686</w:t>
            </w:r>
          </w:p>
        </w:tc>
      </w:tr>
      <w:tr w:rsidR="00FE35E9" w:rsidRPr="00FE35E9" w14:paraId="61253D6B" w14:textId="77777777" w:rsidTr="00FE35E9">
        <w:trPr>
          <w:trHeight w:val="300"/>
        </w:trPr>
        <w:tc>
          <w:tcPr>
            <w:tcW w:w="1440" w:type="dxa"/>
            <w:tcBorders>
              <w:top w:val="nil"/>
              <w:left w:val="nil"/>
              <w:bottom w:val="nil"/>
              <w:right w:val="nil"/>
            </w:tcBorders>
            <w:shd w:val="clear" w:color="auto" w:fill="auto"/>
            <w:noWrap/>
            <w:vAlign w:val="center"/>
            <w:hideMark/>
          </w:tcPr>
          <w:p w14:paraId="466B7925" w14:textId="77777777" w:rsidR="00FE35E9" w:rsidRPr="00FE35E9" w:rsidRDefault="00FE35E9" w:rsidP="00FE35E9">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Lucida Console" w:eastAsia="Times New Roman" w:hAnsi="Lucida Console" w:cs="Times New Roman"/>
                <w:sz w:val="20"/>
                <w:szCs w:val="20"/>
              </w:rPr>
            </w:pPr>
            <w:r w:rsidRPr="00FE35E9">
              <w:rPr>
                <w:rFonts w:ascii="Lucida Console" w:eastAsia="Times New Roman" w:hAnsi="Lucida Console" w:cs="Times New Roman"/>
                <w:sz w:val="20"/>
                <w:szCs w:val="20"/>
              </w:rPr>
              <w:t>4</w:t>
            </w:r>
          </w:p>
        </w:tc>
        <w:tc>
          <w:tcPr>
            <w:tcW w:w="1260" w:type="dxa"/>
            <w:tcBorders>
              <w:top w:val="nil"/>
              <w:left w:val="nil"/>
              <w:bottom w:val="nil"/>
              <w:right w:val="nil"/>
            </w:tcBorders>
            <w:shd w:val="clear" w:color="auto" w:fill="auto"/>
            <w:noWrap/>
            <w:vAlign w:val="bottom"/>
            <w:hideMark/>
          </w:tcPr>
          <w:p w14:paraId="24136586" w14:textId="77777777" w:rsidR="00FE35E9" w:rsidRPr="00FE35E9" w:rsidRDefault="00FE35E9" w:rsidP="00FE35E9">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FE35E9">
              <w:rPr>
                <w:rFonts w:eastAsia="Times New Roman" w:cs="Times New Roman"/>
              </w:rPr>
              <w:t>0.817982</w:t>
            </w:r>
          </w:p>
        </w:tc>
        <w:tc>
          <w:tcPr>
            <w:tcW w:w="2340" w:type="dxa"/>
            <w:tcBorders>
              <w:top w:val="nil"/>
              <w:left w:val="nil"/>
              <w:bottom w:val="nil"/>
              <w:right w:val="nil"/>
            </w:tcBorders>
            <w:shd w:val="clear" w:color="auto" w:fill="auto"/>
            <w:noWrap/>
            <w:vAlign w:val="bottom"/>
            <w:hideMark/>
          </w:tcPr>
          <w:p w14:paraId="172A7A6F" w14:textId="77777777" w:rsidR="00FE35E9" w:rsidRPr="00FE35E9" w:rsidRDefault="00FE35E9" w:rsidP="00FE35E9">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FE35E9">
              <w:rPr>
                <w:rFonts w:eastAsia="Times New Roman" w:cs="Times New Roman"/>
              </w:rPr>
              <w:t>0.79682</w:t>
            </w:r>
          </w:p>
        </w:tc>
        <w:tc>
          <w:tcPr>
            <w:tcW w:w="3690" w:type="dxa"/>
            <w:tcBorders>
              <w:top w:val="nil"/>
              <w:left w:val="nil"/>
              <w:bottom w:val="nil"/>
              <w:right w:val="nil"/>
            </w:tcBorders>
            <w:shd w:val="clear" w:color="auto" w:fill="auto"/>
            <w:noWrap/>
            <w:vAlign w:val="bottom"/>
            <w:hideMark/>
          </w:tcPr>
          <w:p w14:paraId="53A7A301" w14:textId="77777777" w:rsidR="00FE35E9" w:rsidRPr="00FE35E9" w:rsidRDefault="00FE35E9" w:rsidP="00FE35E9">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FE35E9">
              <w:rPr>
                <w:rFonts w:eastAsia="Times New Roman" w:cs="Times New Roman"/>
              </w:rPr>
              <w:t>0.839144</w:t>
            </w:r>
          </w:p>
        </w:tc>
      </w:tr>
      <w:tr w:rsidR="00FE35E9" w:rsidRPr="00FE35E9" w14:paraId="53D9F161" w14:textId="77777777" w:rsidTr="00FE35E9">
        <w:trPr>
          <w:trHeight w:val="300"/>
        </w:trPr>
        <w:tc>
          <w:tcPr>
            <w:tcW w:w="1440" w:type="dxa"/>
            <w:tcBorders>
              <w:top w:val="nil"/>
              <w:left w:val="nil"/>
              <w:bottom w:val="nil"/>
              <w:right w:val="nil"/>
            </w:tcBorders>
            <w:shd w:val="clear" w:color="auto" w:fill="auto"/>
            <w:noWrap/>
            <w:vAlign w:val="center"/>
            <w:hideMark/>
          </w:tcPr>
          <w:p w14:paraId="6CB22CD3" w14:textId="77777777" w:rsidR="00FE35E9" w:rsidRPr="00FE35E9" w:rsidRDefault="00FE35E9" w:rsidP="00FE35E9">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Lucida Console" w:eastAsia="Times New Roman" w:hAnsi="Lucida Console" w:cs="Times New Roman"/>
                <w:sz w:val="20"/>
                <w:szCs w:val="20"/>
              </w:rPr>
            </w:pPr>
            <w:r w:rsidRPr="00FE35E9">
              <w:rPr>
                <w:rFonts w:ascii="Lucida Console" w:eastAsia="Times New Roman" w:hAnsi="Lucida Console" w:cs="Times New Roman"/>
                <w:sz w:val="20"/>
                <w:szCs w:val="20"/>
              </w:rPr>
              <w:t>5</w:t>
            </w:r>
          </w:p>
        </w:tc>
        <w:tc>
          <w:tcPr>
            <w:tcW w:w="1260" w:type="dxa"/>
            <w:tcBorders>
              <w:top w:val="nil"/>
              <w:left w:val="nil"/>
              <w:bottom w:val="nil"/>
              <w:right w:val="nil"/>
            </w:tcBorders>
            <w:shd w:val="clear" w:color="auto" w:fill="auto"/>
            <w:noWrap/>
            <w:vAlign w:val="bottom"/>
            <w:hideMark/>
          </w:tcPr>
          <w:p w14:paraId="0A6E9DA1" w14:textId="77777777" w:rsidR="00FE35E9" w:rsidRPr="00FE35E9" w:rsidRDefault="00FE35E9" w:rsidP="00FE35E9">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FE35E9">
              <w:rPr>
                <w:rFonts w:eastAsia="Times New Roman" w:cs="Times New Roman"/>
              </w:rPr>
              <w:t>0.70628</w:t>
            </w:r>
          </w:p>
        </w:tc>
        <w:tc>
          <w:tcPr>
            <w:tcW w:w="2340" w:type="dxa"/>
            <w:tcBorders>
              <w:top w:val="nil"/>
              <w:left w:val="nil"/>
              <w:bottom w:val="nil"/>
              <w:right w:val="nil"/>
            </w:tcBorders>
            <w:shd w:val="clear" w:color="auto" w:fill="auto"/>
            <w:noWrap/>
            <w:vAlign w:val="bottom"/>
            <w:hideMark/>
          </w:tcPr>
          <w:p w14:paraId="50A1F072" w14:textId="77777777" w:rsidR="00FE35E9" w:rsidRPr="00FE35E9" w:rsidRDefault="00FE35E9" w:rsidP="00FE35E9">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FE35E9">
              <w:rPr>
                <w:rFonts w:eastAsia="Times New Roman" w:cs="Times New Roman"/>
              </w:rPr>
              <w:t>0.681353</w:t>
            </w:r>
          </w:p>
        </w:tc>
        <w:tc>
          <w:tcPr>
            <w:tcW w:w="3690" w:type="dxa"/>
            <w:tcBorders>
              <w:top w:val="nil"/>
              <w:left w:val="nil"/>
              <w:bottom w:val="nil"/>
              <w:right w:val="nil"/>
            </w:tcBorders>
            <w:shd w:val="clear" w:color="auto" w:fill="auto"/>
            <w:noWrap/>
            <w:vAlign w:val="bottom"/>
            <w:hideMark/>
          </w:tcPr>
          <w:p w14:paraId="6F921FC6" w14:textId="77777777" w:rsidR="00FE35E9" w:rsidRPr="00FE35E9" w:rsidRDefault="00FE35E9" w:rsidP="00FE35E9">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FE35E9">
              <w:rPr>
                <w:rFonts w:eastAsia="Times New Roman" w:cs="Times New Roman"/>
              </w:rPr>
              <w:t>0.731207</w:t>
            </w:r>
          </w:p>
        </w:tc>
      </w:tr>
      <w:tr w:rsidR="00FE35E9" w:rsidRPr="00FE35E9" w14:paraId="3773FE0B" w14:textId="77777777" w:rsidTr="00FE35E9">
        <w:trPr>
          <w:trHeight w:val="300"/>
        </w:trPr>
        <w:tc>
          <w:tcPr>
            <w:tcW w:w="1440" w:type="dxa"/>
            <w:tcBorders>
              <w:top w:val="nil"/>
              <w:left w:val="nil"/>
              <w:bottom w:val="nil"/>
              <w:right w:val="nil"/>
            </w:tcBorders>
            <w:shd w:val="clear" w:color="auto" w:fill="auto"/>
            <w:noWrap/>
            <w:vAlign w:val="center"/>
            <w:hideMark/>
          </w:tcPr>
          <w:p w14:paraId="6B0DF937" w14:textId="77777777" w:rsidR="00FE35E9" w:rsidRPr="00FE35E9" w:rsidRDefault="00FE35E9" w:rsidP="00FE35E9">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Lucida Console" w:eastAsia="Times New Roman" w:hAnsi="Lucida Console" w:cs="Times New Roman"/>
                <w:sz w:val="20"/>
                <w:szCs w:val="20"/>
              </w:rPr>
            </w:pPr>
            <w:r w:rsidRPr="00FE35E9">
              <w:rPr>
                <w:rFonts w:ascii="Lucida Console" w:eastAsia="Times New Roman" w:hAnsi="Lucida Console" w:cs="Times New Roman"/>
                <w:sz w:val="20"/>
                <w:szCs w:val="20"/>
              </w:rPr>
              <w:t>6</w:t>
            </w:r>
          </w:p>
        </w:tc>
        <w:tc>
          <w:tcPr>
            <w:tcW w:w="1260" w:type="dxa"/>
            <w:tcBorders>
              <w:top w:val="nil"/>
              <w:left w:val="nil"/>
              <w:bottom w:val="nil"/>
              <w:right w:val="nil"/>
            </w:tcBorders>
            <w:shd w:val="clear" w:color="auto" w:fill="auto"/>
            <w:noWrap/>
            <w:vAlign w:val="bottom"/>
            <w:hideMark/>
          </w:tcPr>
          <w:p w14:paraId="121EB12A" w14:textId="77777777" w:rsidR="00FE35E9" w:rsidRPr="00FE35E9" w:rsidRDefault="00FE35E9" w:rsidP="00FE35E9">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FE35E9">
              <w:rPr>
                <w:rFonts w:eastAsia="Times New Roman" w:cs="Times New Roman"/>
              </w:rPr>
              <w:t>0.615468</w:t>
            </w:r>
          </w:p>
        </w:tc>
        <w:tc>
          <w:tcPr>
            <w:tcW w:w="2340" w:type="dxa"/>
            <w:tcBorders>
              <w:top w:val="nil"/>
              <w:left w:val="nil"/>
              <w:bottom w:val="nil"/>
              <w:right w:val="nil"/>
            </w:tcBorders>
            <w:shd w:val="clear" w:color="auto" w:fill="auto"/>
            <w:noWrap/>
            <w:vAlign w:val="bottom"/>
            <w:hideMark/>
          </w:tcPr>
          <w:p w14:paraId="3E7F473D" w14:textId="77777777" w:rsidR="00FE35E9" w:rsidRPr="00FE35E9" w:rsidRDefault="00FE35E9" w:rsidP="00FE35E9">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FE35E9">
              <w:rPr>
                <w:rFonts w:eastAsia="Times New Roman" w:cs="Times New Roman"/>
              </w:rPr>
              <w:t>0.588152</w:t>
            </w:r>
          </w:p>
        </w:tc>
        <w:tc>
          <w:tcPr>
            <w:tcW w:w="3690" w:type="dxa"/>
            <w:tcBorders>
              <w:top w:val="nil"/>
              <w:left w:val="nil"/>
              <w:bottom w:val="nil"/>
              <w:right w:val="nil"/>
            </w:tcBorders>
            <w:shd w:val="clear" w:color="auto" w:fill="auto"/>
            <w:noWrap/>
            <w:vAlign w:val="bottom"/>
            <w:hideMark/>
          </w:tcPr>
          <w:p w14:paraId="33DCC4BB" w14:textId="77777777" w:rsidR="00FE35E9" w:rsidRPr="00FE35E9" w:rsidRDefault="00FE35E9" w:rsidP="00FE35E9">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FE35E9">
              <w:rPr>
                <w:rFonts w:eastAsia="Times New Roman" w:cs="Times New Roman"/>
              </w:rPr>
              <w:t>0.642784</w:t>
            </w:r>
          </w:p>
        </w:tc>
      </w:tr>
      <w:tr w:rsidR="00FE35E9" w:rsidRPr="00FE35E9" w14:paraId="135A4A7C" w14:textId="77777777" w:rsidTr="00FE35E9">
        <w:trPr>
          <w:trHeight w:val="300"/>
        </w:trPr>
        <w:tc>
          <w:tcPr>
            <w:tcW w:w="1440" w:type="dxa"/>
            <w:tcBorders>
              <w:top w:val="nil"/>
              <w:left w:val="nil"/>
              <w:bottom w:val="nil"/>
              <w:right w:val="nil"/>
            </w:tcBorders>
            <w:shd w:val="clear" w:color="auto" w:fill="auto"/>
            <w:noWrap/>
            <w:vAlign w:val="center"/>
            <w:hideMark/>
          </w:tcPr>
          <w:p w14:paraId="77E5CA1A" w14:textId="77777777" w:rsidR="00FE35E9" w:rsidRPr="00FE35E9" w:rsidRDefault="00FE35E9" w:rsidP="00FE35E9">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Lucida Console" w:eastAsia="Times New Roman" w:hAnsi="Lucida Console" w:cs="Times New Roman"/>
                <w:sz w:val="20"/>
                <w:szCs w:val="20"/>
              </w:rPr>
            </w:pPr>
            <w:r w:rsidRPr="00FE35E9">
              <w:rPr>
                <w:rFonts w:ascii="Lucida Console" w:eastAsia="Times New Roman" w:hAnsi="Lucida Console" w:cs="Times New Roman"/>
                <w:sz w:val="20"/>
                <w:szCs w:val="20"/>
              </w:rPr>
              <w:t>7</w:t>
            </w:r>
          </w:p>
        </w:tc>
        <w:tc>
          <w:tcPr>
            <w:tcW w:w="1260" w:type="dxa"/>
            <w:tcBorders>
              <w:top w:val="nil"/>
              <w:left w:val="nil"/>
              <w:bottom w:val="nil"/>
              <w:right w:val="nil"/>
            </w:tcBorders>
            <w:shd w:val="clear" w:color="auto" w:fill="auto"/>
            <w:noWrap/>
            <w:vAlign w:val="bottom"/>
            <w:hideMark/>
          </w:tcPr>
          <w:p w14:paraId="45874D0B" w14:textId="77777777" w:rsidR="00FE35E9" w:rsidRPr="00FE35E9" w:rsidRDefault="00FE35E9" w:rsidP="00FE35E9">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FE35E9">
              <w:rPr>
                <w:rFonts w:eastAsia="Times New Roman" w:cs="Times New Roman"/>
              </w:rPr>
              <w:t>0.493141</w:t>
            </w:r>
          </w:p>
        </w:tc>
        <w:tc>
          <w:tcPr>
            <w:tcW w:w="2340" w:type="dxa"/>
            <w:tcBorders>
              <w:top w:val="nil"/>
              <w:left w:val="nil"/>
              <w:bottom w:val="nil"/>
              <w:right w:val="nil"/>
            </w:tcBorders>
            <w:shd w:val="clear" w:color="auto" w:fill="auto"/>
            <w:noWrap/>
            <w:vAlign w:val="bottom"/>
            <w:hideMark/>
          </w:tcPr>
          <w:p w14:paraId="72A373BD" w14:textId="77777777" w:rsidR="00FE35E9" w:rsidRPr="00FE35E9" w:rsidRDefault="00FE35E9" w:rsidP="00FE35E9">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FE35E9">
              <w:rPr>
                <w:rFonts w:eastAsia="Times New Roman" w:cs="Times New Roman"/>
              </w:rPr>
              <w:t>0.46424</w:t>
            </w:r>
          </w:p>
        </w:tc>
        <w:tc>
          <w:tcPr>
            <w:tcW w:w="3690" w:type="dxa"/>
            <w:tcBorders>
              <w:top w:val="nil"/>
              <w:left w:val="nil"/>
              <w:bottom w:val="nil"/>
              <w:right w:val="nil"/>
            </w:tcBorders>
            <w:shd w:val="clear" w:color="auto" w:fill="auto"/>
            <w:noWrap/>
            <w:vAlign w:val="bottom"/>
            <w:hideMark/>
          </w:tcPr>
          <w:p w14:paraId="039C0436" w14:textId="77777777" w:rsidR="00FE35E9" w:rsidRPr="00FE35E9" w:rsidRDefault="00FE35E9" w:rsidP="00FE35E9">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FE35E9">
              <w:rPr>
                <w:rFonts w:eastAsia="Times New Roman" w:cs="Times New Roman"/>
              </w:rPr>
              <w:t>0.522043</w:t>
            </w:r>
          </w:p>
        </w:tc>
      </w:tr>
      <w:tr w:rsidR="00FE35E9" w:rsidRPr="00FE35E9" w14:paraId="0545B802" w14:textId="77777777" w:rsidTr="00FE35E9">
        <w:trPr>
          <w:trHeight w:val="300"/>
        </w:trPr>
        <w:tc>
          <w:tcPr>
            <w:tcW w:w="1440" w:type="dxa"/>
            <w:tcBorders>
              <w:top w:val="nil"/>
              <w:left w:val="nil"/>
              <w:bottom w:val="nil"/>
              <w:right w:val="nil"/>
            </w:tcBorders>
            <w:shd w:val="clear" w:color="auto" w:fill="auto"/>
            <w:noWrap/>
            <w:vAlign w:val="center"/>
            <w:hideMark/>
          </w:tcPr>
          <w:p w14:paraId="09E839BD" w14:textId="77777777" w:rsidR="00FE35E9" w:rsidRPr="00FE35E9" w:rsidRDefault="00FE35E9" w:rsidP="00FE35E9">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Lucida Console" w:eastAsia="Times New Roman" w:hAnsi="Lucida Console" w:cs="Times New Roman"/>
                <w:sz w:val="20"/>
                <w:szCs w:val="20"/>
              </w:rPr>
            </w:pPr>
            <w:r w:rsidRPr="00FE35E9">
              <w:rPr>
                <w:rFonts w:ascii="Lucida Console" w:eastAsia="Times New Roman" w:hAnsi="Lucida Console" w:cs="Times New Roman"/>
                <w:sz w:val="20"/>
                <w:szCs w:val="20"/>
              </w:rPr>
              <w:t>8</w:t>
            </w:r>
          </w:p>
        </w:tc>
        <w:tc>
          <w:tcPr>
            <w:tcW w:w="1260" w:type="dxa"/>
            <w:tcBorders>
              <w:top w:val="nil"/>
              <w:left w:val="nil"/>
              <w:bottom w:val="nil"/>
              <w:right w:val="nil"/>
            </w:tcBorders>
            <w:shd w:val="clear" w:color="auto" w:fill="auto"/>
            <w:noWrap/>
            <w:vAlign w:val="bottom"/>
            <w:hideMark/>
          </w:tcPr>
          <w:p w14:paraId="2CFBAE1A" w14:textId="77777777" w:rsidR="00FE35E9" w:rsidRPr="00FE35E9" w:rsidRDefault="00FE35E9" w:rsidP="00FE35E9">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FE35E9">
              <w:rPr>
                <w:rFonts w:eastAsia="Times New Roman" w:cs="Times New Roman"/>
              </w:rPr>
              <w:t>0.398582</w:t>
            </w:r>
          </w:p>
        </w:tc>
        <w:tc>
          <w:tcPr>
            <w:tcW w:w="2340" w:type="dxa"/>
            <w:tcBorders>
              <w:top w:val="nil"/>
              <w:left w:val="nil"/>
              <w:bottom w:val="nil"/>
              <w:right w:val="nil"/>
            </w:tcBorders>
            <w:shd w:val="clear" w:color="auto" w:fill="auto"/>
            <w:noWrap/>
            <w:vAlign w:val="bottom"/>
            <w:hideMark/>
          </w:tcPr>
          <w:p w14:paraId="4E52D5E4" w14:textId="77777777" w:rsidR="00FE35E9" w:rsidRPr="00FE35E9" w:rsidRDefault="00FE35E9" w:rsidP="00FE35E9">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FE35E9">
              <w:rPr>
                <w:rFonts w:eastAsia="Times New Roman" w:cs="Times New Roman"/>
              </w:rPr>
              <w:t>0.369709</w:t>
            </w:r>
          </w:p>
        </w:tc>
        <w:tc>
          <w:tcPr>
            <w:tcW w:w="3690" w:type="dxa"/>
            <w:tcBorders>
              <w:top w:val="nil"/>
              <w:left w:val="nil"/>
              <w:bottom w:val="nil"/>
              <w:right w:val="nil"/>
            </w:tcBorders>
            <w:shd w:val="clear" w:color="auto" w:fill="auto"/>
            <w:noWrap/>
            <w:vAlign w:val="bottom"/>
            <w:hideMark/>
          </w:tcPr>
          <w:p w14:paraId="5AE45961" w14:textId="77777777" w:rsidR="00FE35E9" w:rsidRPr="00FE35E9" w:rsidRDefault="00FE35E9" w:rsidP="00FE35E9">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FE35E9">
              <w:rPr>
                <w:rFonts w:eastAsia="Times New Roman" w:cs="Times New Roman"/>
              </w:rPr>
              <w:t>0.427456</w:t>
            </w:r>
          </w:p>
        </w:tc>
      </w:tr>
      <w:tr w:rsidR="00FE35E9" w:rsidRPr="00FE35E9" w14:paraId="5B47CC9D" w14:textId="77777777" w:rsidTr="00FE35E9">
        <w:trPr>
          <w:trHeight w:val="300"/>
        </w:trPr>
        <w:tc>
          <w:tcPr>
            <w:tcW w:w="1440" w:type="dxa"/>
            <w:tcBorders>
              <w:top w:val="nil"/>
              <w:left w:val="nil"/>
              <w:bottom w:val="nil"/>
              <w:right w:val="nil"/>
            </w:tcBorders>
            <w:shd w:val="clear" w:color="auto" w:fill="auto"/>
            <w:noWrap/>
            <w:vAlign w:val="center"/>
            <w:hideMark/>
          </w:tcPr>
          <w:p w14:paraId="5EB0C911" w14:textId="77777777" w:rsidR="00FE35E9" w:rsidRPr="00FE35E9" w:rsidRDefault="00FE35E9" w:rsidP="00FE35E9">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Lucida Console" w:eastAsia="Times New Roman" w:hAnsi="Lucida Console" w:cs="Times New Roman"/>
                <w:sz w:val="20"/>
                <w:szCs w:val="20"/>
              </w:rPr>
            </w:pPr>
            <w:r w:rsidRPr="00FE35E9">
              <w:rPr>
                <w:rFonts w:ascii="Lucida Console" w:eastAsia="Times New Roman" w:hAnsi="Lucida Console" w:cs="Times New Roman"/>
                <w:sz w:val="20"/>
                <w:szCs w:val="20"/>
              </w:rPr>
              <w:t>9</w:t>
            </w:r>
          </w:p>
        </w:tc>
        <w:tc>
          <w:tcPr>
            <w:tcW w:w="1260" w:type="dxa"/>
            <w:tcBorders>
              <w:top w:val="nil"/>
              <w:left w:val="nil"/>
              <w:bottom w:val="nil"/>
              <w:right w:val="nil"/>
            </w:tcBorders>
            <w:shd w:val="clear" w:color="auto" w:fill="auto"/>
            <w:noWrap/>
            <w:vAlign w:val="bottom"/>
            <w:hideMark/>
          </w:tcPr>
          <w:p w14:paraId="3F1E6EB0" w14:textId="77777777" w:rsidR="00FE35E9" w:rsidRPr="00FE35E9" w:rsidRDefault="00FE35E9" w:rsidP="00FE35E9">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FE35E9">
              <w:rPr>
                <w:rFonts w:eastAsia="Times New Roman" w:cs="Times New Roman"/>
              </w:rPr>
              <w:t>0.315019</w:t>
            </w:r>
          </w:p>
        </w:tc>
        <w:tc>
          <w:tcPr>
            <w:tcW w:w="2340" w:type="dxa"/>
            <w:tcBorders>
              <w:top w:val="nil"/>
              <w:left w:val="nil"/>
              <w:bottom w:val="nil"/>
              <w:right w:val="nil"/>
            </w:tcBorders>
            <w:shd w:val="clear" w:color="auto" w:fill="auto"/>
            <w:noWrap/>
            <w:vAlign w:val="bottom"/>
            <w:hideMark/>
          </w:tcPr>
          <w:p w14:paraId="0D8923CB" w14:textId="77777777" w:rsidR="00FE35E9" w:rsidRPr="00FE35E9" w:rsidRDefault="00FE35E9" w:rsidP="00FE35E9">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FE35E9">
              <w:rPr>
                <w:rFonts w:eastAsia="Times New Roman" w:cs="Times New Roman"/>
              </w:rPr>
              <w:t>0.285744</w:t>
            </w:r>
          </w:p>
        </w:tc>
        <w:tc>
          <w:tcPr>
            <w:tcW w:w="3690" w:type="dxa"/>
            <w:tcBorders>
              <w:top w:val="nil"/>
              <w:left w:val="nil"/>
              <w:bottom w:val="nil"/>
              <w:right w:val="nil"/>
            </w:tcBorders>
            <w:shd w:val="clear" w:color="auto" w:fill="auto"/>
            <w:noWrap/>
            <w:vAlign w:val="bottom"/>
            <w:hideMark/>
          </w:tcPr>
          <w:p w14:paraId="612ECBA8" w14:textId="77777777" w:rsidR="00FE35E9" w:rsidRPr="00FE35E9" w:rsidRDefault="00FE35E9" w:rsidP="00FE35E9">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FE35E9">
              <w:rPr>
                <w:rFonts w:eastAsia="Times New Roman" w:cs="Times New Roman"/>
              </w:rPr>
              <w:t>0.344294</w:t>
            </w:r>
          </w:p>
        </w:tc>
      </w:tr>
      <w:tr w:rsidR="00FE35E9" w:rsidRPr="00FE35E9" w14:paraId="12E9D7ED" w14:textId="77777777" w:rsidTr="00FE35E9">
        <w:trPr>
          <w:trHeight w:val="300"/>
        </w:trPr>
        <w:tc>
          <w:tcPr>
            <w:tcW w:w="1440" w:type="dxa"/>
            <w:tcBorders>
              <w:top w:val="nil"/>
              <w:left w:val="nil"/>
              <w:bottom w:val="nil"/>
              <w:right w:val="nil"/>
            </w:tcBorders>
            <w:shd w:val="clear" w:color="auto" w:fill="auto"/>
            <w:noWrap/>
            <w:vAlign w:val="center"/>
            <w:hideMark/>
          </w:tcPr>
          <w:p w14:paraId="6C81820B" w14:textId="77777777" w:rsidR="00FE35E9" w:rsidRPr="00FE35E9" w:rsidRDefault="00FE35E9" w:rsidP="00FE35E9">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Lucida Console" w:eastAsia="Times New Roman" w:hAnsi="Lucida Console" w:cs="Times New Roman"/>
                <w:sz w:val="20"/>
                <w:szCs w:val="20"/>
              </w:rPr>
            </w:pPr>
            <w:r w:rsidRPr="00FE35E9">
              <w:rPr>
                <w:rFonts w:ascii="Lucida Console" w:eastAsia="Times New Roman" w:hAnsi="Lucida Console" w:cs="Times New Roman"/>
                <w:sz w:val="20"/>
                <w:szCs w:val="20"/>
              </w:rPr>
              <w:t>10</w:t>
            </w:r>
          </w:p>
        </w:tc>
        <w:tc>
          <w:tcPr>
            <w:tcW w:w="1260" w:type="dxa"/>
            <w:tcBorders>
              <w:top w:val="nil"/>
              <w:left w:val="nil"/>
              <w:bottom w:val="nil"/>
              <w:right w:val="nil"/>
            </w:tcBorders>
            <w:shd w:val="clear" w:color="auto" w:fill="auto"/>
            <w:noWrap/>
            <w:vAlign w:val="bottom"/>
            <w:hideMark/>
          </w:tcPr>
          <w:p w14:paraId="3F66C620" w14:textId="77777777" w:rsidR="00FE35E9" w:rsidRPr="00FE35E9" w:rsidRDefault="00FE35E9" w:rsidP="00FE35E9">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FE35E9">
              <w:rPr>
                <w:rFonts w:eastAsia="Times New Roman" w:cs="Times New Roman"/>
              </w:rPr>
              <w:t>0.231234</w:t>
            </w:r>
          </w:p>
        </w:tc>
        <w:tc>
          <w:tcPr>
            <w:tcW w:w="2340" w:type="dxa"/>
            <w:tcBorders>
              <w:top w:val="nil"/>
              <w:left w:val="nil"/>
              <w:bottom w:val="nil"/>
              <w:right w:val="nil"/>
            </w:tcBorders>
            <w:shd w:val="clear" w:color="auto" w:fill="auto"/>
            <w:noWrap/>
            <w:vAlign w:val="bottom"/>
            <w:hideMark/>
          </w:tcPr>
          <w:p w14:paraId="64CB8347" w14:textId="77777777" w:rsidR="00FE35E9" w:rsidRPr="00FE35E9" w:rsidRDefault="00FE35E9" w:rsidP="00FE35E9">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FE35E9">
              <w:rPr>
                <w:rFonts w:eastAsia="Times New Roman" w:cs="Times New Roman"/>
              </w:rPr>
              <w:t>0.200952</w:t>
            </w:r>
          </w:p>
        </w:tc>
        <w:tc>
          <w:tcPr>
            <w:tcW w:w="3690" w:type="dxa"/>
            <w:tcBorders>
              <w:top w:val="nil"/>
              <w:left w:val="nil"/>
              <w:bottom w:val="nil"/>
              <w:right w:val="nil"/>
            </w:tcBorders>
            <w:shd w:val="clear" w:color="auto" w:fill="auto"/>
            <w:noWrap/>
            <w:vAlign w:val="bottom"/>
            <w:hideMark/>
          </w:tcPr>
          <w:p w14:paraId="6E7829D6" w14:textId="77777777" w:rsidR="00FE35E9" w:rsidRPr="00FE35E9" w:rsidRDefault="00FE35E9" w:rsidP="00FE35E9">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FE35E9">
              <w:rPr>
                <w:rFonts w:eastAsia="Times New Roman" w:cs="Times New Roman"/>
              </w:rPr>
              <w:t>0.261516</w:t>
            </w:r>
          </w:p>
        </w:tc>
      </w:tr>
      <w:tr w:rsidR="00FE35E9" w:rsidRPr="00FE35E9" w14:paraId="6D0BEF4B" w14:textId="77777777" w:rsidTr="00FE35E9">
        <w:trPr>
          <w:trHeight w:val="300"/>
        </w:trPr>
        <w:tc>
          <w:tcPr>
            <w:tcW w:w="1440" w:type="dxa"/>
            <w:tcBorders>
              <w:top w:val="nil"/>
              <w:left w:val="nil"/>
              <w:bottom w:val="nil"/>
              <w:right w:val="nil"/>
            </w:tcBorders>
            <w:shd w:val="clear" w:color="auto" w:fill="auto"/>
            <w:noWrap/>
            <w:vAlign w:val="center"/>
            <w:hideMark/>
          </w:tcPr>
          <w:p w14:paraId="300D6934" w14:textId="77777777" w:rsidR="00FE35E9" w:rsidRPr="00FE35E9" w:rsidRDefault="00FE35E9" w:rsidP="00FE35E9">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Lucida Console" w:eastAsia="Times New Roman" w:hAnsi="Lucida Console" w:cs="Times New Roman"/>
                <w:sz w:val="20"/>
                <w:szCs w:val="20"/>
              </w:rPr>
            </w:pPr>
            <w:r w:rsidRPr="00FE35E9">
              <w:rPr>
                <w:rFonts w:ascii="Lucida Console" w:eastAsia="Times New Roman" w:hAnsi="Lucida Console" w:cs="Times New Roman"/>
                <w:sz w:val="20"/>
                <w:szCs w:val="20"/>
              </w:rPr>
              <w:t>11</w:t>
            </w:r>
          </w:p>
        </w:tc>
        <w:tc>
          <w:tcPr>
            <w:tcW w:w="1260" w:type="dxa"/>
            <w:tcBorders>
              <w:top w:val="nil"/>
              <w:left w:val="nil"/>
              <w:bottom w:val="nil"/>
              <w:right w:val="nil"/>
            </w:tcBorders>
            <w:shd w:val="clear" w:color="auto" w:fill="auto"/>
            <w:noWrap/>
            <w:vAlign w:val="bottom"/>
            <w:hideMark/>
          </w:tcPr>
          <w:p w14:paraId="0D89BC05" w14:textId="77777777" w:rsidR="00FE35E9" w:rsidRPr="00FE35E9" w:rsidRDefault="00FE35E9" w:rsidP="00FE35E9">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FE35E9">
              <w:rPr>
                <w:rFonts w:eastAsia="Times New Roman" w:cs="Times New Roman"/>
              </w:rPr>
              <w:t>0.191761</w:t>
            </w:r>
          </w:p>
        </w:tc>
        <w:tc>
          <w:tcPr>
            <w:tcW w:w="2340" w:type="dxa"/>
            <w:tcBorders>
              <w:top w:val="nil"/>
              <w:left w:val="nil"/>
              <w:bottom w:val="nil"/>
              <w:right w:val="nil"/>
            </w:tcBorders>
            <w:shd w:val="clear" w:color="auto" w:fill="auto"/>
            <w:noWrap/>
            <w:vAlign w:val="bottom"/>
            <w:hideMark/>
          </w:tcPr>
          <w:p w14:paraId="77FED445" w14:textId="77777777" w:rsidR="00FE35E9" w:rsidRPr="00FE35E9" w:rsidRDefault="00FE35E9" w:rsidP="00FE35E9">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FE35E9">
              <w:rPr>
                <w:rFonts w:eastAsia="Times New Roman" w:cs="Times New Roman"/>
              </w:rPr>
              <w:t>0.159573</w:t>
            </w:r>
          </w:p>
        </w:tc>
        <w:tc>
          <w:tcPr>
            <w:tcW w:w="3690" w:type="dxa"/>
            <w:tcBorders>
              <w:top w:val="nil"/>
              <w:left w:val="nil"/>
              <w:bottom w:val="nil"/>
              <w:right w:val="nil"/>
            </w:tcBorders>
            <w:shd w:val="clear" w:color="auto" w:fill="auto"/>
            <w:noWrap/>
            <w:vAlign w:val="bottom"/>
            <w:hideMark/>
          </w:tcPr>
          <w:p w14:paraId="06224DB6" w14:textId="77777777" w:rsidR="00FE35E9" w:rsidRPr="00FE35E9" w:rsidRDefault="00FE35E9" w:rsidP="00FE35E9">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FE35E9">
              <w:rPr>
                <w:rFonts w:eastAsia="Times New Roman" w:cs="Times New Roman"/>
              </w:rPr>
              <w:t>0.223948</w:t>
            </w:r>
          </w:p>
        </w:tc>
      </w:tr>
      <w:tr w:rsidR="00FE35E9" w:rsidRPr="00FE35E9" w14:paraId="162EB624" w14:textId="77777777" w:rsidTr="00FE35E9">
        <w:trPr>
          <w:trHeight w:val="300"/>
        </w:trPr>
        <w:tc>
          <w:tcPr>
            <w:tcW w:w="1440" w:type="dxa"/>
            <w:tcBorders>
              <w:top w:val="nil"/>
              <w:left w:val="nil"/>
              <w:bottom w:val="nil"/>
              <w:right w:val="nil"/>
            </w:tcBorders>
            <w:shd w:val="clear" w:color="auto" w:fill="auto"/>
            <w:noWrap/>
            <w:vAlign w:val="center"/>
            <w:hideMark/>
          </w:tcPr>
          <w:p w14:paraId="7DE80894" w14:textId="77777777" w:rsidR="00FE35E9" w:rsidRPr="00FE35E9" w:rsidRDefault="00FE35E9" w:rsidP="00FE35E9">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Lucida Console" w:eastAsia="Times New Roman" w:hAnsi="Lucida Console" w:cs="Times New Roman"/>
                <w:sz w:val="20"/>
                <w:szCs w:val="20"/>
              </w:rPr>
            </w:pPr>
            <w:r w:rsidRPr="00FE35E9">
              <w:rPr>
                <w:rFonts w:ascii="Lucida Console" w:eastAsia="Times New Roman" w:hAnsi="Lucida Console" w:cs="Times New Roman"/>
                <w:sz w:val="20"/>
                <w:szCs w:val="20"/>
              </w:rPr>
              <w:t>12</w:t>
            </w:r>
          </w:p>
        </w:tc>
        <w:tc>
          <w:tcPr>
            <w:tcW w:w="1260" w:type="dxa"/>
            <w:tcBorders>
              <w:top w:val="nil"/>
              <w:left w:val="nil"/>
              <w:bottom w:val="nil"/>
              <w:right w:val="nil"/>
            </w:tcBorders>
            <w:shd w:val="clear" w:color="auto" w:fill="auto"/>
            <w:noWrap/>
            <w:vAlign w:val="bottom"/>
            <w:hideMark/>
          </w:tcPr>
          <w:p w14:paraId="499E0B2E" w14:textId="77777777" w:rsidR="00FE35E9" w:rsidRPr="00FE35E9" w:rsidRDefault="00FE35E9" w:rsidP="00FE35E9">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FE35E9">
              <w:rPr>
                <w:rFonts w:eastAsia="Times New Roman" w:cs="Times New Roman"/>
              </w:rPr>
              <w:t>0.156795</w:t>
            </w:r>
          </w:p>
        </w:tc>
        <w:tc>
          <w:tcPr>
            <w:tcW w:w="2340" w:type="dxa"/>
            <w:tcBorders>
              <w:top w:val="nil"/>
              <w:left w:val="nil"/>
              <w:bottom w:val="nil"/>
              <w:right w:val="nil"/>
            </w:tcBorders>
            <w:shd w:val="clear" w:color="auto" w:fill="auto"/>
            <w:noWrap/>
            <w:vAlign w:val="bottom"/>
            <w:hideMark/>
          </w:tcPr>
          <w:p w14:paraId="4F1FAF76" w14:textId="77777777" w:rsidR="00FE35E9" w:rsidRPr="00FE35E9" w:rsidRDefault="00FE35E9" w:rsidP="00FE35E9">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FE35E9">
              <w:rPr>
                <w:rFonts w:eastAsia="Times New Roman" w:cs="Times New Roman"/>
              </w:rPr>
              <w:t>0.121945</w:t>
            </w:r>
          </w:p>
        </w:tc>
        <w:tc>
          <w:tcPr>
            <w:tcW w:w="3690" w:type="dxa"/>
            <w:tcBorders>
              <w:top w:val="nil"/>
              <w:left w:val="nil"/>
              <w:bottom w:val="nil"/>
              <w:right w:val="nil"/>
            </w:tcBorders>
            <w:shd w:val="clear" w:color="auto" w:fill="auto"/>
            <w:noWrap/>
            <w:vAlign w:val="bottom"/>
            <w:hideMark/>
          </w:tcPr>
          <w:p w14:paraId="0D9B3436" w14:textId="77777777" w:rsidR="00FE35E9" w:rsidRPr="00FE35E9" w:rsidRDefault="00FE35E9" w:rsidP="00FE35E9">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FE35E9">
              <w:rPr>
                <w:rFonts w:eastAsia="Times New Roman" w:cs="Times New Roman"/>
              </w:rPr>
              <w:t>0.191646</w:t>
            </w:r>
          </w:p>
        </w:tc>
      </w:tr>
      <w:tr w:rsidR="00FE35E9" w:rsidRPr="00FE35E9" w14:paraId="5F063F6D" w14:textId="77777777" w:rsidTr="00FE35E9">
        <w:trPr>
          <w:trHeight w:val="300"/>
        </w:trPr>
        <w:tc>
          <w:tcPr>
            <w:tcW w:w="1440" w:type="dxa"/>
            <w:tcBorders>
              <w:top w:val="nil"/>
              <w:left w:val="nil"/>
              <w:bottom w:val="nil"/>
              <w:right w:val="nil"/>
            </w:tcBorders>
            <w:shd w:val="clear" w:color="auto" w:fill="auto"/>
            <w:noWrap/>
            <w:vAlign w:val="center"/>
            <w:hideMark/>
          </w:tcPr>
          <w:p w14:paraId="190E313D" w14:textId="77777777" w:rsidR="00FE35E9" w:rsidRPr="00FE35E9" w:rsidRDefault="00FE35E9" w:rsidP="00FE35E9">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Lucida Console" w:eastAsia="Times New Roman" w:hAnsi="Lucida Console" w:cs="Times New Roman"/>
                <w:sz w:val="20"/>
                <w:szCs w:val="20"/>
              </w:rPr>
            </w:pPr>
            <w:r w:rsidRPr="00FE35E9">
              <w:rPr>
                <w:rFonts w:ascii="Lucida Console" w:eastAsia="Times New Roman" w:hAnsi="Lucida Console" w:cs="Times New Roman"/>
                <w:sz w:val="20"/>
                <w:szCs w:val="20"/>
              </w:rPr>
              <w:t>13</w:t>
            </w:r>
          </w:p>
        </w:tc>
        <w:tc>
          <w:tcPr>
            <w:tcW w:w="1260" w:type="dxa"/>
            <w:tcBorders>
              <w:top w:val="nil"/>
              <w:left w:val="nil"/>
              <w:bottom w:val="nil"/>
              <w:right w:val="nil"/>
            </w:tcBorders>
            <w:shd w:val="clear" w:color="auto" w:fill="auto"/>
            <w:noWrap/>
            <w:vAlign w:val="bottom"/>
            <w:hideMark/>
          </w:tcPr>
          <w:p w14:paraId="5083A070" w14:textId="77777777" w:rsidR="00FE35E9" w:rsidRPr="00FE35E9" w:rsidRDefault="00FE35E9" w:rsidP="00FE35E9">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FE35E9">
              <w:rPr>
                <w:rFonts w:eastAsia="Times New Roman" w:cs="Times New Roman"/>
              </w:rPr>
              <w:t>0.135784</w:t>
            </w:r>
          </w:p>
        </w:tc>
        <w:tc>
          <w:tcPr>
            <w:tcW w:w="2340" w:type="dxa"/>
            <w:tcBorders>
              <w:top w:val="nil"/>
              <w:left w:val="nil"/>
              <w:bottom w:val="nil"/>
              <w:right w:val="nil"/>
            </w:tcBorders>
            <w:shd w:val="clear" w:color="auto" w:fill="auto"/>
            <w:noWrap/>
            <w:vAlign w:val="bottom"/>
            <w:hideMark/>
          </w:tcPr>
          <w:p w14:paraId="64AEDA21" w14:textId="77777777" w:rsidR="00FE35E9" w:rsidRPr="00FE35E9" w:rsidRDefault="00FE35E9" w:rsidP="00FE35E9">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FE35E9">
              <w:rPr>
                <w:rFonts w:eastAsia="Times New Roman" w:cs="Times New Roman"/>
              </w:rPr>
              <w:t>0.097252</w:t>
            </w:r>
          </w:p>
        </w:tc>
        <w:tc>
          <w:tcPr>
            <w:tcW w:w="3690" w:type="dxa"/>
            <w:tcBorders>
              <w:top w:val="nil"/>
              <w:left w:val="nil"/>
              <w:bottom w:val="nil"/>
              <w:right w:val="nil"/>
            </w:tcBorders>
            <w:shd w:val="clear" w:color="auto" w:fill="auto"/>
            <w:noWrap/>
            <w:vAlign w:val="bottom"/>
            <w:hideMark/>
          </w:tcPr>
          <w:p w14:paraId="22F2FDFB" w14:textId="77777777" w:rsidR="00FE35E9" w:rsidRPr="00FE35E9" w:rsidRDefault="00FE35E9" w:rsidP="00FE35E9">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FE35E9">
              <w:rPr>
                <w:rFonts w:eastAsia="Times New Roman" w:cs="Times New Roman"/>
              </w:rPr>
              <w:t>0.174316</w:t>
            </w:r>
          </w:p>
        </w:tc>
      </w:tr>
      <w:tr w:rsidR="00FE35E9" w:rsidRPr="00FE35E9" w14:paraId="49179242" w14:textId="77777777" w:rsidTr="00FE35E9">
        <w:trPr>
          <w:trHeight w:val="300"/>
        </w:trPr>
        <w:tc>
          <w:tcPr>
            <w:tcW w:w="1440" w:type="dxa"/>
            <w:tcBorders>
              <w:top w:val="nil"/>
              <w:left w:val="nil"/>
              <w:right w:val="nil"/>
            </w:tcBorders>
            <w:shd w:val="clear" w:color="auto" w:fill="auto"/>
            <w:noWrap/>
            <w:vAlign w:val="center"/>
            <w:hideMark/>
          </w:tcPr>
          <w:p w14:paraId="0DBC301D" w14:textId="77777777" w:rsidR="00FE35E9" w:rsidRPr="00FE35E9" w:rsidRDefault="00FE35E9" w:rsidP="00FE35E9">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Lucida Console" w:eastAsia="Times New Roman" w:hAnsi="Lucida Console" w:cs="Times New Roman"/>
                <w:sz w:val="20"/>
                <w:szCs w:val="20"/>
              </w:rPr>
            </w:pPr>
            <w:r w:rsidRPr="00FE35E9">
              <w:rPr>
                <w:rFonts w:ascii="Lucida Console" w:eastAsia="Times New Roman" w:hAnsi="Lucida Console" w:cs="Times New Roman"/>
                <w:sz w:val="20"/>
                <w:szCs w:val="20"/>
              </w:rPr>
              <w:t>14</w:t>
            </w:r>
          </w:p>
        </w:tc>
        <w:tc>
          <w:tcPr>
            <w:tcW w:w="1260" w:type="dxa"/>
            <w:tcBorders>
              <w:top w:val="nil"/>
              <w:left w:val="nil"/>
              <w:right w:val="nil"/>
            </w:tcBorders>
            <w:shd w:val="clear" w:color="auto" w:fill="auto"/>
            <w:noWrap/>
            <w:vAlign w:val="bottom"/>
            <w:hideMark/>
          </w:tcPr>
          <w:p w14:paraId="078E7126" w14:textId="77777777" w:rsidR="00FE35E9" w:rsidRPr="00FE35E9" w:rsidRDefault="00FE35E9" w:rsidP="00FE35E9">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FE35E9">
              <w:rPr>
                <w:rFonts w:eastAsia="Times New Roman" w:cs="Times New Roman"/>
              </w:rPr>
              <w:t>0.121191</w:t>
            </w:r>
          </w:p>
        </w:tc>
        <w:tc>
          <w:tcPr>
            <w:tcW w:w="2340" w:type="dxa"/>
            <w:tcBorders>
              <w:top w:val="nil"/>
              <w:left w:val="nil"/>
              <w:right w:val="nil"/>
            </w:tcBorders>
            <w:shd w:val="clear" w:color="auto" w:fill="auto"/>
            <w:noWrap/>
            <w:vAlign w:val="bottom"/>
            <w:hideMark/>
          </w:tcPr>
          <w:p w14:paraId="7E978383" w14:textId="77777777" w:rsidR="00FE35E9" w:rsidRPr="00FE35E9" w:rsidRDefault="00FE35E9" w:rsidP="00FE35E9">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FE35E9">
              <w:rPr>
                <w:rFonts w:eastAsia="Times New Roman" w:cs="Times New Roman"/>
              </w:rPr>
              <w:t>0.077313</w:t>
            </w:r>
          </w:p>
        </w:tc>
        <w:tc>
          <w:tcPr>
            <w:tcW w:w="3690" w:type="dxa"/>
            <w:tcBorders>
              <w:top w:val="nil"/>
              <w:left w:val="nil"/>
              <w:right w:val="nil"/>
            </w:tcBorders>
            <w:shd w:val="clear" w:color="auto" w:fill="auto"/>
            <w:noWrap/>
            <w:vAlign w:val="bottom"/>
            <w:hideMark/>
          </w:tcPr>
          <w:p w14:paraId="159D2816" w14:textId="77777777" w:rsidR="00FE35E9" w:rsidRPr="00FE35E9" w:rsidRDefault="00FE35E9" w:rsidP="00FE35E9">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FE35E9">
              <w:rPr>
                <w:rFonts w:eastAsia="Times New Roman" w:cs="Times New Roman"/>
              </w:rPr>
              <w:t>0.165068</w:t>
            </w:r>
          </w:p>
        </w:tc>
      </w:tr>
      <w:tr w:rsidR="00FE35E9" w:rsidRPr="00FE35E9" w14:paraId="14B621A1" w14:textId="77777777" w:rsidTr="00FE35E9">
        <w:trPr>
          <w:trHeight w:val="300"/>
        </w:trPr>
        <w:tc>
          <w:tcPr>
            <w:tcW w:w="1440" w:type="dxa"/>
            <w:tcBorders>
              <w:top w:val="nil"/>
              <w:left w:val="nil"/>
              <w:bottom w:val="single" w:sz="4" w:space="0" w:color="auto"/>
              <w:right w:val="nil"/>
            </w:tcBorders>
            <w:shd w:val="clear" w:color="auto" w:fill="auto"/>
            <w:noWrap/>
            <w:vAlign w:val="center"/>
            <w:hideMark/>
          </w:tcPr>
          <w:p w14:paraId="2852C5A5" w14:textId="77777777" w:rsidR="00FE35E9" w:rsidRPr="00FE35E9" w:rsidRDefault="00FE35E9" w:rsidP="00FE35E9">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Lucida Console" w:eastAsia="Times New Roman" w:hAnsi="Lucida Console" w:cs="Times New Roman"/>
                <w:sz w:val="20"/>
                <w:szCs w:val="20"/>
              </w:rPr>
            </w:pPr>
            <w:r w:rsidRPr="00FE35E9">
              <w:rPr>
                <w:rFonts w:ascii="Lucida Console" w:eastAsia="Times New Roman" w:hAnsi="Lucida Console" w:cs="Times New Roman"/>
                <w:sz w:val="20"/>
                <w:szCs w:val="20"/>
              </w:rPr>
              <w:t>15</w:t>
            </w:r>
          </w:p>
        </w:tc>
        <w:tc>
          <w:tcPr>
            <w:tcW w:w="1260" w:type="dxa"/>
            <w:tcBorders>
              <w:top w:val="nil"/>
              <w:left w:val="nil"/>
              <w:bottom w:val="single" w:sz="4" w:space="0" w:color="auto"/>
              <w:right w:val="nil"/>
            </w:tcBorders>
            <w:shd w:val="clear" w:color="auto" w:fill="auto"/>
            <w:noWrap/>
            <w:vAlign w:val="bottom"/>
            <w:hideMark/>
          </w:tcPr>
          <w:p w14:paraId="0A75125A" w14:textId="77777777" w:rsidR="00FE35E9" w:rsidRPr="00FE35E9" w:rsidRDefault="00FE35E9" w:rsidP="00FE35E9">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FE35E9">
              <w:rPr>
                <w:rFonts w:eastAsia="Times New Roman" w:cs="Times New Roman"/>
              </w:rPr>
              <w:t>0.116688</w:t>
            </w:r>
          </w:p>
        </w:tc>
        <w:tc>
          <w:tcPr>
            <w:tcW w:w="2340" w:type="dxa"/>
            <w:tcBorders>
              <w:top w:val="nil"/>
              <w:left w:val="nil"/>
              <w:bottom w:val="single" w:sz="4" w:space="0" w:color="auto"/>
              <w:right w:val="nil"/>
            </w:tcBorders>
            <w:shd w:val="clear" w:color="auto" w:fill="auto"/>
            <w:noWrap/>
            <w:vAlign w:val="bottom"/>
            <w:hideMark/>
          </w:tcPr>
          <w:p w14:paraId="484DBE24" w14:textId="77777777" w:rsidR="00FE35E9" w:rsidRPr="00FE35E9" w:rsidRDefault="00FE35E9" w:rsidP="00FE35E9">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FE35E9">
              <w:rPr>
                <w:rFonts w:eastAsia="Times New Roman" w:cs="Times New Roman"/>
              </w:rPr>
              <w:t>0.071699</w:t>
            </w:r>
          </w:p>
        </w:tc>
        <w:tc>
          <w:tcPr>
            <w:tcW w:w="3690" w:type="dxa"/>
            <w:tcBorders>
              <w:top w:val="nil"/>
              <w:left w:val="nil"/>
              <w:bottom w:val="single" w:sz="4" w:space="0" w:color="auto"/>
              <w:right w:val="nil"/>
            </w:tcBorders>
            <w:shd w:val="clear" w:color="auto" w:fill="auto"/>
            <w:noWrap/>
            <w:vAlign w:val="bottom"/>
            <w:hideMark/>
          </w:tcPr>
          <w:p w14:paraId="698454CD" w14:textId="77777777" w:rsidR="00FE35E9" w:rsidRPr="00FE35E9" w:rsidRDefault="00FE35E9" w:rsidP="00FE35E9">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FE35E9">
              <w:rPr>
                <w:rFonts w:eastAsia="Times New Roman" w:cs="Times New Roman"/>
              </w:rPr>
              <w:t>0.161676</w:t>
            </w:r>
          </w:p>
        </w:tc>
      </w:tr>
    </w:tbl>
    <w:p w14:paraId="2B0870DC" w14:textId="69D5E7A2" w:rsidR="00937D60" w:rsidRDefault="009F3004">
      <w:pPr>
        <w:rPr>
          <w:b/>
        </w:rPr>
      </w:pPr>
      <w:r>
        <w:br w:type="page"/>
      </w:r>
    </w:p>
    <w:p w14:paraId="7DDE8042" w14:textId="77777777" w:rsidR="00937D60" w:rsidRDefault="009F3004">
      <w:pPr>
        <w:rPr>
          <w:b/>
        </w:rPr>
      </w:pPr>
      <w:r>
        <w:rPr>
          <w:b/>
        </w:rPr>
        <w:lastRenderedPageBreak/>
        <w:t>Figure 14: Kaplan Meier Survival Curve for FGM in Guinea-Bissau</w:t>
      </w:r>
    </w:p>
    <w:p w14:paraId="5BEB6A19" w14:textId="0D4485A2" w:rsidR="00937D60" w:rsidRDefault="009304EB">
      <w:r>
        <w:rPr>
          <w:noProof/>
        </w:rPr>
        <w:drawing>
          <wp:inline distT="0" distB="0" distL="0" distR="0" wp14:anchorId="18C74F60" wp14:editId="26738D96">
            <wp:extent cx="5895975" cy="369820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t="4550" r="3525"/>
                    <a:stretch/>
                  </pic:blipFill>
                  <pic:spPr bwMode="auto">
                    <a:xfrm>
                      <a:off x="0" y="0"/>
                      <a:ext cx="5897196" cy="3698972"/>
                    </a:xfrm>
                    <a:prstGeom prst="rect">
                      <a:avLst/>
                    </a:prstGeom>
                    <a:ln>
                      <a:noFill/>
                    </a:ln>
                    <a:extLst>
                      <a:ext uri="{53640926-AAD7-44D8-BBD7-CCE9431645EC}">
                        <a14:shadowObscured xmlns:a14="http://schemas.microsoft.com/office/drawing/2010/main"/>
                      </a:ext>
                    </a:extLst>
                  </pic:spPr>
                </pic:pic>
              </a:graphicData>
            </a:graphic>
          </wp:inline>
        </w:drawing>
      </w:r>
    </w:p>
    <w:tbl>
      <w:tblPr>
        <w:tblW w:w="9630" w:type="dxa"/>
        <w:tblLook w:val="04A0" w:firstRow="1" w:lastRow="0" w:firstColumn="1" w:lastColumn="0" w:noHBand="0" w:noVBand="1"/>
      </w:tblPr>
      <w:tblGrid>
        <w:gridCol w:w="1440"/>
        <w:gridCol w:w="2430"/>
        <w:gridCol w:w="3060"/>
        <w:gridCol w:w="2700"/>
      </w:tblGrid>
      <w:tr w:rsidR="009304EB" w:rsidRPr="009304EB" w14:paraId="03F4B6E3" w14:textId="77777777" w:rsidTr="00535704">
        <w:trPr>
          <w:trHeight w:val="367"/>
        </w:trPr>
        <w:tc>
          <w:tcPr>
            <w:tcW w:w="1440" w:type="dxa"/>
            <w:tcBorders>
              <w:top w:val="single" w:sz="8" w:space="0" w:color="000000"/>
              <w:left w:val="nil"/>
              <w:bottom w:val="single" w:sz="4" w:space="0" w:color="auto"/>
              <w:right w:val="nil"/>
            </w:tcBorders>
            <w:shd w:val="clear" w:color="auto" w:fill="auto"/>
            <w:vAlign w:val="center"/>
            <w:hideMark/>
          </w:tcPr>
          <w:p w14:paraId="41166288" w14:textId="77777777" w:rsidR="009304EB" w:rsidRPr="009304EB" w:rsidRDefault="009304EB" w:rsidP="009304EB">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rPr>
            </w:pPr>
            <w:r w:rsidRPr="009304EB">
              <w:rPr>
                <w:rFonts w:eastAsia="Times New Roman" w:cs="Times New Roman"/>
              </w:rPr>
              <w:t>Study time</w:t>
            </w:r>
          </w:p>
        </w:tc>
        <w:tc>
          <w:tcPr>
            <w:tcW w:w="2430" w:type="dxa"/>
            <w:tcBorders>
              <w:top w:val="single" w:sz="8" w:space="0" w:color="000000"/>
              <w:left w:val="nil"/>
              <w:bottom w:val="single" w:sz="4" w:space="0" w:color="auto"/>
              <w:right w:val="nil"/>
            </w:tcBorders>
            <w:shd w:val="clear" w:color="auto" w:fill="auto"/>
            <w:vAlign w:val="center"/>
            <w:hideMark/>
          </w:tcPr>
          <w:p w14:paraId="12CEC0F1" w14:textId="77777777" w:rsidR="009304EB" w:rsidRPr="009304EB" w:rsidRDefault="009304EB" w:rsidP="009304EB">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rPr>
            </w:pPr>
            <w:r w:rsidRPr="009304EB">
              <w:rPr>
                <w:rFonts w:eastAsia="Times New Roman" w:cs="Times New Roman"/>
              </w:rPr>
              <w:t>Point estimate</w:t>
            </w:r>
          </w:p>
        </w:tc>
        <w:tc>
          <w:tcPr>
            <w:tcW w:w="3060" w:type="dxa"/>
            <w:tcBorders>
              <w:top w:val="single" w:sz="8" w:space="0" w:color="000000"/>
              <w:left w:val="nil"/>
              <w:bottom w:val="single" w:sz="4" w:space="0" w:color="auto"/>
              <w:right w:val="nil"/>
            </w:tcBorders>
            <w:shd w:val="clear" w:color="auto" w:fill="auto"/>
            <w:vAlign w:val="center"/>
            <w:hideMark/>
          </w:tcPr>
          <w:p w14:paraId="20CCA69C" w14:textId="77777777" w:rsidR="009304EB" w:rsidRPr="009304EB" w:rsidRDefault="009304EB" w:rsidP="009304EB">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rPr>
            </w:pPr>
            <w:r w:rsidRPr="009304EB">
              <w:rPr>
                <w:rFonts w:eastAsia="Times New Roman" w:cs="Times New Roman"/>
              </w:rPr>
              <w:t>Confidence interval (lower)</w:t>
            </w:r>
          </w:p>
        </w:tc>
        <w:tc>
          <w:tcPr>
            <w:tcW w:w="2700" w:type="dxa"/>
            <w:tcBorders>
              <w:top w:val="single" w:sz="8" w:space="0" w:color="000000"/>
              <w:left w:val="nil"/>
              <w:bottom w:val="single" w:sz="4" w:space="0" w:color="auto"/>
              <w:right w:val="nil"/>
            </w:tcBorders>
            <w:shd w:val="clear" w:color="auto" w:fill="auto"/>
            <w:vAlign w:val="center"/>
            <w:hideMark/>
          </w:tcPr>
          <w:p w14:paraId="662065F8" w14:textId="77777777" w:rsidR="009304EB" w:rsidRPr="009304EB" w:rsidRDefault="009304EB" w:rsidP="009304EB">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rPr>
            </w:pPr>
            <w:r w:rsidRPr="009304EB">
              <w:rPr>
                <w:rFonts w:eastAsia="Times New Roman" w:cs="Times New Roman"/>
              </w:rPr>
              <w:t>Confidence interval (upper)</w:t>
            </w:r>
          </w:p>
        </w:tc>
      </w:tr>
      <w:tr w:rsidR="009304EB" w:rsidRPr="009304EB" w14:paraId="3FA18593" w14:textId="77777777" w:rsidTr="00535704">
        <w:trPr>
          <w:trHeight w:val="300"/>
        </w:trPr>
        <w:tc>
          <w:tcPr>
            <w:tcW w:w="1440" w:type="dxa"/>
            <w:tcBorders>
              <w:top w:val="single" w:sz="4" w:space="0" w:color="auto"/>
              <w:left w:val="nil"/>
              <w:bottom w:val="nil"/>
              <w:right w:val="nil"/>
            </w:tcBorders>
            <w:shd w:val="clear" w:color="auto" w:fill="auto"/>
            <w:noWrap/>
            <w:vAlign w:val="center"/>
            <w:hideMark/>
          </w:tcPr>
          <w:p w14:paraId="5E18C322" w14:textId="77777777" w:rsidR="009304EB" w:rsidRPr="009304EB" w:rsidRDefault="009304EB" w:rsidP="009304EB">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Lucida Console" w:eastAsia="Times New Roman" w:hAnsi="Lucida Console" w:cs="Times New Roman"/>
                <w:sz w:val="20"/>
                <w:szCs w:val="20"/>
              </w:rPr>
            </w:pPr>
            <w:r w:rsidRPr="009304EB">
              <w:rPr>
                <w:rFonts w:ascii="Lucida Console" w:eastAsia="Times New Roman" w:hAnsi="Lucida Console" w:cs="Times New Roman"/>
                <w:sz w:val="20"/>
                <w:szCs w:val="20"/>
              </w:rPr>
              <w:t>0</w:t>
            </w:r>
          </w:p>
        </w:tc>
        <w:tc>
          <w:tcPr>
            <w:tcW w:w="2430" w:type="dxa"/>
            <w:tcBorders>
              <w:top w:val="single" w:sz="4" w:space="0" w:color="auto"/>
              <w:left w:val="nil"/>
              <w:bottom w:val="nil"/>
              <w:right w:val="nil"/>
            </w:tcBorders>
            <w:shd w:val="clear" w:color="auto" w:fill="auto"/>
            <w:noWrap/>
            <w:vAlign w:val="bottom"/>
            <w:hideMark/>
          </w:tcPr>
          <w:p w14:paraId="7702D0AE" w14:textId="77777777" w:rsidR="009304EB" w:rsidRPr="009304EB" w:rsidRDefault="009304EB" w:rsidP="009304EB">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9304EB">
              <w:rPr>
                <w:rFonts w:eastAsia="Times New Roman" w:cs="Times New Roman"/>
              </w:rPr>
              <w:t>0.965225</w:t>
            </w:r>
          </w:p>
        </w:tc>
        <w:tc>
          <w:tcPr>
            <w:tcW w:w="3060" w:type="dxa"/>
            <w:tcBorders>
              <w:top w:val="single" w:sz="4" w:space="0" w:color="auto"/>
              <w:left w:val="nil"/>
              <w:bottom w:val="nil"/>
              <w:right w:val="nil"/>
            </w:tcBorders>
            <w:shd w:val="clear" w:color="auto" w:fill="auto"/>
            <w:noWrap/>
            <w:vAlign w:val="bottom"/>
            <w:hideMark/>
          </w:tcPr>
          <w:p w14:paraId="420CA18A" w14:textId="77777777" w:rsidR="009304EB" w:rsidRPr="009304EB" w:rsidRDefault="009304EB" w:rsidP="009304EB">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9304EB">
              <w:rPr>
                <w:rFonts w:eastAsia="Times New Roman" w:cs="Times New Roman"/>
              </w:rPr>
              <w:t>0.957691</w:t>
            </w:r>
          </w:p>
        </w:tc>
        <w:tc>
          <w:tcPr>
            <w:tcW w:w="2700" w:type="dxa"/>
            <w:tcBorders>
              <w:top w:val="single" w:sz="4" w:space="0" w:color="auto"/>
              <w:left w:val="nil"/>
              <w:bottom w:val="nil"/>
              <w:right w:val="nil"/>
            </w:tcBorders>
            <w:shd w:val="clear" w:color="auto" w:fill="auto"/>
            <w:noWrap/>
            <w:vAlign w:val="bottom"/>
            <w:hideMark/>
          </w:tcPr>
          <w:p w14:paraId="799E0E8F" w14:textId="77777777" w:rsidR="009304EB" w:rsidRPr="009304EB" w:rsidRDefault="009304EB" w:rsidP="009304EB">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9304EB">
              <w:rPr>
                <w:rFonts w:eastAsia="Times New Roman" w:cs="Times New Roman"/>
              </w:rPr>
              <w:t>0.97276</w:t>
            </w:r>
          </w:p>
        </w:tc>
      </w:tr>
      <w:tr w:rsidR="009304EB" w:rsidRPr="009304EB" w14:paraId="094A9713" w14:textId="77777777" w:rsidTr="009304EB">
        <w:trPr>
          <w:trHeight w:val="300"/>
        </w:trPr>
        <w:tc>
          <w:tcPr>
            <w:tcW w:w="1440" w:type="dxa"/>
            <w:tcBorders>
              <w:top w:val="nil"/>
              <w:left w:val="nil"/>
              <w:bottom w:val="nil"/>
              <w:right w:val="nil"/>
            </w:tcBorders>
            <w:shd w:val="clear" w:color="auto" w:fill="auto"/>
            <w:noWrap/>
            <w:vAlign w:val="center"/>
            <w:hideMark/>
          </w:tcPr>
          <w:p w14:paraId="328E3B89" w14:textId="77777777" w:rsidR="009304EB" w:rsidRPr="009304EB" w:rsidRDefault="009304EB" w:rsidP="009304EB">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Lucida Console" w:eastAsia="Times New Roman" w:hAnsi="Lucida Console" w:cs="Times New Roman"/>
                <w:sz w:val="20"/>
                <w:szCs w:val="20"/>
              </w:rPr>
            </w:pPr>
            <w:r w:rsidRPr="009304EB">
              <w:rPr>
                <w:rFonts w:ascii="Lucida Console" w:eastAsia="Times New Roman" w:hAnsi="Lucida Console" w:cs="Times New Roman"/>
                <w:sz w:val="20"/>
                <w:szCs w:val="20"/>
              </w:rPr>
              <w:t>1</w:t>
            </w:r>
          </w:p>
        </w:tc>
        <w:tc>
          <w:tcPr>
            <w:tcW w:w="2430" w:type="dxa"/>
            <w:tcBorders>
              <w:top w:val="nil"/>
              <w:left w:val="nil"/>
              <w:bottom w:val="nil"/>
              <w:right w:val="nil"/>
            </w:tcBorders>
            <w:shd w:val="clear" w:color="auto" w:fill="auto"/>
            <w:noWrap/>
            <w:vAlign w:val="bottom"/>
            <w:hideMark/>
          </w:tcPr>
          <w:p w14:paraId="158EB629" w14:textId="77777777" w:rsidR="009304EB" w:rsidRPr="009304EB" w:rsidRDefault="009304EB" w:rsidP="009304EB">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9304EB">
              <w:rPr>
                <w:rFonts w:eastAsia="Times New Roman" w:cs="Times New Roman"/>
              </w:rPr>
              <w:t>0.901435</w:t>
            </w:r>
          </w:p>
        </w:tc>
        <w:tc>
          <w:tcPr>
            <w:tcW w:w="3060" w:type="dxa"/>
            <w:tcBorders>
              <w:top w:val="nil"/>
              <w:left w:val="nil"/>
              <w:bottom w:val="nil"/>
              <w:right w:val="nil"/>
            </w:tcBorders>
            <w:shd w:val="clear" w:color="auto" w:fill="auto"/>
            <w:noWrap/>
            <w:vAlign w:val="bottom"/>
            <w:hideMark/>
          </w:tcPr>
          <w:p w14:paraId="1EEF1000" w14:textId="77777777" w:rsidR="009304EB" w:rsidRPr="009304EB" w:rsidRDefault="009304EB" w:rsidP="009304EB">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9304EB">
              <w:rPr>
                <w:rFonts w:eastAsia="Times New Roman" w:cs="Times New Roman"/>
              </w:rPr>
              <w:t>0.885395</w:t>
            </w:r>
          </w:p>
        </w:tc>
        <w:tc>
          <w:tcPr>
            <w:tcW w:w="2700" w:type="dxa"/>
            <w:tcBorders>
              <w:top w:val="nil"/>
              <w:left w:val="nil"/>
              <w:bottom w:val="nil"/>
              <w:right w:val="nil"/>
            </w:tcBorders>
            <w:shd w:val="clear" w:color="auto" w:fill="auto"/>
            <w:noWrap/>
            <w:vAlign w:val="bottom"/>
            <w:hideMark/>
          </w:tcPr>
          <w:p w14:paraId="54457FF4" w14:textId="77777777" w:rsidR="009304EB" w:rsidRPr="009304EB" w:rsidRDefault="009304EB" w:rsidP="009304EB">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9304EB">
              <w:rPr>
                <w:rFonts w:eastAsia="Times New Roman" w:cs="Times New Roman"/>
              </w:rPr>
              <w:t>0.917476</w:t>
            </w:r>
          </w:p>
        </w:tc>
      </w:tr>
      <w:tr w:rsidR="009304EB" w:rsidRPr="009304EB" w14:paraId="4F02B7E6" w14:textId="77777777" w:rsidTr="009304EB">
        <w:trPr>
          <w:trHeight w:val="300"/>
        </w:trPr>
        <w:tc>
          <w:tcPr>
            <w:tcW w:w="1440" w:type="dxa"/>
            <w:tcBorders>
              <w:top w:val="nil"/>
              <w:left w:val="nil"/>
              <w:bottom w:val="nil"/>
              <w:right w:val="nil"/>
            </w:tcBorders>
            <w:shd w:val="clear" w:color="auto" w:fill="auto"/>
            <w:noWrap/>
            <w:vAlign w:val="center"/>
            <w:hideMark/>
          </w:tcPr>
          <w:p w14:paraId="0D9268CE" w14:textId="77777777" w:rsidR="009304EB" w:rsidRPr="009304EB" w:rsidRDefault="009304EB" w:rsidP="009304EB">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Lucida Console" w:eastAsia="Times New Roman" w:hAnsi="Lucida Console" w:cs="Times New Roman"/>
                <w:sz w:val="20"/>
                <w:szCs w:val="20"/>
              </w:rPr>
            </w:pPr>
            <w:r w:rsidRPr="009304EB">
              <w:rPr>
                <w:rFonts w:ascii="Lucida Console" w:eastAsia="Times New Roman" w:hAnsi="Lucida Console" w:cs="Times New Roman"/>
                <w:sz w:val="20"/>
                <w:szCs w:val="20"/>
              </w:rPr>
              <w:t>2</w:t>
            </w:r>
          </w:p>
        </w:tc>
        <w:tc>
          <w:tcPr>
            <w:tcW w:w="2430" w:type="dxa"/>
            <w:tcBorders>
              <w:top w:val="nil"/>
              <w:left w:val="nil"/>
              <w:bottom w:val="nil"/>
              <w:right w:val="nil"/>
            </w:tcBorders>
            <w:shd w:val="clear" w:color="auto" w:fill="auto"/>
            <w:noWrap/>
            <w:vAlign w:val="bottom"/>
            <w:hideMark/>
          </w:tcPr>
          <w:p w14:paraId="44CB6374" w14:textId="77777777" w:rsidR="009304EB" w:rsidRPr="009304EB" w:rsidRDefault="009304EB" w:rsidP="009304EB">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9304EB">
              <w:rPr>
                <w:rFonts w:eastAsia="Times New Roman" w:cs="Times New Roman"/>
              </w:rPr>
              <w:t>0.809557</w:t>
            </w:r>
          </w:p>
        </w:tc>
        <w:tc>
          <w:tcPr>
            <w:tcW w:w="3060" w:type="dxa"/>
            <w:tcBorders>
              <w:top w:val="nil"/>
              <w:left w:val="nil"/>
              <w:bottom w:val="nil"/>
              <w:right w:val="nil"/>
            </w:tcBorders>
            <w:shd w:val="clear" w:color="auto" w:fill="auto"/>
            <w:noWrap/>
            <w:vAlign w:val="bottom"/>
            <w:hideMark/>
          </w:tcPr>
          <w:p w14:paraId="49B330F5" w14:textId="77777777" w:rsidR="009304EB" w:rsidRPr="009304EB" w:rsidRDefault="009304EB" w:rsidP="009304EB">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9304EB">
              <w:rPr>
                <w:rFonts w:eastAsia="Times New Roman" w:cs="Times New Roman"/>
              </w:rPr>
              <w:t>0.781178</w:t>
            </w:r>
          </w:p>
        </w:tc>
        <w:tc>
          <w:tcPr>
            <w:tcW w:w="2700" w:type="dxa"/>
            <w:tcBorders>
              <w:top w:val="nil"/>
              <w:left w:val="nil"/>
              <w:bottom w:val="nil"/>
              <w:right w:val="nil"/>
            </w:tcBorders>
            <w:shd w:val="clear" w:color="auto" w:fill="auto"/>
            <w:noWrap/>
            <w:vAlign w:val="bottom"/>
            <w:hideMark/>
          </w:tcPr>
          <w:p w14:paraId="7A69FC58" w14:textId="77777777" w:rsidR="009304EB" w:rsidRPr="009304EB" w:rsidRDefault="009304EB" w:rsidP="009304EB">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9304EB">
              <w:rPr>
                <w:rFonts w:eastAsia="Times New Roman" w:cs="Times New Roman"/>
              </w:rPr>
              <w:t>0.837937</w:t>
            </w:r>
          </w:p>
        </w:tc>
      </w:tr>
      <w:tr w:rsidR="009304EB" w:rsidRPr="009304EB" w14:paraId="057942D0" w14:textId="77777777" w:rsidTr="009304EB">
        <w:trPr>
          <w:trHeight w:val="300"/>
        </w:trPr>
        <w:tc>
          <w:tcPr>
            <w:tcW w:w="1440" w:type="dxa"/>
            <w:tcBorders>
              <w:top w:val="nil"/>
              <w:left w:val="nil"/>
              <w:bottom w:val="nil"/>
              <w:right w:val="nil"/>
            </w:tcBorders>
            <w:shd w:val="clear" w:color="auto" w:fill="auto"/>
            <w:noWrap/>
            <w:vAlign w:val="center"/>
            <w:hideMark/>
          </w:tcPr>
          <w:p w14:paraId="3655DD2E" w14:textId="77777777" w:rsidR="009304EB" w:rsidRPr="009304EB" w:rsidRDefault="009304EB" w:rsidP="009304EB">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Lucida Console" w:eastAsia="Times New Roman" w:hAnsi="Lucida Console" w:cs="Times New Roman"/>
                <w:sz w:val="20"/>
                <w:szCs w:val="20"/>
              </w:rPr>
            </w:pPr>
            <w:r w:rsidRPr="009304EB">
              <w:rPr>
                <w:rFonts w:ascii="Lucida Console" w:eastAsia="Times New Roman" w:hAnsi="Lucida Console" w:cs="Times New Roman"/>
                <w:sz w:val="20"/>
                <w:szCs w:val="20"/>
              </w:rPr>
              <w:t>3</w:t>
            </w:r>
          </w:p>
        </w:tc>
        <w:tc>
          <w:tcPr>
            <w:tcW w:w="2430" w:type="dxa"/>
            <w:tcBorders>
              <w:top w:val="nil"/>
              <w:left w:val="nil"/>
              <w:bottom w:val="nil"/>
              <w:right w:val="nil"/>
            </w:tcBorders>
            <w:shd w:val="clear" w:color="auto" w:fill="auto"/>
            <w:noWrap/>
            <w:vAlign w:val="bottom"/>
            <w:hideMark/>
          </w:tcPr>
          <w:p w14:paraId="1712F366" w14:textId="77777777" w:rsidR="009304EB" w:rsidRPr="009304EB" w:rsidRDefault="009304EB" w:rsidP="009304EB">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9304EB">
              <w:rPr>
                <w:rFonts w:eastAsia="Times New Roman" w:cs="Times New Roman"/>
              </w:rPr>
              <w:t>0.747378</w:t>
            </w:r>
          </w:p>
        </w:tc>
        <w:tc>
          <w:tcPr>
            <w:tcW w:w="3060" w:type="dxa"/>
            <w:tcBorders>
              <w:top w:val="nil"/>
              <w:left w:val="nil"/>
              <w:bottom w:val="nil"/>
              <w:right w:val="nil"/>
            </w:tcBorders>
            <w:shd w:val="clear" w:color="auto" w:fill="auto"/>
            <w:noWrap/>
            <w:vAlign w:val="bottom"/>
            <w:hideMark/>
          </w:tcPr>
          <w:p w14:paraId="4D1040AF" w14:textId="77777777" w:rsidR="009304EB" w:rsidRPr="009304EB" w:rsidRDefault="009304EB" w:rsidP="009304EB">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9304EB">
              <w:rPr>
                <w:rFonts w:eastAsia="Times New Roman" w:cs="Times New Roman"/>
              </w:rPr>
              <w:t>0.710946</w:t>
            </w:r>
          </w:p>
        </w:tc>
        <w:tc>
          <w:tcPr>
            <w:tcW w:w="2700" w:type="dxa"/>
            <w:tcBorders>
              <w:top w:val="nil"/>
              <w:left w:val="nil"/>
              <w:bottom w:val="nil"/>
              <w:right w:val="nil"/>
            </w:tcBorders>
            <w:shd w:val="clear" w:color="auto" w:fill="auto"/>
            <w:noWrap/>
            <w:vAlign w:val="bottom"/>
            <w:hideMark/>
          </w:tcPr>
          <w:p w14:paraId="038E4EFF" w14:textId="77777777" w:rsidR="009304EB" w:rsidRPr="009304EB" w:rsidRDefault="009304EB" w:rsidP="009304EB">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9304EB">
              <w:rPr>
                <w:rFonts w:eastAsia="Times New Roman" w:cs="Times New Roman"/>
              </w:rPr>
              <w:t>0.783811</w:t>
            </w:r>
          </w:p>
        </w:tc>
      </w:tr>
      <w:tr w:rsidR="009304EB" w:rsidRPr="009304EB" w14:paraId="18C9047D" w14:textId="77777777" w:rsidTr="009304EB">
        <w:trPr>
          <w:trHeight w:val="300"/>
        </w:trPr>
        <w:tc>
          <w:tcPr>
            <w:tcW w:w="1440" w:type="dxa"/>
            <w:tcBorders>
              <w:top w:val="nil"/>
              <w:left w:val="nil"/>
              <w:bottom w:val="nil"/>
              <w:right w:val="nil"/>
            </w:tcBorders>
            <w:shd w:val="clear" w:color="auto" w:fill="auto"/>
            <w:noWrap/>
            <w:vAlign w:val="center"/>
            <w:hideMark/>
          </w:tcPr>
          <w:p w14:paraId="1804E58E" w14:textId="77777777" w:rsidR="009304EB" w:rsidRPr="009304EB" w:rsidRDefault="009304EB" w:rsidP="009304EB">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Lucida Console" w:eastAsia="Times New Roman" w:hAnsi="Lucida Console" w:cs="Times New Roman"/>
                <w:sz w:val="20"/>
                <w:szCs w:val="20"/>
              </w:rPr>
            </w:pPr>
            <w:r w:rsidRPr="009304EB">
              <w:rPr>
                <w:rFonts w:ascii="Lucida Console" w:eastAsia="Times New Roman" w:hAnsi="Lucida Console" w:cs="Times New Roman"/>
                <w:sz w:val="20"/>
                <w:szCs w:val="20"/>
              </w:rPr>
              <w:t>4</w:t>
            </w:r>
          </w:p>
        </w:tc>
        <w:tc>
          <w:tcPr>
            <w:tcW w:w="2430" w:type="dxa"/>
            <w:tcBorders>
              <w:top w:val="nil"/>
              <w:left w:val="nil"/>
              <w:bottom w:val="nil"/>
              <w:right w:val="nil"/>
            </w:tcBorders>
            <w:shd w:val="clear" w:color="auto" w:fill="auto"/>
            <w:noWrap/>
            <w:vAlign w:val="bottom"/>
            <w:hideMark/>
          </w:tcPr>
          <w:p w14:paraId="0EE730B6" w14:textId="77777777" w:rsidR="009304EB" w:rsidRPr="009304EB" w:rsidRDefault="009304EB" w:rsidP="009304EB">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9304EB">
              <w:rPr>
                <w:rFonts w:eastAsia="Times New Roman" w:cs="Times New Roman"/>
              </w:rPr>
              <w:t>0.705294</w:t>
            </w:r>
          </w:p>
        </w:tc>
        <w:tc>
          <w:tcPr>
            <w:tcW w:w="3060" w:type="dxa"/>
            <w:tcBorders>
              <w:top w:val="nil"/>
              <w:left w:val="nil"/>
              <w:bottom w:val="nil"/>
              <w:right w:val="nil"/>
            </w:tcBorders>
            <w:shd w:val="clear" w:color="auto" w:fill="auto"/>
            <w:noWrap/>
            <w:vAlign w:val="bottom"/>
            <w:hideMark/>
          </w:tcPr>
          <w:p w14:paraId="56446B77" w14:textId="77777777" w:rsidR="009304EB" w:rsidRPr="009304EB" w:rsidRDefault="009304EB" w:rsidP="009304EB">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9304EB">
              <w:rPr>
                <w:rFonts w:eastAsia="Times New Roman" w:cs="Times New Roman"/>
              </w:rPr>
              <w:t>0.6657</w:t>
            </w:r>
          </w:p>
        </w:tc>
        <w:tc>
          <w:tcPr>
            <w:tcW w:w="2700" w:type="dxa"/>
            <w:tcBorders>
              <w:top w:val="nil"/>
              <w:left w:val="nil"/>
              <w:bottom w:val="nil"/>
              <w:right w:val="nil"/>
            </w:tcBorders>
            <w:shd w:val="clear" w:color="auto" w:fill="auto"/>
            <w:noWrap/>
            <w:vAlign w:val="bottom"/>
            <w:hideMark/>
          </w:tcPr>
          <w:p w14:paraId="19DB9AA9" w14:textId="77777777" w:rsidR="009304EB" w:rsidRPr="009304EB" w:rsidRDefault="009304EB" w:rsidP="009304EB">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9304EB">
              <w:rPr>
                <w:rFonts w:eastAsia="Times New Roman" w:cs="Times New Roman"/>
              </w:rPr>
              <w:t>0.744889</w:t>
            </w:r>
          </w:p>
        </w:tc>
      </w:tr>
      <w:tr w:rsidR="009304EB" w:rsidRPr="009304EB" w14:paraId="02AD81D4" w14:textId="77777777" w:rsidTr="009304EB">
        <w:trPr>
          <w:trHeight w:val="300"/>
        </w:trPr>
        <w:tc>
          <w:tcPr>
            <w:tcW w:w="1440" w:type="dxa"/>
            <w:tcBorders>
              <w:top w:val="nil"/>
              <w:left w:val="nil"/>
              <w:bottom w:val="nil"/>
              <w:right w:val="nil"/>
            </w:tcBorders>
            <w:shd w:val="clear" w:color="auto" w:fill="auto"/>
            <w:noWrap/>
            <w:vAlign w:val="center"/>
            <w:hideMark/>
          </w:tcPr>
          <w:p w14:paraId="72BDE0A3" w14:textId="77777777" w:rsidR="009304EB" w:rsidRPr="009304EB" w:rsidRDefault="009304EB" w:rsidP="009304EB">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Lucida Console" w:eastAsia="Times New Roman" w:hAnsi="Lucida Console" w:cs="Times New Roman"/>
                <w:sz w:val="20"/>
                <w:szCs w:val="20"/>
              </w:rPr>
            </w:pPr>
            <w:r w:rsidRPr="009304EB">
              <w:rPr>
                <w:rFonts w:ascii="Lucida Console" w:eastAsia="Times New Roman" w:hAnsi="Lucida Console" w:cs="Times New Roman"/>
                <w:sz w:val="20"/>
                <w:szCs w:val="20"/>
              </w:rPr>
              <w:t>5</w:t>
            </w:r>
          </w:p>
        </w:tc>
        <w:tc>
          <w:tcPr>
            <w:tcW w:w="2430" w:type="dxa"/>
            <w:tcBorders>
              <w:top w:val="nil"/>
              <w:left w:val="nil"/>
              <w:bottom w:val="nil"/>
              <w:right w:val="nil"/>
            </w:tcBorders>
            <w:shd w:val="clear" w:color="auto" w:fill="auto"/>
            <w:noWrap/>
            <w:vAlign w:val="bottom"/>
            <w:hideMark/>
          </w:tcPr>
          <w:p w14:paraId="795FB403" w14:textId="77777777" w:rsidR="009304EB" w:rsidRPr="009304EB" w:rsidRDefault="009304EB" w:rsidP="009304EB">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9304EB">
              <w:rPr>
                <w:rFonts w:eastAsia="Times New Roman" w:cs="Times New Roman"/>
              </w:rPr>
              <w:t>0.668929</w:t>
            </w:r>
          </w:p>
        </w:tc>
        <w:tc>
          <w:tcPr>
            <w:tcW w:w="3060" w:type="dxa"/>
            <w:tcBorders>
              <w:top w:val="nil"/>
              <w:left w:val="nil"/>
              <w:bottom w:val="nil"/>
              <w:right w:val="nil"/>
            </w:tcBorders>
            <w:shd w:val="clear" w:color="auto" w:fill="auto"/>
            <w:noWrap/>
            <w:vAlign w:val="bottom"/>
            <w:hideMark/>
          </w:tcPr>
          <w:p w14:paraId="6789DF62" w14:textId="77777777" w:rsidR="009304EB" w:rsidRPr="009304EB" w:rsidRDefault="009304EB" w:rsidP="009304EB">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9304EB">
              <w:rPr>
                <w:rFonts w:eastAsia="Times New Roman" w:cs="Times New Roman"/>
              </w:rPr>
              <w:t>0.625845</w:t>
            </w:r>
          </w:p>
        </w:tc>
        <w:tc>
          <w:tcPr>
            <w:tcW w:w="2700" w:type="dxa"/>
            <w:tcBorders>
              <w:top w:val="nil"/>
              <w:left w:val="nil"/>
              <w:bottom w:val="nil"/>
              <w:right w:val="nil"/>
            </w:tcBorders>
            <w:shd w:val="clear" w:color="auto" w:fill="auto"/>
            <w:noWrap/>
            <w:vAlign w:val="bottom"/>
            <w:hideMark/>
          </w:tcPr>
          <w:p w14:paraId="2F4B9C07" w14:textId="77777777" w:rsidR="009304EB" w:rsidRPr="009304EB" w:rsidRDefault="009304EB" w:rsidP="009304EB">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9304EB">
              <w:rPr>
                <w:rFonts w:eastAsia="Times New Roman" w:cs="Times New Roman"/>
              </w:rPr>
              <w:t>0.712014</w:t>
            </w:r>
          </w:p>
        </w:tc>
      </w:tr>
      <w:tr w:rsidR="009304EB" w:rsidRPr="009304EB" w14:paraId="6E51ABD7" w14:textId="77777777" w:rsidTr="009304EB">
        <w:trPr>
          <w:trHeight w:val="300"/>
        </w:trPr>
        <w:tc>
          <w:tcPr>
            <w:tcW w:w="1440" w:type="dxa"/>
            <w:tcBorders>
              <w:top w:val="nil"/>
              <w:left w:val="nil"/>
              <w:bottom w:val="nil"/>
              <w:right w:val="nil"/>
            </w:tcBorders>
            <w:shd w:val="clear" w:color="auto" w:fill="auto"/>
            <w:noWrap/>
            <w:vAlign w:val="center"/>
            <w:hideMark/>
          </w:tcPr>
          <w:p w14:paraId="555A47DA" w14:textId="77777777" w:rsidR="009304EB" w:rsidRPr="009304EB" w:rsidRDefault="009304EB" w:rsidP="009304EB">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Lucida Console" w:eastAsia="Times New Roman" w:hAnsi="Lucida Console" w:cs="Times New Roman"/>
                <w:sz w:val="20"/>
                <w:szCs w:val="20"/>
              </w:rPr>
            </w:pPr>
            <w:r w:rsidRPr="009304EB">
              <w:rPr>
                <w:rFonts w:ascii="Lucida Console" w:eastAsia="Times New Roman" w:hAnsi="Lucida Console" w:cs="Times New Roman"/>
                <w:sz w:val="20"/>
                <w:szCs w:val="20"/>
              </w:rPr>
              <w:t>6</w:t>
            </w:r>
          </w:p>
        </w:tc>
        <w:tc>
          <w:tcPr>
            <w:tcW w:w="2430" w:type="dxa"/>
            <w:tcBorders>
              <w:top w:val="nil"/>
              <w:left w:val="nil"/>
              <w:bottom w:val="nil"/>
              <w:right w:val="nil"/>
            </w:tcBorders>
            <w:shd w:val="clear" w:color="auto" w:fill="auto"/>
            <w:noWrap/>
            <w:vAlign w:val="bottom"/>
            <w:hideMark/>
          </w:tcPr>
          <w:p w14:paraId="03836BFD" w14:textId="77777777" w:rsidR="009304EB" w:rsidRPr="009304EB" w:rsidRDefault="009304EB" w:rsidP="009304EB">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9304EB">
              <w:rPr>
                <w:rFonts w:eastAsia="Times New Roman" w:cs="Times New Roman"/>
              </w:rPr>
              <w:t>0.65047</w:t>
            </w:r>
          </w:p>
        </w:tc>
        <w:tc>
          <w:tcPr>
            <w:tcW w:w="3060" w:type="dxa"/>
            <w:tcBorders>
              <w:top w:val="nil"/>
              <w:left w:val="nil"/>
              <w:bottom w:val="nil"/>
              <w:right w:val="nil"/>
            </w:tcBorders>
            <w:shd w:val="clear" w:color="auto" w:fill="auto"/>
            <w:noWrap/>
            <w:vAlign w:val="bottom"/>
            <w:hideMark/>
          </w:tcPr>
          <w:p w14:paraId="63D281B4" w14:textId="77777777" w:rsidR="009304EB" w:rsidRPr="009304EB" w:rsidRDefault="009304EB" w:rsidP="009304EB">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9304EB">
              <w:rPr>
                <w:rFonts w:eastAsia="Times New Roman" w:cs="Times New Roman"/>
              </w:rPr>
              <w:t>0.606354</w:t>
            </w:r>
          </w:p>
        </w:tc>
        <w:tc>
          <w:tcPr>
            <w:tcW w:w="2700" w:type="dxa"/>
            <w:tcBorders>
              <w:top w:val="nil"/>
              <w:left w:val="nil"/>
              <w:bottom w:val="nil"/>
              <w:right w:val="nil"/>
            </w:tcBorders>
            <w:shd w:val="clear" w:color="auto" w:fill="auto"/>
            <w:noWrap/>
            <w:vAlign w:val="bottom"/>
            <w:hideMark/>
          </w:tcPr>
          <w:p w14:paraId="1DC6CA75" w14:textId="77777777" w:rsidR="009304EB" w:rsidRPr="009304EB" w:rsidRDefault="009304EB" w:rsidP="009304EB">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9304EB">
              <w:rPr>
                <w:rFonts w:eastAsia="Times New Roman" w:cs="Times New Roman"/>
              </w:rPr>
              <w:t>0.694586</w:t>
            </w:r>
          </w:p>
        </w:tc>
      </w:tr>
      <w:tr w:rsidR="009304EB" w:rsidRPr="009304EB" w14:paraId="5FBC3445" w14:textId="77777777" w:rsidTr="009304EB">
        <w:trPr>
          <w:trHeight w:val="300"/>
        </w:trPr>
        <w:tc>
          <w:tcPr>
            <w:tcW w:w="1440" w:type="dxa"/>
            <w:tcBorders>
              <w:top w:val="nil"/>
              <w:left w:val="nil"/>
              <w:bottom w:val="nil"/>
              <w:right w:val="nil"/>
            </w:tcBorders>
            <w:shd w:val="clear" w:color="auto" w:fill="auto"/>
            <w:noWrap/>
            <w:vAlign w:val="center"/>
            <w:hideMark/>
          </w:tcPr>
          <w:p w14:paraId="4E3A3FEE" w14:textId="77777777" w:rsidR="009304EB" w:rsidRPr="009304EB" w:rsidRDefault="009304EB" w:rsidP="009304EB">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Lucida Console" w:eastAsia="Times New Roman" w:hAnsi="Lucida Console" w:cs="Times New Roman"/>
                <w:sz w:val="20"/>
                <w:szCs w:val="20"/>
              </w:rPr>
            </w:pPr>
            <w:r w:rsidRPr="009304EB">
              <w:rPr>
                <w:rFonts w:ascii="Lucida Console" w:eastAsia="Times New Roman" w:hAnsi="Lucida Console" w:cs="Times New Roman"/>
                <w:sz w:val="20"/>
                <w:szCs w:val="20"/>
              </w:rPr>
              <w:t>7</w:t>
            </w:r>
          </w:p>
        </w:tc>
        <w:tc>
          <w:tcPr>
            <w:tcW w:w="2430" w:type="dxa"/>
            <w:tcBorders>
              <w:top w:val="nil"/>
              <w:left w:val="nil"/>
              <w:bottom w:val="nil"/>
              <w:right w:val="nil"/>
            </w:tcBorders>
            <w:shd w:val="clear" w:color="auto" w:fill="auto"/>
            <w:noWrap/>
            <w:vAlign w:val="bottom"/>
            <w:hideMark/>
          </w:tcPr>
          <w:p w14:paraId="2BB36BCC" w14:textId="77777777" w:rsidR="009304EB" w:rsidRPr="009304EB" w:rsidRDefault="009304EB" w:rsidP="009304EB">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9304EB">
              <w:rPr>
                <w:rFonts w:eastAsia="Times New Roman" w:cs="Times New Roman"/>
              </w:rPr>
              <w:t>0.638521</w:t>
            </w:r>
          </w:p>
        </w:tc>
        <w:tc>
          <w:tcPr>
            <w:tcW w:w="3060" w:type="dxa"/>
            <w:tcBorders>
              <w:top w:val="nil"/>
              <w:left w:val="nil"/>
              <w:bottom w:val="nil"/>
              <w:right w:val="nil"/>
            </w:tcBorders>
            <w:shd w:val="clear" w:color="auto" w:fill="auto"/>
            <w:noWrap/>
            <w:vAlign w:val="bottom"/>
            <w:hideMark/>
          </w:tcPr>
          <w:p w14:paraId="1D3B3EE3" w14:textId="77777777" w:rsidR="009304EB" w:rsidRPr="009304EB" w:rsidRDefault="009304EB" w:rsidP="009304EB">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9304EB">
              <w:rPr>
                <w:rFonts w:eastAsia="Times New Roman" w:cs="Times New Roman"/>
              </w:rPr>
              <w:t>0.593572</w:t>
            </w:r>
          </w:p>
        </w:tc>
        <w:tc>
          <w:tcPr>
            <w:tcW w:w="2700" w:type="dxa"/>
            <w:tcBorders>
              <w:top w:val="nil"/>
              <w:left w:val="nil"/>
              <w:bottom w:val="nil"/>
              <w:right w:val="nil"/>
            </w:tcBorders>
            <w:shd w:val="clear" w:color="auto" w:fill="auto"/>
            <w:noWrap/>
            <w:vAlign w:val="bottom"/>
            <w:hideMark/>
          </w:tcPr>
          <w:p w14:paraId="04E852C6" w14:textId="77777777" w:rsidR="009304EB" w:rsidRPr="009304EB" w:rsidRDefault="009304EB" w:rsidP="009304EB">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9304EB">
              <w:rPr>
                <w:rFonts w:eastAsia="Times New Roman" w:cs="Times New Roman"/>
              </w:rPr>
              <w:t>0.68347</w:t>
            </w:r>
          </w:p>
        </w:tc>
      </w:tr>
      <w:tr w:rsidR="009304EB" w:rsidRPr="009304EB" w14:paraId="3B928FB8" w14:textId="77777777" w:rsidTr="009304EB">
        <w:trPr>
          <w:trHeight w:val="300"/>
        </w:trPr>
        <w:tc>
          <w:tcPr>
            <w:tcW w:w="1440" w:type="dxa"/>
            <w:tcBorders>
              <w:top w:val="nil"/>
              <w:left w:val="nil"/>
              <w:bottom w:val="nil"/>
              <w:right w:val="nil"/>
            </w:tcBorders>
            <w:shd w:val="clear" w:color="auto" w:fill="auto"/>
            <w:noWrap/>
            <w:vAlign w:val="center"/>
            <w:hideMark/>
          </w:tcPr>
          <w:p w14:paraId="522E19B3" w14:textId="77777777" w:rsidR="009304EB" w:rsidRPr="009304EB" w:rsidRDefault="009304EB" w:rsidP="009304EB">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Lucida Console" w:eastAsia="Times New Roman" w:hAnsi="Lucida Console" w:cs="Times New Roman"/>
                <w:sz w:val="20"/>
                <w:szCs w:val="20"/>
              </w:rPr>
            </w:pPr>
            <w:r w:rsidRPr="009304EB">
              <w:rPr>
                <w:rFonts w:ascii="Lucida Console" w:eastAsia="Times New Roman" w:hAnsi="Lucida Console" w:cs="Times New Roman"/>
                <w:sz w:val="20"/>
                <w:szCs w:val="20"/>
              </w:rPr>
              <w:t>8</w:t>
            </w:r>
          </w:p>
        </w:tc>
        <w:tc>
          <w:tcPr>
            <w:tcW w:w="2430" w:type="dxa"/>
            <w:tcBorders>
              <w:top w:val="nil"/>
              <w:left w:val="nil"/>
              <w:bottom w:val="nil"/>
              <w:right w:val="nil"/>
            </w:tcBorders>
            <w:shd w:val="clear" w:color="auto" w:fill="auto"/>
            <w:noWrap/>
            <w:vAlign w:val="bottom"/>
            <w:hideMark/>
          </w:tcPr>
          <w:p w14:paraId="4D9CD1AD" w14:textId="77777777" w:rsidR="009304EB" w:rsidRPr="009304EB" w:rsidRDefault="009304EB" w:rsidP="009304EB">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9304EB">
              <w:rPr>
                <w:rFonts w:eastAsia="Times New Roman" w:cs="Times New Roman"/>
              </w:rPr>
              <w:t>0.633794</w:t>
            </w:r>
          </w:p>
        </w:tc>
        <w:tc>
          <w:tcPr>
            <w:tcW w:w="3060" w:type="dxa"/>
            <w:tcBorders>
              <w:top w:val="nil"/>
              <w:left w:val="nil"/>
              <w:bottom w:val="nil"/>
              <w:right w:val="nil"/>
            </w:tcBorders>
            <w:shd w:val="clear" w:color="auto" w:fill="auto"/>
            <w:noWrap/>
            <w:vAlign w:val="bottom"/>
            <w:hideMark/>
          </w:tcPr>
          <w:p w14:paraId="1424B809" w14:textId="77777777" w:rsidR="009304EB" w:rsidRPr="009304EB" w:rsidRDefault="009304EB" w:rsidP="009304EB">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9304EB">
              <w:rPr>
                <w:rFonts w:eastAsia="Times New Roman" w:cs="Times New Roman"/>
              </w:rPr>
              <w:t>0.588206</w:t>
            </w:r>
          </w:p>
        </w:tc>
        <w:tc>
          <w:tcPr>
            <w:tcW w:w="2700" w:type="dxa"/>
            <w:tcBorders>
              <w:top w:val="nil"/>
              <w:left w:val="nil"/>
              <w:bottom w:val="nil"/>
              <w:right w:val="nil"/>
            </w:tcBorders>
            <w:shd w:val="clear" w:color="auto" w:fill="auto"/>
            <w:noWrap/>
            <w:vAlign w:val="bottom"/>
            <w:hideMark/>
          </w:tcPr>
          <w:p w14:paraId="5FB4F11B" w14:textId="77777777" w:rsidR="009304EB" w:rsidRPr="009304EB" w:rsidRDefault="009304EB" w:rsidP="009304EB">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9304EB">
              <w:rPr>
                <w:rFonts w:eastAsia="Times New Roman" w:cs="Times New Roman"/>
              </w:rPr>
              <w:t>0.679381</w:t>
            </w:r>
          </w:p>
        </w:tc>
      </w:tr>
      <w:tr w:rsidR="009304EB" w:rsidRPr="009304EB" w14:paraId="5FACA488" w14:textId="77777777" w:rsidTr="009304EB">
        <w:trPr>
          <w:trHeight w:val="300"/>
        </w:trPr>
        <w:tc>
          <w:tcPr>
            <w:tcW w:w="1440" w:type="dxa"/>
            <w:tcBorders>
              <w:top w:val="nil"/>
              <w:left w:val="nil"/>
              <w:bottom w:val="nil"/>
              <w:right w:val="nil"/>
            </w:tcBorders>
            <w:shd w:val="clear" w:color="auto" w:fill="auto"/>
            <w:noWrap/>
            <w:vAlign w:val="center"/>
            <w:hideMark/>
          </w:tcPr>
          <w:p w14:paraId="00A069CD" w14:textId="77777777" w:rsidR="009304EB" w:rsidRPr="009304EB" w:rsidRDefault="009304EB" w:rsidP="009304EB">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Lucida Console" w:eastAsia="Times New Roman" w:hAnsi="Lucida Console" w:cs="Times New Roman"/>
                <w:sz w:val="20"/>
                <w:szCs w:val="20"/>
              </w:rPr>
            </w:pPr>
            <w:r w:rsidRPr="009304EB">
              <w:rPr>
                <w:rFonts w:ascii="Lucida Console" w:eastAsia="Times New Roman" w:hAnsi="Lucida Console" w:cs="Times New Roman"/>
                <w:sz w:val="20"/>
                <w:szCs w:val="20"/>
              </w:rPr>
              <w:t>9</w:t>
            </w:r>
          </w:p>
        </w:tc>
        <w:tc>
          <w:tcPr>
            <w:tcW w:w="2430" w:type="dxa"/>
            <w:tcBorders>
              <w:top w:val="nil"/>
              <w:left w:val="nil"/>
              <w:bottom w:val="nil"/>
              <w:right w:val="nil"/>
            </w:tcBorders>
            <w:shd w:val="clear" w:color="auto" w:fill="auto"/>
            <w:noWrap/>
            <w:vAlign w:val="bottom"/>
            <w:hideMark/>
          </w:tcPr>
          <w:p w14:paraId="25079CCA" w14:textId="77777777" w:rsidR="009304EB" w:rsidRPr="009304EB" w:rsidRDefault="009304EB" w:rsidP="009304EB">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9304EB">
              <w:rPr>
                <w:rFonts w:eastAsia="Times New Roman" w:cs="Times New Roman"/>
              </w:rPr>
              <w:t>0.631366</w:t>
            </w:r>
          </w:p>
        </w:tc>
        <w:tc>
          <w:tcPr>
            <w:tcW w:w="3060" w:type="dxa"/>
            <w:tcBorders>
              <w:top w:val="nil"/>
              <w:left w:val="nil"/>
              <w:bottom w:val="nil"/>
              <w:right w:val="nil"/>
            </w:tcBorders>
            <w:shd w:val="clear" w:color="auto" w:fill="auto"/>
            <w:noWrap/>
            <w:vAlign w:val="bottom"/>
            <w:hideMark/>
          </w:tcPr>
          <w:p w14:paraId="3016B785" w14:textId="77777777" w:rsidR="009304EB" w:rsidRPr="009304EB" w:rsidRDefault="009304EB" w:rsidP="009304EB">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9304EB">
              <w:rPr>
                <w:rFonts w:eastAsia="Times New Roman" w:cs="Times New Roman"/>
              </w:rPr>
              <w:t>0.585299</w:t>
            </w:r>
          </w:p>
        </w:tc>
        <w:tc>
          <w:tcPr>
            <w:tcW w:w="2700" w:type="dxa"/>
            <w:tcBorders>
              <w:top w:val="nil"/>
              <w:left w:val="nil"/>
              <w:bottom w:val="nil"/>
              <w:right w:val="nil"/>
            </w:tcBorders>
            <w:shd w:val="clear" w:color="auto" w:fill="auto"/>
            <w:noWrap/>
            <w:vAlign w:val="bottom"/>
            <w:hideMark/>
          </w:tcPr>
          <w:p w14:paraId="728B28E4" w14:textId="77777777" w:rsidR="009304EB" w:rsidRPr="009304EB" w:rsidRDefault="009304EB" w:rsidP="009304EB">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9304EB">
              <w:rPr>
                <w:rFonts w:eastAsia="Times New Roman" w:cs="Times New Roman"/>
              </w:rPr>
              <w:t>0.677432</w:t>
            </w:r>
          </w:p>
        </w:tc>
      </w:tr>
      <w:tr w:rsidR="009304EB" w:rsidRPr="009304EB" w14:paraId="21B9407C" w14:textId="77777777" w:rsidTr="009304EB">
        <w:trPr>
          <w:trHeight w:val="300"/>
        </w:trPr>
        <w:tc>
          <w:tcPr>
            <w:tcW w:w="1440" w:type="dxa"/>
            <w:tcBorders>
              <w:top w:val="nil"/>
              <w:left w:val="nil"/>
              <w:bottom w:val="nil"/>
              <w:right w:val="nil"/>
            </w:tcBorders>
            <w:shd w:val="clear" w:color="auto" w:fill="auto"/>
            <w:noWrap/>
            <w:vAlign w:val="center"/>
            <w:hideMark/>
          </w:tcPr>
          <w:p w14:paraId="7D30D4A3" w14:textId="77777777" w:rsidR="009304EB" w:rsidRPr="009304EB" w:rsidRDefault="009304EB" w:rsidP="009304EB">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Lucida Console" w:eastAsia="Times New Roman" w:hAnsi="Lucida Console" w:cs="Times New Roman"/>
                <w:sz w:val="20"/>
                <w:szCs w:val="20"/>
              </w:rPr>
            </w:pPr>
            <w:r w:rsidRPr="009304EB">
              <w:rPr>
                <w:rFonts w:ascii="Lucida Console" w:eastAsia="Times New Roman" w:hAnsi="Lucida Console" w:cs="Times New Roman"/>
                <w:sz w:val="20"/>
                <w:szCs w:val="20"/>
              </w:rPr>
              <w:t>10</w:t>
            </w:r>
          </w:p>
        </w:tc>
        <w:tc>
          <w:tcPr>
            <w:tcW w:w="2430" w:type="dxa"/>
            <w:tcBorders>
              <w:top w:val="nil"/>
              <w:left w:val="nil"/>
              <w:bottom w:val="nil"/>
              <w:right w:val="nil"/>
            </w:tcBorders>
            <w:shd w:val="clear" w:color="auto" w:fill="auto"/>
            <w:noWrap/>
            <w:vAlign w:val="bottom"/>
            <w:hideMark/>
          </w:tcPr>
          <w:p w14:paraId="555A6C3F" w14:textId="77777777" w:rsidR="009304EB" w:rsidRPr="009304EB" w:rsidRDefault="009304EB" w:rsidP="009304EB">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9304EB">
              <w:rPr>
                <w:rFonts w:eastAsia="Times New Roman" w:cs="Times New Roman"/>
              </w:rPr>
              <w:t>0.623922</w:t>
            </w:r>
          </w:p>
        </w:tc>
        <w:tc>
          <w:tcPr>
            <w:tcW w:w="3060" w:type="dxa"/>
            <w:tcBorders>
              <w:top w:val="nil"/>
              <w:left w:val="nil"/>
              <w:bottom w:val="nil"/>
              <w:right w:val="nil"/>
            </w:tcBorders>
            <w:shd w:val="clear" w:color="auto" w:fill="auto"/>
            <w:noWrap/>
            <w:vAlign w:val="bottom"/>
            <w:hideMark/>
          </w:tcPr>
          <w:p w14:paraId="08F7909F" w14:textId="77777777" w:rsidR="009304EB" w:rsidRPr="009304EB" w:rsidRDefault="009304EB" w:rsidP="009304EB">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9304EB">
              <w:rPr>
                <w:rFonts w:eastAsia="Times New Roman" w:cs="Times New Roman"/>
              </w:rPr>
              <w:t>0.577653</w:t>
            </w:r>
          </w:p>
        </w:tc>
        <w:tc>
          <w:tcPr>
            <w:tcW w:w="2700" w:type="dxa"/>
            <w:tcBorders>
              <w:top w:val="nil"/>
              <w:left w:val="nil"/>
              <w:bottom w:val="nil"/>
              <w:right w:val="nil"/>
            </w:tcBorders>
            <w:shd w:val="clear" w:color="auto" w:fill="auto"/>
            <w:noWrap/>
            <w:vAlign w:val="bottom"/>
            <w:hideMark/>
          </w:tcPr>
          <w:p w14:paraId="1C73CE2C" w14:textId="77777777" w:rsidR="009304EB" w:rsidRPr="009304EB" w:rsidRDefault="009304EB" w:rsidP="009304EB">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9304EB">
              <w:rPr>
                <w:rFonts w:eastAsia="Times New Roman" w:cs="Times New Roman"/>
              </w:rPr>
              <w:t>0.670192</w:t>
            </w:r>
          </w:p>
        </w:tc>
      </w:tr>
      <w:tr w:rsidR="009304EB" w:rsidRPr="009304EB" w14:paraId="53E6CA83" w14:textId="77777777" w:rsidTr="009304EB">
        <w:trPr>
          <w:trHeight w:val="300"/>
        </w:trPr>
        <w:tc>
          <w:tcPr>
            <w:tcW w:w="1440" w:type="dxa"/>
            <w:tcBorders>
              <w:top w:val="nil"/>
              <w:left w:val="nil"/>
              <w:bottom w:val="nil"/>
              <w:right w:val="nil"/>
            </w:tcBorders>
            <w:shd w:val="clear" w:color="auto" w:fill="auto"/>
            <w:noWrap/>
            <w:vAlign w:val="center"/>
            <w:hideMark/>
          </w:tcPr>
          <w:p w14:paraId="5AEB87FF" w14:textId="77777777" w:rsidR="009304EB" w:rsidRPr="009304EB" w:rsidRDefault="009304EB" w:rsidP="009304EB">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Lucida Console" w:eastAsia="Times New Roman" w:hAnsi="Lucida Console" w:cs="Times New Roman"/>
                <w:sz w:val="20"/>
                <w:szCs w:val="20"/>
              </w:rPr>
            </w:pPr>
            <w:r w:rsidRPr="009304EB">
              <w:rPr>
                <w:rFonts w:ascii="Lucida Console" w:eastAsia="Times New Roman" w:hAnsi="Lucida Console" w:cs="Times New Roman"/>
                <w:sz w:val="20"/>
                <w:szCs w:val="20"/>
              </w:rPr>
              <w:t>11</w:t>
            </w:r>
          </w:p>
        </w:tc>
        <w:tc>
          <w:tcPr>
            <w:tcW w:w="2430" w:type="dxa"/>
            <w:tcBorders>
              <w:top w:val="nil"/>
              <w:left w:val="nil"/>
              <w:bottom w:val="nil"/>
              <w:right w:val="nil"/>
            </w:tcBorders>
            <w:shd w:val="clear" w:color="auto" w:fill="auto"/>
            <w:noWrap/>
            <w:vAlign w:val="bottom"/>
            <w:hideMark/>
          </w:tcPr>
          <w:p w14:paraId="18CD2F42" w14:textId="77777777" w:rsidR="009304EB" w:rsidRPr="009304EB" w:rsidRDefault="009304EB" w:rsidP="009304EB">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9304EB">
              <w:rPr>
                <w:rFonts w:eastAsia="Times New Roman" w:cs="Times New Roman"/>
              </w:rPr>
              <w:t>0.622396</w:t>
            </w:r>
          </w:p>
        </w:tc>
        <w:tc>
          <w:tcPr>
            <w:tcW w:w="3060" w:type="dxa"/>
            <w:tcBorders>
              <w:top w:val="nil"/>
              <w:left w:val="nil"/>
              <w:bottom w:val="nil"/>
              <w:right w:val="nil"/>
            </w:tcBorders>
            <w:shd w:val="clear" w:color="auto" w:fill="auto"/>
            <w:noWrap/>
            <w:vAlign w:val="bottom"/>
            <w:hideMark/>
          </w:tcPr>
          <w:p w14:paraId="129AC6DA" w14:textId="77777777" w:rsidR="009304EB" w:rsidRPr="009304EB" w:rsidRDefault="009304EB" w:rsidP="009304EB">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9304EB">
              <w:rPr>
                <w:rFonts w:eastAsia="Times New Roman" w:cs="Times New Roman"/>
              </w:rPr>
              <w:t>0.576015</w:t>
            </w:r>
          </w:p>
        </w:tc>
        <w:tc>
          <w:tcPr>
            <w:tcW w:w="2700" w:type="dxa"/>
            <w:tcBorders>
              <w:top w:val="nil"/>
              <w:left w:val="nil"/>
              <w:bottom w:val="nil"/>
              <w:right w:val="nil"/>
            </w:tcBorders>
            <w:shd w:val="clear" w:color="auto" w:fill="auto"/>
            <w:noWrap/>
            <w:vAlign w:val="bottom"/>
            <w:hideMark/>
          </w:tcPr>
          <w:p w14:paraId="56CB64CC" w14:textId="77777777" w:rsidR="009304EB" w:rsidRPr="009304EB" w:rsidRDefault="009304EB" w:rsidP="009304EB">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9304EB">
              <w:rPr>
                <w:rFonts w:eastAsia="Times New Roman" w:cs="Times New Roman"/>
              </w:rPr>
              <w:t>0.668778</w:t>
            </w:r>
          </w:p>
        </w:tc>
      </w:tr>
      <w:tr w:rsidR="009304EB" w:rsidRPr="009304EB" w14:paraId="096EF6C8" w14:textId="77777777" w:rsidTr="009304EB">
        <w:trPr>
          <w:trHeight w:val="300"/>
        </w:trPr>
        <w:tc>
          <w:tcPr>
            <w:tcW w:w="1440" w:type="dxa"/>
            <w:tcBorders>
              <w:top w:val="nil"/>
              <w:left w:val="nil"/>
              <w:bottom w:val="nil"/>
              <w:right w:val="nil"/>
            </w:tcBorders>
            <w:shd w:val="clear" w:color="auto" w:fill="auto"/>
            <w:noWrap/>
            <w:vAlign w:val="center"/>
            <w:hideMark/>
          </w:tcPr>
          <w:p w14:paraId="57F3ECB7" w14:textId="77777777" w:rsidR="009304EB" w:rsidRPr="009304EB" w:rsidRDefault="009304EB" w:rsidP="009304EB">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Lucida Console" w:eastAsia="Times New Roman" w:hAnsi="Lucida Console" w:cs="Times New Roman"/>
                <w:sz w:val="20"/>
                <w:szCs w:val="20"/>
              </w:rPr>
            </w:pPr>
            <w:r w:rsidRPr="009304EB">
              <w:rPr>
                <w:rFonts w:ascii="Lucida Console" w:eastAsia="Times New Roman" w:hAnsi="Lucida Console" w:cs="Times New Roman"/>
                <w:sz w:val="20"/>
                <w:szCs w:val="20"/>
              </w:rPr>
              <w:t>12</w:t>
            </w:r>
          </w:p>
        </w:tc>
        <w:tc>
          <w:tcPr>
            <w:tcW w:w="2430" w:type="dxa"/>
            <w:tcBorders>
              <w:top w:val="nil"/>
              <w:left w:val="nil"/>
              <w:bottom w:val="nil"/>
              <w:right w:val="nil"/>
            </w:tcBorders>
            <w:shd w:val="clear" w:color="auto" w:fill="auto"/>
            <w:noWrap/>
            <w:vAlign w:val="bottom"/>
            <w:hideMark/>
          </w:tcPr>
          <w:p w14:paraId="43CCFC40" w14:textId="77777777" w:rsidR="009304EB" w:rsidRPr="009304EB" w:rsidRDefault="009304EB" w:rsidP="009304EB">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9304EB">
              <w:rPr>
                <w:rFonts w:eastAsia="Times New Roman" w:cs="Times New Roman"/>
              </w:rPr>
              <w:t>0.621061</w:t>
            </w:r>
          </w:p>
        </w:tc>
        <w:tc>
          <w:tcPr>
            <w:tcW w:w="3060" w:type="dxa"/>
            <w:tcBorders>
              <w:top w:val="nil"/>
              <w:left w:val="nil"/>
              <w:bottom w:val="nil"/>
              <w:right w:val="nil"/>
            </w:tcBorders>
            <w:shd w:val="clear" w:color="auto" w:fill="auto"/>
            <w:noWrap/>
            <w:vAlign w:val="bottom"/>
            <w:hideMark/>
          </w:tcPr>
          <w:p w14:paraId="29F5FFF0" w14:textId="77777777" w:rsidR="009304EB" w:rsidRPr="009304EB" w:rsidRDefault="009304EB" w:rsidP="009304EB">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9304EB">
              <w:rPr>
                <w:rFonts w:eastAsia="Times New Roman" w:cs="Times New Roman"/>
              </w:rPr>
              <w:t>0.574442</w:t>
            </w:r>
          </w:p>
        </w:tc>
        <w:tc>
          <w:tcPr>
            <w:tcW w:w="2700" w:type="dxa"/>
            <w:tcBorders>
              <w:top w:val="nil"/>
              <w:left w:val="nil"/>
              <w:bottom w:val="nil"/>
              <w:right w:val="nil"/>
            </w:tcBorders>
            <w:shd w:val="clear" w:color="auto" w:fill="auto"/>
            <w:noWrap/>
            <w:vAlign w:val="bottom"/>
            <w:hideMark/>
          </w:tcPr>
          <w:p w14:paraId="5D68681D" w14:textId="77777777" w:rsidR="009304EB" w:rsidRPr="009304EB" w:rsidRDefault="009304EB" w:rsidP="009304EB">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9304EB">
              <w:rPr>
                <w:rFonts w:eastAsia="Times New Roman" w:cs="Times New Roman"/>
              </w:rPr>
              <w:t>0.66768</w:t>
            </w:r>
          </w:p>
        </w:tc>
      </w:tr>
      <w:tr w:rsidR="009304EB" w:rsidRPr="009304EB" w14:paraId="14C4F0A2" w14:textId="77777777" w:rsidTr="009304EB">
        <w:trPr>
          <w:trHeight w:val="300"/>
        </w:trPr>
        <w:tc>
          <w:tcPr>
            <w:tcW w:w="1440" w:type="dxa"/>
            <w:tcBorders>
              <w:top w:val="nil"/>
              <w:left w:val="nil"/>
              <w:bottom w:val="nil"/>
              <w:right w:val="nil"/>
            </w:tcBorders>
            <w:shd w:val="clear" w:color="auto" w:fill="auto"/>
            <w:noWrap/>
            <w:vAlign w:val="center"/>
            <w:hideMark/>
          </w:tcPr>
          <w:p w14:paraId="00FE0CC2" w14:textId="77777777" w:rsidR="009304EB" w:rsidRPr="009304EB" w:rsidRDefault="009304EB" w:rsidP="009304EB">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Lucida Console" w:eastAsia="Times New Roman" w:hAnsi="Lucida Console" w:cs="Times New Roman"/>
                <w:sz w:val="20"/>
                <w:szCs w:val="20"/>
              </w:rPr>
            </w:pPr>
            <w:r w:rsidRPr="009304EB">
              <w:rPr>
                <w:rFonts w:ascii="Lucida Console" w:eastAsia="Times New Roman" w:hAnsi="Lucida Console" w:cs="Times New Roman"/>
                <w:sz w:val="20"/>
                <w:szCs w:val="20"/>
              </w:rPr>
              <w:t>13</w:t>
            </w:r>
          </w:p>
        </w:tc>
        <w:tc>
          <w:tcPr>
            <w:tcW w:w="2430" w:type="dxa"/>
            <w:tcBorders>
              <w:top w:val="nil"/>
              <w:left w:val="nil"/>
              <w:bottom w:val="nil"/>
              <w:right w:val="nil"/>
            </w:tcBorders>
            <w:shd w:val="clear" w:color="auto" w:fill="auto"/>
            <w:noWrap/>
            <w:vAlign w:val="bottom"/>
            <w:hideMark/>
          </w:tcPr>
          <w:p w14:paraId="2D3C2780" w14:textId="77777777" w:rsidR="009304EB" w:rsidRPr="009304EB" w:rsidRDefault="009304EB" w:rsidP="009304EB">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9304EB">
              <w:rPr>
                <w:rFonts w:eastAsia="Times New Roman" w:cs="Times New Roman"/>
              </w:rPr>
              <w:t>0.620197</w:t>
            </w:r>
          </w:p>
        </w:tc>
        <w:tc>
          <w:tcPr>
            <w:tcW w:w="3060" w:type="dxa"/>
            <w:tcBorders>
              <w:top w:val="nil"/>
              <w:left w:val="nil"/>
              <w:bottom w:val="nil"/>
              <w:right w:val="nil"/>
            </w:tcBorders>
            <w:shd w:val="clear" w:color="auto" w:fill="auto"/>
            <w:noWrap/>
            <w:vAlign w:val="bottom"/>
            <w:hideMark/>
          </w:tcPr>
          <w:p w14:paraId="77C415BE" w14:textId="77777777" w:rsidR="009304EB" w:rsidRPr="009304EB" w:rsidRDefault="009304EB" w:rsidP="009304EB">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9304EB">
              <w:rPr>
                <w:rFonts w:eastAsia="Times New Roman" w:cs="Times New Roman"/>
              </w:rPr>
              <w:t>0.573516</w:t>
            </w:r>
          </w:p>
        </w:tc>
        <w:tc>
          <w:tcPr>
            <w:tcW w:w="2700" w:type="dxa"/>
            <w:tcBorders>
              <w:top w:val="nil"/>
              <w:left w:val="nil"/>
              <w:bottom w:val="nil"/>
              <w:right w:val="nil"/>
            </w:tcBorders>
            <w:shd w:val="clear" w:color="auto" w:fill="auto"/>
            <w:noWrap/>
            <w:vAlign w:val="bottom"/>
            <w:hideMark/>
          </w:tcPr>
          <w:p w14:paraId="388300DD" w14:textId="77777777" w:rsidR="009304EB" w:rsidRPr="009304EB" w:rsidRDefault="009304EB" w:rsidP="009304EB">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9304EB">
              <w:rPr>
                <w:rFonts w:eastAsia="Times New Roman" w:cs="Times New Roman"/>
              </w:rPr>
              <w:t>0.666878</w:t>
            </w:r>
          </w:p>
        </w:tc>
      </w:tr>
      <w:tr w:rsidR="009304EB" w:rsidRPr="009304EB" w14:paraId="3BBB07FC" w14:textId="77777777" w:rsidTr="009304EB">
        <w:trPr>
          <w:trHeight w:val="300"/>
        </w:trPr>
        <w:tc>
          <w:tcPr>
            <w:tcW w:w="1440" w:type="dxa"/>
            <w:tcBorders>
              <w:top w:val="nil"/>
              <w:left w:val="nil"/>
              <w:right w:val="nil"/>
            </w:tcBorders>
            <w:shd w:val="clear" w:color="auto" w:fill="auto"/>
            <w:noWrap/>
            <w:vAlign w:val="center"/>
            <w:hideMark/>
          </w:tcPr>
          <w:p w14:paraId="6250423A" w14:textId="77777777" w:rsidR="009304EB" w:rsidRPr="009304EB" w:rsidRDefault="009304EB" w:rsidP="009304EB">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Lucida Console" w:eastAsia="Times New Roman" w:hAnsi="Lucida Console" w:cs="Times New Roman"/>
                <w:sz w:val="20"/>
                <w:szCs w:val="20"/>
              </w:rPr>
            </w:pPr>
            <w:r w:rsidRPr="009304EB">
              <w:rPr>
                <w:rFonts w:ascii="Lucida Console" w:eastAsia="Times New Roman" w:hAnsi="Lucida Console" w:cs="Times New Roman"/>
                <w:sz w:val="20"/>
                <w:szCs w:val="20"/>
              </w:rPr>
              <w:t>14</w:t>
            </w:r>
          </w:p>
        </w:tc>
        <w:tc>
          <w:tcPr>
            <w:tcW w:w="2430" w:type="dxa"/>
            <w:tcBorders>
              <w:top w:val="nil"/>
              <w:left w:val="nil"/>
              <w:right w:val="nil"/>
            </w:tcBorders>
            <w:shd w:val="clear" w:color="auto" w:fill="auto"/>
            <w:noWrap/>
            <w:vAlign w:val="bottom"/>
            <w:hideMark/>
          </w:tcPr>
          <w:p w14:paraId="3C09A0EF" w14:textId="77777777" w:rsidR="009304EB" w:rsidRPr="009304EB" w:rsidRDefault="009304EB" w:rsidP="009304EB">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9304EB">
              <w:rPr>
                <w:rFonts w:eastAsia="Times New Roman" w:cs="Times New Roman"/>
              </w:rPr>
              <w:t>0.612613</w:t>
            </w:r>
          </w:p>
        </w:tc>
        <w:tc>
          <w:tcPr>
            <w:tcW w:w="3060" w:type="dxa"/>
            <w:tcBorders>
              <w:top w:val="nil"/>
              <w:left w:val="nil"/>
              <w:right w:val="nil"/>
            </w:tcBorders>
            <w:shd w:val="clear" w:color="auto" w:fill="auto"/>
            <w:noWrap/>
            <w:vAlign w:val="bottom"/>
            <w:hideMark/>
          </w:tcPr>
          <w:p w14:paraId="586FBFF3" w14:textId="77777777" w:rsidR="009304EB" w:rsidRPr="009304EB" w:rsidRDefault="009304EB" w:rsidP="009304EB">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9304EB">
              <w:rPr>
                <w:rFonts w:eastAsia="Times New Roman" w:cs="Times New Roman"/>
              </w:rPr>
              <w:t>0.563745</w:t>
            </w:r>
          </w:p>
        </w:tc>
        <w:tc>
          <w:tcPr>
            <w:tcW w:w="2700" w:type="dxa"/>
            <w:tcBorders>
              <w:top w:val="nil"/>
              <w:left w:val="nil"/>
              <w:right w:val="nil"/>
            </w:tcBorders>
            <w:shd w:val="clear" w:color="auto" w:fill="auto"/>
            <w:noWrap/>
            <w:vAlign w:val="bottom"/>
            <w:hideMark/>
          </w:tcPr>
          <w:p w14:paraId="52239FEC" w14:textId="77777777" w:rsidR="009304EB" w:rsidRPr="009304EB" w:rsidRDefault="009304EB" w:rsidP="009304EB">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9304EB">
              <w:rPr>
                <w:rFonts w:eastAsia="Times New Roman" w:cs="Times New Roman"/>
              </w:rPr>
              <w:t>0.661481</w:t>
            </w:r>
          </w:p>
        </w:tc>
      </w:tr>
      <w:tr w:rsidR="009304EB" w:rsidRPr="009304EB" w14:paraId="3BE4AB59" w14:textId="77777777" w:rsidTr="009304EB">
        <w:trPr>
          <w:trHeight w:val="300"/>
        </w:trPr>
        <w:tc>
          <w:tcPr>
            <w:tcW w:w="1440" w:type="dxa"/>
            <w:tcBorders>
              <w:top w:val="nil"/>
              <w:left w:val="nil"/>
              <w:bottom w:val="single" w:sz="4" w:space="0" w:color="auto"/>
              <w:right w:val="nil"/>
            </w:tcBorders>
            <w:shd w:val="clear" w:color="auto" w:fill="auto"/>
            <w:noWrap/>
            <w:vAlign w:val="center"/>
            <w:hideMark/>
          </w:tcPr>
          <w:p w14:paraId="112E33EE" w14:textId="77777777" w:rsidR="009304EB" w:rsidRPr="009304EB" w:rsidRDefault="009304EB" w:rsidP="009304EB">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Lucida Console" w:eastAsia="Times New Roman" w:hAnsi="Lucida Console" w:cs="Times New Roman"/>
                <w:sz w:val="20"/>
                <w:szCs w:val="20"/>
              </w:rPr>
            </w:pPr>
            <w:r w:rsidRPr="009304EB">
              <w:rPr>
                <w:rFonts w:ascii="Lucida Console" w:eastAsia="Times New Roman" w:hAnsi="Lucida Console" w:cs="Times New Roman"/>
                <w:sz w:val="20"/>
                <w:szCs w:val="20"/>
              </w:rPr>
              <w:t>15</w:t>
            </w:r>
          </w:p>
        </w:tc>
        <w:tc>
          <w:tcPr>
            <w:tcW w:w="2430" w:type="dxa"/>
            <w:tcBorders>
              <w:top w:val="nil"/>
              <w:left w:val="nil"/>
              <w:bottom w:val="single" w:sz="4" w:space="0" w:color="auto"/>
              <w:right w:val="nil"/>
            </w:tcBorders>
            <w:shd w:val="clear" w:color="auto" w:fill="auto"/>
            <w:noWrap/>
            <w:vAlign w:val="bottom"/>
            <w:hideMark/>
          </w:tcPr>
          <w:p w14:paraId="348ADBB9" w14:textId="77777777" w:rsidR="009304EB" w:rsidRPr="009304EB" w:rsidRDefault="009304EB" w:rsidP="009304EB">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9304EB">
              <w:rPr>
                <w:rFonts w:eastAsia="Times New Roman" w:cs="Times New Roman"/>
              </w:rPr>
              <w:t>0.612613</w:t>
            </w:r>
          </w:p>
        </w:tc>
        <w:tc>
          <w:tcPr>
            <w:tcW w:w="3060" w:type="dxa"/>
            <w:tcBorders>
              <w:top w:val="nil"/>
              <w:left w:val="nil"/>
              <w:bottom w:val="single" w:sz="4" w:space="0" w:color="auto"/>
              <w:right w:val="nil"/>
            </w:tcBorders>
            <w:shd w:val="clear" w:color="auto" w:fill="auto"/>
            <w:noWrap/>
            <w:vAlign w:val="bottom"/>
            <w:hideMark/>
          </w:tcPr>
          <w:p w14:paraId="4E1C0CC4" w14:textId="77777777" w:rsidR="009304EB" w:rsidRPr="009304EB" w:rsidRDefault="009304EB" w:rsidP="009304EB">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9304EB">
              <w:rPr>
                <w:rFonts w:eastAsia="Times New Roman" w:cs="Times New Roman"/>
              </w:rPr>
              <w:t>0.563745</w:t>
            </w:r>
          </w:p>
        </w:tc>
        <w:tc>
          <w:tcPr>
            <w:tcW w:w="2700" w:type="dxa"/>
            <w:tcBorders>
              <w:top w:val="nil"/>
              <w:left w:val="nil"/>
              <w:bottom w:val="single" w:sz="4" w:space="0" w:color="auto"/>
              <w:right w:val="nil"/>
            </w:tcBorders>
            <w:shd w:val="clear" w:color="auto" w:fill="auto"/>
            <w:noWrap/>
            <w:vAlign w:val="bottom"/>
            <w:hideMark/>
          </w:tcPr>
          <w:p w14:paraId="25229CC3" w14:textId="77777777" w:rsidR="009304EB" w:rsidRPr="009304EB" w:rsidRDefault="009304EB" w:rsidP="009304EB">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9304EB">
              <w:rPr>
                <w:rFonts w:eastAsia="Times New Roman" w:cs="Times New Roman"/>
              </w:rPr>
              <w:t>0.661481</w:t>
            </w:r>
          </w:p>
        </w:tc>
      </w:tr>
    </w:tbl>
    <w:p w14:paraId="76AE9817" w14:textId="77777777" w:rsidR="00937D60" w:rsidRDefault="009F3004">
      <w:r>
        <w:br w:type="page"/>
      </w:r>
    </w:p>
    <w:p w14:paraId="230DB473" w14:textId="77777777" w:rsidR="00937D60" w:rsidRDefault="009F3004">
      <w:r>
        <w:rPr>
          <w:b/>
        </w:rPr>
        <w:lastRenderedPageBreak/>
        <w:t>Figure 15: Kaplan Meier Survival Curve for FGM in Iraq</w:t>
      </w:r>
    </w:p>
    <w:p w14:paraId="5FD070A0" w14:textId="74071576" w:rsidR="00937D60" w:rsidRDefault="00874C75">
      <w:pPr>
        <w:pStyle w:val="Heading2"/>
      </w:pPr>
      <w:bookmarkStart w:id="43" w:name="_2q5e74b3r9oy" w:colFirst="0" w:colLast="0"/>
      <w:bookmarkEnd w:id="43"/>
      <w:r>
        <w:rPr>
          <w:noProof/>
        </w:rPr>
        <w:drawing>
          <wp:inline distT="0" distB="0" distL="0" distR="0" wp14:anchorId="4ECF4BF3" wp14:editId="547D8833">
            <wp:extent cx="5591175" cy="39144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t="4378"/>
                    <a:stretch/>
                  </pic:blipFill>
                  <pic:spPr bwMode="auto">
                    <a:xfrm>
                      <a:off x="0" y="0"/>
                      <a:ext cx="5592835" cy="3915582"/>
                    </a:xfrm>
                    <a:prstGeom prst="rect">
                      <a:avLst/>
                    </a:prstGeom>
                    <a:ln>
                      <a:noFill/>
                    </a:ln>
                    <a:extLst>
                      <a:ext uri="{53640926-AAD7-44D8-BBD7-CCE9431645EC}">
                        <a14:shadowObscured xmlns:a14="http://schemas.microsoft.com/office/drawing/2010/main"/>
                      </a:ext>
                    </a:extLst>
                  </pic:spPr>
                </pic:pic>
              </a:graphicData>
            </a:graphic>
          </wp:inline>
        </w:drawing>
      </w:r>
    </w:p>
    <w:tbl>
      <w:tblPr>
        <w:tblW w:w="5000" w:type="pct"/>
        <w:tblLook w:val="04A0" w:firstRow="1" w:lastRow="0" w:firstColumn="1" w:lastColumn="0" w:noHBand="0" w:noVBand="1"/>
      </w:tblPr>
      <w:tblGrid>
        <w:gridCol w:w="1791"/>
        <w:gridCol w:w="1539"/>
        <w:gridCol w:w="2879"/>
        <w:gridCol w:w="504"/>
        <w:gridCol w:w="2647"/>
      </w:tblGrid>
      <w:tr w:rsidR="008B3A28" w:rsidRPr="008B3A28" w14:paraId="7735A2A3" w14:textId="77777777" w:rsidTr="008B3A28">
        <w:trPr>
          <w:trHeight w:val="187"/>
        </w:trPr>
        <w:tc>
          <w:tcPr>
            <w:tcW w:w="957" w:type="pct"/>
            <w:tcBorders>
              <w:top w:val="single" w:sz="8" w:space="0" w:color="000000"/>
              <w:left w:val="nil"/>
              <w:bottom w:val="single" w:sz="4" w:space="0" w:color="auto"/>
              <w:right w:val="nil"/>
            </w:tcBorders>
            <w:shd w:val="clear" w:color="auto" w:fill="auto"/>
            <w:vAlign w:val="center"/>
            <w:hideMark/>
          </w:tcPr>
          <w:p w14:paraId="1859CA21" w14:textId="77777777" w:rsidR="008B3A28" w:rsidRPr="008B3A28" w:rsidRDefault="008B3A28" w:rsidP="008B3A28">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rPr>
            </w:pPr>
            <w:r w:rsidRPr="008B3A28">
              <w:rPr>
                <w:rFonts w:eastAsia="Times New Roman" w:cs="Times New Roman"/>
              </w:rPr>
              <w:t>Study time</w:t>
            </w:r>
          </w:p>
        </w:tc>
        <w:tc>
          <w:tcPr>
            <w:tcW w:w="822" w:type="pct"/>
            <w:tcBorders>
              <w:top w:val="single" w:sz="8" w:space="0" w:color="000000"/>
              <w:left w:val="nil"/>
              <w:bottom w:val="single" w:sz="4" w:space="0" w:color="auto"/>
              <w:right w:val="nil"/>
            </w:tcBorders>
            <w:shd w:val="clear" w:color="auto" w:fill="auto"/>
            <w:vAlign w:val="center"/>
            <w:hideMark/>
          </w:tcPr>
          <w:p w14:paraId="47AC0524" w14:textId="77777777" w:rsidR="008B3A28" w:rsidRPr="008B3A28" w:rsidRDefault="008B3A28" w:rsidP="008B3A28">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rPr>
            </w:pPr>
            <w:r w:rsidRPr="008B3A28">
              <w:rPr>
                <w:rFonts w:eastAsia="Times New Roman" w:cs="Times New Roman"/>
              </w:rPr>
              <w:t>Point estimate</w:t>
            </w:r>
          </w:p>
        </w:tc>
        <w:tc>
          <w:tcPr>
            <w:tcW w:w="1538" w:type="pct"/>
            <w:tcBorders>
              <w:top w:val="single" w:sz="8" w:space="0" w:color="000000"/>
              <w:left w:val="nil"/>
              <w:bottom w:val="single" w:sz="4" w:space="0" w:color="auto"/>
              <w:right w:val="nil"/>
            </w:tcBorders>
            <w:shd w:val="clear" w:color="auto" w:fill="auto"/>
            <w:vAlign w:val="center"/>
            <w:hideMark/>
          </w:tcPr>
          <w:p w14:paraId="2D4E15EA" w14:textId="77777777" w:rsidR="008B3A28" w:rsidRPr="008B3A28" w:rsidRDefault="008B3A28" w:rsidP="008B3A28">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rPr>
            </w:pPr>
            <w:r w:rsidRPr="008B3A28">
              <w:rPr>
                <w:rFonts w:eastAsia="Times New Roman" w:cs="Times New Roman"/>
              </w:rPr>
              <w:t>Confidence interval (lower)</w:t>
            </w:r>
          </w:p>
        </w:tc>
        <w:tc>
          <w:tcPr>
            <w:tcW w:w="1683" w:type="pct"/>
            <w:gridSpan w:val="2"/>
            <w:tcBorders>
              <w:top w:val="single" w:sz="8" w:space="0" w:color="000000"/>
              <w:left w:val="nil"/>
              <w:bottom w:val="single" w:sz="4" w:space="0" w:color="auto"/>
              <w:right w:val="nil"/>
            </w:tcBorders>
            <w:shd w:val="clear" w:color="auto" w:fill="auto"/>
            <w:vAlign w:val="center"/>
            <w:hideMark/>
          </w:tcPr>
          <w:p w14:paraId="27AB71B3" w14:textId="77777777" w:rsidR="008B3A28" w:rsidRPr="008B3A28" w:rsidRDefault="008B3A28" w:rsidP="008B3A28">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rPr>
            </w:pPr>
            <w:r w:rsidRPr="008B3A28">
              <w:rPr>
                <w:rFonts w:eastAsia="Times New Roman" w:cs="Times New Roman"/>
              </w:rPr>
              <w:t>Confidence interval (upper)</w:t>
            </w:r>
          </w:p>
        </w:tc>
      </w:tr>
      <w:tr w:rsidR="008B3A28" w:rsidRPr="008B3A28" w14:paraId="35A70A88" w14:textId="77777777" w:rsidTr="008B3A28">
        <w:trPr>
          <w:trHeight w:val="300"/>
        </w:trPr>
        <w:tc>
          <w:tcPr>
            <w:tcW w:w="957" w:type="pct"/>
            <w:tcBorders>
              <w:top w:val="single" w:sz="4" w:space="0" w:color="auto"/>
              <w:left w:val="nil"/>
              <w:bottom w:val="nil"/>
              <w:right w:val="nil"/>
            </w:tcBorders>
            <w:shd w:val="clear" w:color="auto" w:fill="auto"/>
            <w:noWrap/>
            <w:vAlign w:val="center"/>
            <w:hideMark/>
          </w:tcPr>
          <w:p w14:paraId="5FAD3369" w14:textId="77777777" w:rsidR="008B3A28" w:rsidRPr="008B3A28" w:rsidRDefault="008B3A28" w:rsidP="008B3A2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Lucida Console" w:eastAsia="Times New Roman" w:hAnsi="Lucida Console" w:cs="Times New Roman"/>
                <w:sz w:val="20"/>
                <w:szCs w:val="20"/>
              </w:rPr>
            </w:pPr>
            <w:r w:rsidRPr="008B3A28">
              <w:rPr>
                <w:rFonts w:ascii="Lucida Console" w:eastAsia="Times New Roman" w:hAnsi="Lucida Console" w:cs="Times New Roman"/>
                <w:sz w:val="20"/>
                <w:szCs w:val="20"/>
              </w:rPr>
              <w:t>0</w:t>
            </w:r>
          </w:p>
        </w:tc>
        <w:tc>
          <w:tcPr>
            <w:tcW w:w="822" w:type="pct"/>
            <w:tcBorders>
              <w:top w:val="single" w:sz="4" w:space="0" w:color="auto"/>
              <w:left w:val="nil"/>
              <w:bottom w:val="nil"/>
              <w:right w:val="nil"/>
            </w:tcBorders>
            <w:shd w:val="clear" w:color="auto" w:fill="auto"/>
            <w:noWrap/>
            <w:vAlign w:val="bottom"/>
            <w:hideMark/>
          </w:tcPr>
          <w:p w14:paraId="129A2813" w14:textId="77777777" w:rsidR="008B3A28" w:rsidRPr="008B3A28" w:rsidRDefault="008B3A28" w:rsidP="008B3A2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8B3A28">
              <w:rPr>
                <w:rFonts w:eastAsia="Times New Roman" w:cs="Times New Roman"/>
              </w:rPr>
              <w:t>1</w:t>
            </w:r>
          </w:p>
        </w:tc>
        <w:tc>
          <w:tcPr>
            <w:tcW w:w="1807" w:type="pct"/>
            <w:gridSpan w:val="2"/>
            <w:tcBorders>
              <w:top w:val="single" w:sz="4" w:space="0" w:color="auto"/>
              <w:left w:val="nil"/>
              <w:bottom w:val="nil"/>
              <w:right w:val="nil"/>
            </w:tcBorders>
            <w:shd w:val="clear" w:color="auto" w:fill="auto"/>
            <w:noWrap/>
            <w:vAlign w:val="bottom"/>
            <w:hideMark/>
          </w:tcPr>
          <w:p w14:paraId="3F002E14" w14:textId="77777777" w:rsidR="008B3A28" w:rsidRPr="008B3A28" w:rsidRDefault="008B3A28" w:rsidP="008B3A2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8B3A28">
              <w:rPr>
                <w:rFonts w:eastAsia="Times New Roman" w:cs="Times New Roman"/>
              </w:rPr>
              <w:t>1</w:t>
            </w:r>
          </w:p>
        </w:tc>
        <w:tc>
          <w:tcPr>
            <w:tcW w:w="1414" w:type="pct"/>
            <w:tcBorders>
              <w:top w:val="single" w:sz="4" w:space="0" w:color="auto"/>
              <w:left w:val="nil"/>
              <w:bottom w:val="nil"/>
              <w:right w:val="nil"/>
            </w:tcBorders>
            <w:shd w:val="clear" w:color="auto" w:fill="auto"/>
            <w:noWrap/>
            <w:vAlign w:val="bottom"/>
            <w:hideMark/>
          </w:tcPr>
          <w:p w14:paraId="04F4928E" w14:textId="77777777" w:rsidR="008B3A28" w:rsidRPr="008B3A28" w:rsidRDefault="008B3A28" w:rsidP="008B3A2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8B3A28">
              <w:rPr>
                <w:rFonts w:eastAsia="Times New Roman" w:cs="Times New Roman"/>
              </w:rPr>
              <w:t>1</w:t>
            </w:r>
          </w:p>
        </w:tc>
      </w:tr>
      <w:tr w:rsidR="008B3A28" w:rsidRPr="008B3A28" w14:paraId="56BC78FC" w14:textId="77777777" w:rsidTr="008B3A28">
        <w:trPr>
          <w:trHeight w:val="300"/>
        </w:trPr>
        <w:tc>
          <w:tcPr>
            <w:tcW w:w="957" w:type="pct"/>
            <w:tcBorders>
              <w:top w:val="nil"/>
              <w:left w:val="nil"/>
              <w:bottom w:val="nil"/>
              <w:right w:val="nil"/>
            </w:tcBorders>
            <w:shd w:val="clear" w:color="auto" w:fill="auto"/>
            <w:noWrap/>
            <w:vAlign w:val="center"/>
            <w:hideMark/>
          </w:tcPr>
          <w:p w14:paraId="644BDF0B" w14:textId="77777777" w:rsidR="008B3A28" w:rsidRPr="008B3A28" w:rsidRDefault="008B3A28" w:rsidP="008B3A2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Lucida Console" w:eastAsia="Times New Roman" w:hAnsi="Lucida Console" w:cs="Times New Roman"/>
                <w:sz w:val="20"/>
                <w:szCs w:val="20"/>
              </w:rPr>
            </w:pPr>
            <w:r w:rsidRPr="008B3A28">
              <w:rPr>
                <w:rFonts w:ascii="Lucida Console" w:eastAsia="Times New Roman" w:hAnsi="Lucida Console" w:cs="Times New Roman"/>
                <w:sz w:val="20"/>
                <w:szCs w:val="20"/>
              </w:rPr>
              <w:t>1</w:t>
            </w:r>
          </w:p>
        </w:tc>
        <w:tc>
          <w:tcPr>
            <w:tcW w:w="822" w:type="pct"/>
            <w:tcBorders>
              <w:top w:val="nil"/>
              <w:left w:val="nil"/>
              <w:bottom w:val="nil"/>
              <w:right w:val="nil"/>
            </w:tcBorders>
            <w:shd w:val="clear" w:color="auto" w:fill="auto"/>
            <w:noWrap/>
            <w:vAlign w:val="bottom"/>
            <w:hideMark/>
          </w:tcPr>
          <w:p w14:paraId="4DB88874" w14:textId="77777777" w:rsidR="008B3A28" w:rsidRPr="008B3A28" w:rsidRDefault="008B3A28" w:rsidP="008B3A2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8B3A28">
              <w:rPr>
                <w:rFonts w:eastAsia="Times New Roman" w:cs="Times New Roman"/>
              </w:rPr>
              <w:t>0.998395</w:t>
            </w:r>
          </w:p>
        </w:tc>
        <w:tc>
          <w:tcPr>
            <w:tcW w:w="1807" w:type="pct"/>
            <w:gridSpan w:val="2"/>
            <w:tcBorders>
              <w:top w:val="nil"/>
              <w:left w:val="nil"/>
              <w:bottom w:val="nil"/>
              <w:right w:val="nil"/>
            </w:tcBorders>
            <w:shd w:val="clear" w:color="auto" w:fill="auto"/>
            <w:noWrap/>
            <w:vAlign w:val="bottom"/>
            <w:hideMark/>
          </w:tcPr>
          <w:p w14:paraId="3B57B3B7" w14:textId="77777777" w:rsidR="008B3A28" w:rsidRPr="008B3A28" w:rsidRDefault="008B3A28" w:rsidP="008B3A2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8B3A28">
              <w:rPr>
                <w:rFonts w:eastAsia="Times New Roman" w:cs="Times New Roman"/>
              </w:rPr>
              <w:t>0.997509</w:t>
            </w:r>
          </w:p>
        </w:tc>
        <w:tc>
          <w:tcPr>
            <w:tcW w:w="1414" w:type="pct"/>
            <w:tcBorders>
              <w:top w:val="nil"/>
              <w:left w:val="nil"/>
              <w:bottom w:val="nil"/>
              <w:right w:val="nil"/>
            </w:tcBorders>
            <w:shd w:val="clear" w:color="auto" w:fill="auto"/>
            <w:noWrap/>
            <w:vAlign w:val="bottom"/>
            <w:hideMark/>
          </w:tcPr>
          <w:p w14:paraId="2E964AB3" w14:textId="77777777" w:rsidR="008B3A28" w:rsidRPr="008B3A28" w:rsidRDefault="008B3A28" w:rsidP="008B3A2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8B3A28">
              <w:rPr>
                <w:rFonts w:eastAsia="Times New Roman" w:cs="Times New Roman"/>
              </w:rPr>
              <w:t>0.99928</w:t>
            </w:r>
          </w:p>
        </w:tc>
      </w:tr>
      <w:tr w:rsidR="008B3A28" w:rsidRPr="008B3A28" w14:paraId="0716EFDA" w14:textId="77777777" w:rsidTr="008B3A28">
        <w:trPr>
          <w:trHeight w:val="300"/>
        </w:trPr>
        <w:tc>
          <w:tcPr>
            <w:tcW w:w="957" w:type="pct"/>
            <w:tcBorders>
              <w:top w:val="nil"/>
              <w:left w:val="nil"/>
              <w:bottom w:val="nil"/>
              <w:right w:val="nil"/>
            </w:tcBorders>
            <w:shd w:val="clear" w:color="auto" w:fill="auto"/>
            <w:noWrap/>
            <w:vAlign w:val="center"/>
            <w:hideMark/>
          </w:tcPr>
          <w:p w14:paraId="177A5216" w14:textId="77777777" w:rsidR="008B3A28" w:rsidRPr="008B3A28" w:rsidRDefault="008B3A28" w:rsidP="008B3A2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Lucida Console" w:eastAsia="Times New Roman" w:hAnsi="Lucida Console" w:cs="Times New Roman"/>
                <w:sz w:val="20"/>
                <w:szCs w:val="20"/>
              </w:rPr>
            </w:pPr>
            <w:r w:rsidRPr="008B3A28">
              <w:rPr>
                <w:rFonts w:ascii="Lucida Console" w:eastAsia="Times New Roman" w:hAnsi="Lucida Console" w:cs="Times New Roman"/>
                <w:sz w:val="20"/>
                <w:szCs w:val="20"/>
              </w:rPr>
              <w:t>2</w:t>
            </w:r>
          </w:p>
        </w:tc>
        <w:tc>
          <w:tcPr>
            <w:tcW w:w="822" w:type="pct"/>
            <w:tcBorders>
              <w:top w:val="nil"/>
              <w:left w:val="nil"/>
              <w:bottom w:val="nil"/>
              <w:right w:val="nil"/>
            </w:tcBorders>
            <w:shd w:val="clear" w:color="auto" w:fill="auto"/>
            <w:noWrap/>
            <w:vAlign w:val="bottom"/>
            <w:hideMark/>
          </w:tcPr>
          <w:p w14:paraId="4AABD71B" w14:textId="77777777" w:rsidR="008B3A28" w:rsidRPr="008B3A28" w:rsidRDefault="008B3A28" w:rsidP="008B3A2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8B3A28">
              <w:rPr>
                <w:rFonts w:eastAsia="Times New Roman" w:cs="Times New Roman"/>
              </w:rPr>
              <w:t>0.992268</w:t>
            </w:r>
          </w:p>
        </w:tc>
        <w:tc>
          <w:tcPr>
            <w:tcW w:w="1807" w:type="pct"/>
            <w:gridSpan w:val="2"/>
            <w:tcBorders>
              <w:top w:val="nil"/>
              <w:left w:val="nil"/>
              <w:bottom w:val="nil"/>
              <w:right w:val="nil"/>
            </w:tcBorders>
            <w:shd w:val="clear" w:color="auto" w:fill="auto"/>
            <w:noWrap/>
            <w:vAlign w:val="bottom"/>
            <w:hideMark/>
          </w:tcPr>
          <w:p w14:paraId="3D67FABB" w14:textId="77777777" w:rsidR="008B3A28" w:rsidRPr="008B3A28" w:rsidRDefault="008B3A28" w:rsidP="008B3A2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8B3A28">
              <w:rPr>
                <w:rFonts w:eastAsia="Times New Roman" w:cs="Times New Roman"/>
              </w:rPr>
              <w:t>0.988907</w:t>
            </w:r>
          </w:p>
        </w:tc>
        <w:tc>
          <w:tcPr>
            <w:tcW w:w="1414" w:type="pct"/>
            <w:tcBorders>
              <w:top w:val="nil"/>
              <w:left w:val="nil"/>
              <w:bottom w:val="nil"/>
              <w:right w:val="nil"/>
            </w:tcBorders>
            <w:shd w:val="clear" w:color="auto" w:fill="auto"/>
            <w:noWrap/>
            <w:vAlign w:val="bottom"/>
            <w:hideMark/>
          </w:tcPr>
          <w:p w14:paraId="590A9C31" w14:textId="77777777" w:rsidR="008B3A28" w:rsidRPr="008B3A28" w:rsidRDefault="008B3A28" w:rsidP="008B3A2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8B3A28">
              <w:rPr>
                <w:rFonts w:eastAsia="Times New Roman" w:cs="Times New Roman"/>
              </w:rPr>
              <w:t>0.995629</w:t>
            </w:r>
          </w:p>
        </w:tc>
      </w:tr>
      <w:tr w:rsidR="008B3A28" w:rsidRPr="008B3A28" w14:paraId="3AD51819" w14:textId="77777777" w:rsidTr="008B3A28">
        <w:trPr>
          <w:trHeight w:val="300"/>
        </w:trPr>
        <w:tc>
          <w:tcPr>
            <w:tcW w:w="957" w:type="pct"/>
            <w:tcBorders>
              <w:top w:val="nil"/>
              <w:left w:val="nil"/>
              <w:bottom w:val="nil"/>
              <w:right w:val="nil"/>
            </w:tcBorders>
            <w:shd w:val="clear" w:color="auto" w:fill="auto"/>
            <w:noWrap/>
            <w:vAlign w:val="center"/>
            <w:hideMark/>
          </w:tcPr>
          <w:p w14:paraId="15FC2ED4" w14:textId="77777777" w:rsidR="008B3A28" w:rsidRPr="008B3A28" w:rsidRDefault="008B3A28" w:rsidP="008B3A2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Lucida Console" w:eastAsia="Times New Roman" w:hAnsi="Lucida Console" w:cs="Times New Roman"/>
                <w:sz w:val="20"/>
                <w:szCs w:val="20"/>
              </w:rPr>
            </w:pPr>
            <w:r w:rsidRPr="008B3A28">
              <w:rPr>
                <w:rFonts w:ascii="Lucida Console" w:eastAsia="Times New Roman" w:hAnsi="Lucida Console" w:cs="Times New Roman"/>
                <w:sz w:val="20"/>
                <w:szCs w:val="20"/>
              </w:rPr>
              <w:t>3</w:t>
            </w:r>
          </w:p>
        </w:tc>
        <w:tc>
          <w:tcPr>
            <w:tcW w:w="822" w:type="pct"/>
            <w:tcBorders>
              <w:top w:val="nil"/>
              <w:left w:val="nil"/>
              <w:bottom w:val="nil"/>
              <w:right w:val="nil"/>
            </w:tcBorders>
            <w:shd w:val="clear" w:color="auto" w:fill="auto"/>
            <w:noWrap/>
            <w:vAlign w:val="bottom"/>
            <w:hideMark/>
          </w:tcPr>
          <w:p w14:paraId="069D2A13" w14:textId="77777777" w:rsidR="008B3A28" w:rsidRPr="008B3A28" w:rsidRDefault="008B3A28" w:rsidP="008B3A2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8B3A28">
              <w:rPr>
                <w:rFonts w:eastAsia="Times New Roman" w:cs="Times New Roman"/>
              </w:rPr>
              <w:t>0.977886</w:t>
            </w:r>
          </w:p>
        </w:tc>
        <w:tc>
          <w:tcPr>
            <w:tcW w:w="1807" w:type="pct"/>
            <w:gridSpan w:val="2"/>
            <w:tcBorders>
              <w:top w:val="nil"/>
              <w:left w:val="nil"/>
              <w:bottom w:val="nil"/>
              <w:right w:val="nil"/>
            </w:tcBorders>
            <w:shd w:val="clear" w:color="auto" w:fill="auto"/>
            <w:noWrap/>
            <w:vAlign w:val="bottom"/>
            <w:hideMark/>
          </w:tcPr>
          <w:p w14:paraId="5663D113" w14:textId="77777777" w:rsidR="008B3A28" w:rsidRPr="008B3A28" w:rsidRDefault="008B3A28" w:rsidP="008B3A2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8B3A28">
              <w:rPr>
                <w:rFonts w:eastAsia="Times New Roman" w:cs="Times New Roman"/>
              </w:rPr>
              <w:t>0.971208</w:t>
            </w:r>
          </w:p>
        </w:tc>
        <w:tc>
          <w:tcPr>
            <w:tcW w:w="1414" w:type="pct"/>
            <w:tcBorders>
              <w:top w:val="nil"/>
              <w:left w:val="nil"/>
              <w:bottom w:val="nil"/>
              <w:right w:val="nil"/>
            </w:tcBorders>
            <w:shd w:val="clear" w:color="auto" w:fill="auto"/>
            <w:noWrap/>
            <w:vAlign w:val="bottom"/>
            <w:hideMark/>
          </w:tcPr>
          <w:p w14:paraId="4E58AC41" w14:textId="77777777" w:rsidR="008B3A28" w:rsidRPr="008B3A28" w:rsidRDefault="008B3A28" w:rsidP="008B3A2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8B3A28">
              <w:rPr>
                <w:rFonts w:eastAsia="Times New Roman" w:cs="Times New Roman"/>
              </w:rPr>
              <w:t>0.984565</w:t>
            </w:r>
          </w:p>
        </w:tc>
      </w:tr>
      <w:tr w:rsidR="008B3A28" w:rsidRPr="008B3A28" w14:paraId="04845B99" w14:textId="77777777" w:rsidTr="008B3A28">
        <w:trPr>
          <w:trHeight w:val="300"/>
        </w:trPr>
        <w:tc>
          <w:tcPr>
            <w:tcW w:w="957" w:type="pct"/>
            <w:tcBorders>
              <w:top w:val="nil"/>
              <w:left w:val="nil"/>
              <w:bottom w:val="nil"/>
              <w:right w:val="nil"/>
            </w:tcBorders>
            <w:shd w:val="clear" w:color="auto" w:fill="auto"/>
            <w:noWrap/>
            <w:vAlign w:val="center"/>
            <w:hideMark/>
          </w:tcPr>
          <w:p w14:paraId="1C0A52CC" w14:textId="77777777" w:rsidR="008B3A28" w:rsidRPr="008B3A28" w:rsidRDefault="008B3A28" w:rsidP="008B3A2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Lucida Console" w:eastAsia="Times New Roman" w:hAnsi="Lucida Console" w:cs="Times New Roman"/>
                <w:sz w:val="20"/>
                <w:szCs w:val="20"/>
              </w:rPr>
            </w:pPr>
            <w:r w:rsidRPr="008B3A28">
              <w:rPr>
                <w:rFonts w:ascii="Lucida Console" w:eastAsia="Times New Roman" w:hAnsi="Lucida Console" w:cs="Times New Roman"/>
                <w:sz w:val="20"/>
                <w:szCs w:val="20"/>
              </w:rPr>
              <w:t>4</w:t>
            </w:r>
          </w:p>
        </w:tc>
        <w:tc>
          <w:tcPr>
            <w:tcW w:w="822" w:type="pct"/>
            <w:tcBorders>
              <w:top w:val="nil"/>
              <w:left w:val="nil"/>
              <w:bottom w:val="nil"/>
              <w:right w:val="nil"/>
            </w:tcBorders>
            <w:shd w:val="clear" w:color="auto" w:fill="auto"/>
            <w:noWrap/>
            <w:vAlign w:val="bottom"/>
            <w:hideMark/>
          </w:tcPr>
          <w:p w14:paraId="53171C2C" w14:textId="77777777" w:rsidR="008B3A28" w:rsidRPr="008B3A28" w:rsidRDefault="008B3A28" w:rsidP="008B3A2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8B3A28">
              <w:rPr>
                <w:rFonts w:eastAsia="Times New Roman" w:cs="Times New Roman"/>
              </w:rPr>
              <w:t>0.953902</w:t>
            </w:r>
          </w:p>
        </w:tc>
        <w:tc>
          <w:tcPr>
            <w:tcW w:w="1807" w:type="pct"/>
            <w:gridSpan w:val="2"/>
            <w:tcBorders>
              <w:top w:val="nil"/>
              <w:left w:val="nil"/>
              <w:bottom w:val="nil"/>
              <w:right w:val="nil"/>
            </w:tcBorders>
            <w:shd w:val="clear" w:color="auto" w:fill="auto"/>
            <w:noWrap/>
            <w:vAlign w:val="bottom"/>
            <w:hideMark/>
          </w:tcPr>
          <w:p w14:paraId="38A0A970" w14:textId="77777777" w:rsidR="008B3A28" w:rsidRPr="008B3A28" w:rsidRDefault="008B3A28" w:rsidP="008B3A2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8B3A28">
              <w:rPr>
                <w:rFonts w:eastAsia="Times New Roman" w:cs="Times New Roman"/>
              </w:rPr>
              <w:t>0.941509</w:t>
            </w:r>
          </w:p>
        </w:tc>
        <w:tc>
          <w:tcPr>
            <w:tcW w:w="1414" w:type="pct"/>
            <w:tcBorders>
              <w:top w:val="nil"/>
              <w:left w:val="nil"/>
              <w:bottom w:val="nil"/>
              <w:right w:val="nil"/>
            </w:tcBorders>
            <w:shd w:val="clear" w:color="auto" w:fill="auto"/>
            <w:noWrap/>
            <w:vAlign w:val="bottom"/>
            <w:hideMark/>
          </w:tcPr>
          <w:p w14:paraId="06910548" w14:textId="77777777" w:rsidR="008B3A28" w:rsidRPr="008B3A28" w:rsidRDefault="008B3A28" w:rsidP="008B3A2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8B3A28">
              <w:rPr>
                <w:rFonts w:eastAsia="Times New Roman" w:cs="Times New Roman"/>
              </w:rPr>
              <w:t>0.966295</w:t>
            </w:r>
          </w:p>
        </w:tc>
      </w:tr>
      <w:tr w:rsidR="008B3A28" w:rsidRPr="008B3A28" w14:paraId="36CEEFCC" w14:textId="77777777" w:rsidTr="008B3A28">
        <w:trPr>
          <w:trHeight w:val="300"/>
        </w:trPr>
        <w:tc>
          <w:tcPr>
            <w:tcW w:w="957" w:type="pct"/>
            <w:tcBorders>
              <w:top w:val="nil"/>
              <w:left w:val="nil"/>
              <w:bottom w:val="nil"/>
              <w:right w:val="nil"/>
            </w:tcBorders>
            <w:shd w:val="clear" w:color="auto" w:fill="auto"/>
            <w:noWrap/>
            <w:vAlign w:val="center"/>
            <w:hideMark/>
          </w:tcPr>
          <w:p w14:paraId="64BAB826" w14:textId="77777777" w:rsidR="008B3A28" w:rsidRPr="008B3A28" w:rsidRDefault="008B3A28" w:rsidP="008B3A2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Lucida Console" w:eastAsia="Times New Roman" w:hAnsi="Lucida Console" w:cs="Times New Roman"/>
                <w:sz w:val="20"/>
                <w:szCs w:val="20"/>
              </w:rPr>
            </w:pPr>
            <w:r w:rsidRPr="008B3A28">
              <w:rPr>
                <w:rFonts w:ascii="Lucida Console" w:eastAsia="Times New Roman" w:hAnsi="Lucida Console" w:cs="Times New Roman"/>
                <w:sz w:val="20"/>
                <w:szCs w:val="20"/>
              </w:rPr>
              <w:t>5</w:t>
            </w:r>
          </w:p>
        </w:tc>
        <w:tc>
          <w:tcPr>
            <w:tcW w:w="822" w:type="pct"/>
            <w:tcBorders>
              <w:top w:val="nil"/>
              <w:left w:val="nil"/>
              <w:bottom w:val="nil"/>
              <w:right w:val="nil"/>
            </w:tcBorders>
            <w:shd w:val="clear" w:color="auto" w:fill="auto"/>
            <w:noWrap/>
            <w:vAlign w:val="bottom"/>
            <w:hideMark/>
          </w:tcPr>
          <w:p w14:paraId="6A377327" w14:textId="77777777" w:rsidR="008B3A28" w:rsidRPr="008B3A28" w:rsidRDefault="008B3A28" w:rsidP="008B3A2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8B3A28">
              <w:rPr>
                <w:rFonts w:eastAsia="Times New Roman" w:cs="Times New Roman"/>
              </w:rPr>
              <w:t>0.923826</w:t>
            </w:r>
          </w:p>
        </w:tc>
        <w:tc>
          <w:tcPr>
            <w:tcW w:w="1807" w:type="pct"/>
            <w:gridSpan w:val="2"/>
            <w:tcBorders>
              <w:top w:val="nil"/>
              <w:left w:val="nil"/>
              <w:bottom w:val="nil"/>
              <w:right w:val="nil"/>
            </w:tcBorders>
            <w:shd w:val="clear" w:color="auto" w:fill="auto"/>
            <w:noWrap/>
            <w:vAlign w:val="bottom"/>
            <w:hideMark/>
          </w:tcPr>
          <w:p w14:paraId="6C4987D7" w14:textId="77777777" w:rsidR="008B3A28" w:rsidRPr="008B3A28" w:rsidRDefault="008B3A28" w:rsidP="008B3A2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8B3A28">
              <w:rPr>
                <w:rFonts w:eastAsia="Times New Roman" w:cs="Times New Roman"/>
              </w:rPr>
              <w:t>0.908284</w:t>
            </w:r>
          </w:p>
        </w:tc>
        <w:tc>
          <w:tcPr>
            <w:tcW w:w="1414" w:type="pct"/>
            <w:tcBorders>
              <w:top w:val="nil"/>
              <w:left w:val="nil"/>
              <w:bottom w:val="nil"/>
              <w:right w:val="nil"/>
            </w:tcBorders>
            <w:shd w:val="clear" w:color="auto" w:fill="auto"/>
            <w:noWrap/>
            <w:vAlign w:val="bottom"/>
            <w:hideMark/>
          </w:tcPr>
          <w:p w14:paraId="5BED39CA" w14:textId="77777777" w:rsidR="008B3A28" w:rsidRPr="008B3A28" w:rsidRDefault="008B3A28" w:rsidP="008B3A2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8B3A28">
              <w:rPr>
                <w:rFonts w:eastAsia="Times New Roman" w:cs="Times New Roman"/>
              </w:rPr>
              <w:t>0.939368</w:t>
            </w:r>
          </w:p>
        </w:tc>
      </w:tr>
      <w:tr w:rsidR="008B3A28" w:rsidRPr="008B3A28" w14:paraId="496E7758" w14:textId="77777777" w:rsidTr="008B3A28">
        <w:trPr>
          <w:trHeight w:val="300"/>
        </w:trPr>
        <w:tc>
          <w:tcPr>
            <w:tcW w:w="957" w:type="pct"/>
            <w:tcBorders>
              <w:top w:val="nil"/>
              <w:left w:val="nil"/>
              <w:bottom w:val="nil"/>
              <w:right w:val="nil"/>
            </w:tcBorders>
            <w:shd w:val="clear" w:color="auto" w:fill="auto"/>
            <w:noWrap/>
            <w:vAlign w:val="center"/>
            <w:hideMark/>
          </w:tcPr>
          <w:p w14:paraId="3BD230CA" w14:textId="77777777" w:rsidR="008B3A28" w:rsidRPr="008B3A28" w:rsidRDefault="008B3A28" w:rsidP="008B3A2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Lucida Console" w:eastAsia="Times New Roman" w:hAnsi="Lucida Console" w:cs="Times New Roman"/>
                <w:sz w:val="20"/>
                <w:szCs w:val="20"/>
              </w:rPr>
            </w:pPr>
            <w:r w:rsidRPr="008B3A28">
              <w:rPr>
                <w:rFonts w:ascii="Lucida Console" w:eastAsia="Times New Roman" w:hAnsi="Lucida Console" w:cs="Times New Roman"/>
                <w:sz w:val="20"/>
                <w:szCs w:val="20"/>
              </w:rPr>
              <w:t>6</w:t>
            </w:r>
          </w:p>
        </w:tc>
        <w:tc>
          <w:tcPr>
            <w:tcW w:w="822" w:type="pct"/>
            <w:tcBorders>
              <w:top w:val="nil"/>
              <w:left w:val="nil"/>
              <w:bottom w:val="nil"/>
              <w:right w:val="nil"/>
            </w:tcBorders>
            <w:shd w:val="clear" w:color="auto" w:fill="auto"/>
            <w:noWrap/>
            <w:vAlign w:val="bottom"/>
            <w:hideMark/>
          </w:tcPr>
          <w:p w14:paraId="09A67A65" w14:textId="77777777" w:rsidR="008B3A28" w:rsidRPr="008B3A28" w:rsidRDefault="008B3A28" w:rsidP="008B3A2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8B3A28">
              <w:rPr>
                <w:rFonts w:eastAsia="Times New Roman" w:cs="Times New Roman"/>
              </w:rPr>
              <w:t>0.910185</w:t>
            </w:r>
          </w:p>
        </w:tc>
        <w:tc>
          <w:tcPr>
            <w:tcW w:w="1807" w:type="pct"/>
            <w:gridSpan w:val="2"/>
            <w:tcBorders>
              <w:top w:val="nil"/>
              <w:left w:val="nil"/>
              <w:bottom w:val="nil"/>
              <w:right w:val="nil"/>
            </w:tcBorders>
            <w:shd w:val="clear" w:color="auto" w:fill="auto"/>
            <w:noWrap/>
            <w:vAlign w:val="bottom"/>
            <w:hideMark/>
          </w:tcPr>
          <w:p w14:paraId="52B23355" w14:textId="77777777" w:rsidR="008B3A28" w:rsidRPr="008B3A28" w:rsidRDefault="008B3A28" w:rsidP="008B3A2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8B3A28">
              <w:rPr>
                <w:rFonts w:eastAsia="Times New Roman" w:cs="Times New Roman"/>
              </w:rPr>
              <w:t>0.893199</w:t>
            </w:r>
          </w:p>
        </w:tc>
        <w:tc>
          <w:tcPr>
            <w:tcW w:w="1414" w:type="pct"/>
            <w:tcBorders>
              <w:top w:val="nil"/>
              <w:left w:val="nil"/>
              <w:bottom w:val="nil"/>
              <w:right w:val="nil"/>
            </w:tcBorders>
            <w:shd w:val="clear" w:color="auto" w:fill="auto"/>
            <w:noWrap/>
            <w:vAlign w:val="bottom"/>
            <w:hideMark/>
          </w:tcPr>
          <w:p w14:paraId="19681807" w14:textId="77777777" w:rsidR="008B3A28" w:rsidRPr="008B3A28" w:rsidRDefault="008B3A28" w:rsidP="008B3A2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8B3A28">
              <w:rPr>
                <w:rFonts w:eastAsia="Times New Roman" w:cs="Times New Roman"/>
              </w:rPr>
              <w:t>0.92717</w:t>
            </w:r>
          </w:p>
        </w:tc>
      </w:tr>
      <w:tr w:rsidR="008B3A28" w:rsidRPr="008B3A28" w14:paraId="4592637A" w14:textId="77777777" w:rsidTr="008B3A28">
        <w:trPr>
          <w:trHeight w:val="300"/>
        </w:trPr>
        <w:tc>
          <w:tcPr>
            <w:tcW w:w="957" w:type="pct"/>
            <w:tcBorders>
              <w:top w:val="nil"/>
              <w:left w:val="nil"/>
              <w:bottom w:val="nil"/>
              <w:right w:val="nil"/>
            </w:tcBorders>
            <w:shd w:val="clear" w:color="auto" w:fill="auto"/>
            <w:noWrap/>
            <w:vAlign w:val="center"/>
            <w:hideMark/>
          </w:tcPr>
          <w:p w14:paraId="2DE54AA7" w14:textId="77777777" w:rsidR="008B3A28" w:rsidRPr="008B3A28" w:rsidRDefault="008B3A28" w:rsidP="008B3A2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Lucida Console" w:eastAsia="Times New Roman" w:hAnsi="Lucida Console" w:cs="Times New Roman"/>
                <w:sz w:val="20"/>
                <w:szCs w:val="20"/>
              </w:rPr>
            </w:pPr>
            <w:r w:rsidRPr="008B3A28">
              <w:rPr>
                <w:rFonts w:ascii="Lucida Console" w:eastAsia="Times New Roman" w:hAnsi="Lucida Console" w:cs="Times New Roman"/>
                <w:sz w:val="20"/>
                <w:szCs w:val="20"/>
              </w:rPr>
              <w:t>7</w:t>
            </w:r>
          </w:p>
        </w:tc>
        <w:tc>
          <w:tcPr>
            <w:tcW w:w="822" w:type="pct"/>
            <w:tcBorders>
              <w:top w:val="nil"/>
              <w:left w:val="nil"/>
              <w:bottom w:val="nil"/>
              <w:right w:val="nil"/>
            </w:tcBorders>
            <w:shd w:val="clear" w:color="auto" w:fill="auto"/>
            <w:noWrap/>
            <w:vAlign w:val="bottom"/>
            <w:hideMark/>
          </w:tcPr>
          <w:p w14:paraId="506DC0C8" w14:textId="77777777" w:rsidR="008B3A28" w:rsidRPr="008B3A28" w:rsidRDefault="008B3A28" w:rsidP="008B3A2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8B3A28">
              <w:rPr>
                <w:rFonts w:eastAsia="Times New Roman" w:cs="Times New Roman"/>
              </w:rPr>
              <w:t>0.899886</w:t>
            </w:r>
          </w:p>
        </w:tc>
        <w:tc>
          <w:tcPr>
            <w:tcW w:w="1807" w:type="pct"/>
            <w:gridSpan w:val="2"/>
            <w:tcBorders>
              <w:top w:val="nil"/>
              <w:left w:val="nil"/>
              <w:bottom w:val="nil"/>
              <w:right w:val="nil"/>
            </w:tcBorders>
            <w:shd w:val="clear" w:color="auto" w:fill="auto"/>
            <w:noWrap/>
            <w:vAlign w:val="bottom"/>
            <w:hideMark/>
          </w:tcPr>
          <w:p w14:paraId="1D89A9E0" w14:textId="77777777" w:rsidR="008B3A28" w:rsidRPr="008B3A28" w:rsidRDefault="008B3A28" w:rsidP="008B3A2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8B3A28">
              <w:rPr>
                <w:rFonts w:eastAsia="Times New Roman" w:cs="Times New Roman"/>
              </w:rPr>
              <w:t>0.881557</w:t>
            </w:r>
          </w:p>
        </w:tc>
        <w:tc>
          <w:tcPr>
            <w:tcW w:w="1414" w:type="pct"/>
            <w:tcBorders>
              <w:top w:val="nil"/>
              <w:left w:val="nil"/>
              <w:bottom w:val="nil"/>
              <w:right w:val="nil"/>
            </w:tcBorders>
            <w:shd w:val="clear" w:color="auto" w:fill="auto"/>
            <w:noWrap/>
            <w:vAlign w:val="bottom"/>
            <w:hideMark/>
          </w:tcPr>
          <w:p w14:paraId="4546BB75" w14:textId="77777777" w:rsidR="008B3A28" w:rsidRPr="008B3A28" w:rsidRDefault="008B3A28" w:rsidP="008B3A2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8B3A28">
              <w:rPr>
                <w:rFonts w:eastAsia="Times New Roman" w:cs="Times New Roman"/>
              </w:rPr>
              <w:t>0.918216</w:t>
            </w:r>
          </w:p>
        </w:tc>
      </w:tr>
      <w:tr w:rsidR="008B3A28" w:rsidRPr="008B3A28" w14:paraId="4C0922D5" w14:textId="77777777" w:rsidTr="008B3A28">
        <w:trPr>
          <w:trHeight w:val="300"/>
        </w:trPr>
        <w:tc>
          <w:tcPr>
            <w:tcW w:w="957" w:type="pct"/>
            <w:tcBorders>
              <w:top w:val="nil"/>
              <w:left w:val="nil"/>
              <w:bottom w:val="nil"/>
              <w:right w:val="nil"/>
            </w:tcBorders>
            <w:shd w:val="clear" w:color="auto" w:fill="auto"/>
            <w:noWrap/>
            <w:vAlign w:val="center"/>
            <w:hideMark/>
          </w:tcPr>
          <w:p w14:paraId="1BFF0F59" w14:textId="77777777" w:rsidR="008B3A28" w:rsidRPr="008B3A28" w:rsidRDefault="008B3A28" w:rsidP="008B3A2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Lucida Console" w:eastAsia="Times New Roman" w:hAnsi="Lucida Console" w:cs="Times New Roman"/>
                <w:sz w:val="20"/>
                <w:szCs w:val="20"/>
              </w:rPr>
            </w:pPr>
            <w:r w:rsidRPr="008B3A28">
              <w:rPr>
                <w:rFonts w:ascii="Lucida Console" w:eastAsia="Times New Roman" w:hAnsi="Lucida Console" w:cs="Times New Roman"/>
                <w:sz w:val="20"/>
                <w:szCs w:val="20"/>
              </w:rPr>
              <w:t>8</w:t>
            </w:r>
          </w:p>
        </w:tc>
        <w:tc>
          <w:tcPr>
            <w:tcW w:w="822" w:type="pct"/>
            <w:tcBorders>
              <w:top w:val="nil"/>
              <w:left w:val="nil"/>
              <w:bottom w:val="nil"/>
              <w:right w:val="nil"/>
            </w:tcBorders>
            <w:shd w:val="clear" w:color="auto" w:fill="auto"/>
            <w:noWrap/>
            <w:vAlign w:val="bottom"/>
            <w:hideMark/>
          </w:tcPr>
          <w:p w14:paraId="22FC7C83" w14:textId="77777777" w:rsidR="008B3A28" w:rsidRPr="008B3A28" w:rsidRDefault="008B3A28" w:rsidP="008B3A2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8B3A28">
              <w:rPr>
                <w:rFonts w:eastAsia="Times New Roman" w:cs="Times New Roman"/>
              </w:rPr>
              <w:t>0.893292</w:t>
            </w:r>
          </w:p>
        </w:tc>
        <w:tc>
          <w:tcPr>
            <w:tcW w:w="1807" w:type="pct"/>
            <w:gridSpan w:val="2"/>
            <w:tcBorders>
              <w:top w:val="nil"/>
              <w:left w:val="nil"/>
              <w:bottom w:val="nil"/>
              <w:right w:val="nil"/>
            </w:tcBorders>
            <w:shd w:val="clear" w:color="auto" w:fill="auto"/>
            <w:noWrap/>
            <w:vAlign w:val="bottom"/>
            <w:hideMark/>
          </w:tcPr>
          <w:p w14:paraId="4B416363" w14:textId="77777777" w:rsidR="008B3A28" w:rsidRPr="008B3A28" w:rsidRDefault="008B3A28" w:rsidP="008B3A2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8B3A28">
              <w:rPr>
                <w:rFonts w:eastAsia="Times New Roman" w:cs="Times New Roman"/>
              </w:rPr>
              <w:t>0.874551</w:t>
            </w:r>
          </w:p>
        </w:tc>
        <w:tc>
          <w:tcPr>
            <w:tcW w:w="1414" w:type="pct"/>
            <w:tcBorders>
              <w:top w:val="nil"/>
              <w:left w:val="nil"/>
              <w:bottom w:val="nil"/>
              <w:right w:val="nil"/>
            </w:tcBorders>
            <w:shd w:val="clear" w:color="auto" w:fill="auto"/>
            <w:noWrap/>
            <w:vAlign w:val="bottom"/>
            <w:hideMark/>
          </w:tcPr>
          <w:p w14:paraId="268EB6D7" w14:textId="77777777" w:rsidR="008B3A28" w:rsidRPr="008B3A28" w:rsidRDefault="008B3A28" w:rsidP="008B3A2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8B3A28">
              <w:rPr>
                <w:rFonts w:eastAsia="Times New Roman" w:cs="Times New Roman"/>
              </w:rPr>
              <w:t>0.912033</w:t>
            </w:r>
          </w:p>
        </w:tc>
      </w:tr>
      <w:tr w:rsidR="008B3A28" w:rsidRPr="008B3A28" w14:paraId="0BAA334A" w14:textId="77777777" w:rsidTr="008B3A28">
        <w:trPr>
          <w:trHeight w:val="300"/>
        </w:trPr>
        <w:tc>
          <w:tcPr>
            <w:tcW w:w="957" w:type="pct"/>
            <w:tcBorders>
              <w:top w:val="nil"/>
              <w:left w:val="nil"/>
              <w:bottom w:val="nil"/>
              <w:right w:val="nil"/>
            </w:tcBorders>
            <w:shd w:val="clear" w:color="auto" w:fill="auto"/>
            <w:noWrap/>
            <w:vAlign w:val="center"/>
            <w:hideMark/>
          </w:tcPr>
          <w:p w14:paraId="158A1F39" w14:textId="77777777" w:rsidR="008B3A28" w:rsidRPr="008B3A28" w:rsidRDefault="008B3A28" w:rsidP="008B3A2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Lucida Console" w:eastAsia="Times New Roman" w:hAnsi="Lucida Console" w:cs="Times New Roman"/>
                <w:sz w:val="20"/>
                <w:szCs w:val="20"/>
              </w:rPr>
            </w:pPr>
            <w:r w:rsidRPr="008B3A28">
              <w:rPr>
                <w:rFonts w:ascii="Lucida Console" w:eastAsia="Times New Roman" w:hAnsi="Lucida Console" w:cs="Times New Roman"/>
                <w:sz w:val="20"/>
                <w:szCs w:val="20"/>
              </w:rPr>
              <w:t>9</w:t>
            </w:r>
          </w:p>
        </w:tc>
        <w:tc>
          <w:tcPr>
            <w:tcW w:w="822" w:type="pct"/>
            <w:tcBorders>
              <w:top w:val="nil"/>
              <w:left w:val="nil"/>
              <w:bottom w:val="nil"/>
              <w:right w:val="nil"/>
            </w:tcBorders>
            <w:shd w:val="clear" w:color="auto" w:fill="auto"/>
            <w:noWrap/>
            <w:vAlign w:val="bottom"/>
            <w:hideMark/>
          </w:tcPr>
          <w:p w14:paraId="6EDC7903" w14:textId="77777777" w:rsidR="008B3A28" w:rsidRPr="008B3A28" w:rsidRDefault="008B3A28" w:rsidP="008B3A2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8B3A28">
              <w:rPr>
                <w:rFonts w:eastAsia="Times New Roman" w:cs="Times New Roman"/>
              </w:rPr>
              <w:t>0.888972</w:t>
            </w:r>
          </w:p>
        </w:tc>
        <w:tc>
          <w:tcPr>
            <w:tcW w:w="1807" w:type="pct"/>
            <w:gridSpan w:val="2"/>
            <w:tcBorders>
              <w:top w:val="nil"/>
              <w:left w:val="nil"/>
              <w:bottom w:val="nil"/>
              <w:right w:val="nil"/>
            </w:tcBorders>
            <w:shd w:val="clear" w:color="auto" w:fill="auto"/>
            <w:noWrap/>
            <w:vAlign w:val="bottom"/>
            <w:hideMark/>
          </w:tcPr>
          <w:p w14:paraId="1B1B67D8" w14:textId="77777777" w:rsidR="008B3A28" w:rsidRPr="008B3A28" w:rsidRDefault="008B3A28" w:rsidP="008B3A2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8B3A28">
              <w:rPr>
                <w:rFonts w:eastAsia="Times New Roman" w:cs="Times New Roman"/>
              </w:rPr>
              <w:t>0.869517</w:t>
            </w:r>
          </w:p>
        </w:tc>
        <w:tc>
          <w:tcPr>
            <w:tcW w:w="1414" w:type="pct"/>
            <w:tcBorders>
              <w:top w:val="nil"/>
              <w:left w:val="nil"/>
              <w:bottom w:val="nil"/>
              <w:right w:val="nil"/>
            </w:tcBorders>
            <w:shd w:val="clear" w:color="auto" w:fill="auto"/>
            <w:noWrap/>
            <w:vAlign w:val="bottom"/>
            <w:hideMark/>
          </w:tcPr>
          <w:p w14:paraId="056B97C6" w14:textId="77777777" w:rsidR="008B3A28" w:rsidRPr="008B3A28" w:rsidRDefault="008B3A28" w:rsidP="008B3A2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8B3A28">
              <w:rPr>
                <w:rFonts w:eastAsia="Times New Roman" w:cs="Times New Roman"/>
              </w:rPr>
              <w:t>0.908426</w:t>
            </w:r>
          </w:p>
        </w:tc>
      </w:tr>
      <w:tr w:rsidR="008B3A28" w:rsidRPr="008B3A28" w14:paraId="6995932C" w14:textId="77777777" w:rsidTr="008B3A28">
        <w:trPr>
          <w:trHeight w:val="300"/>
        </w:trPr>
        <w:tc>
          <w:tcPr>
            <w:tcW w:w="957" w:type="pct"/>
            <w:tcBorders>
              <w:top w:val="nil"/>
              <w:left w:val="nil"/>
              <w:bottom w:val="nil"/>
              <w:right w:val="nil"/>
            </w:tcBorders>
            <w:shd w:val="clear" w:color="auto" w:fill="auto"/>
            <w:noWrap/>
            <w:vAlign w:val="center"/>
            <w:hideMark/>
          </w:tcPr>
          <w:p w14:paraId="1B7E65BE" w14:textId="77777777" w:rsidR="008B3A28" w:rsidRPr="008B3A28" w:rsidRDefault="008B3A28" w:rsidP="008B3A2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Lucida Console" w:eastAsia="Times New Roman" w:hAnsi="Lucida Console" w:cs="Times New Roman"/>
                <w:sz w:val="20"/>
                <w:szCs w:val="20"/>
              </w:rPr>
            </w:pPr>
            <w:r w:rsidRPr="008B3A28">
              <w:rPr>
                <w:rFonts w:ascii="Lucida Console" w:eastAsia="Times New Roman" w:hAnsi="Lucida Console" w:cs="Times New Roman"/>
                <w:sz w:val="20"/>
                <w:szCs w:val="20"/>
              </w:rPr>
              <w:t>10</w:t>
            </w:r>
          </w:p>
        </w:tc>
        <w:tc>
          <w:tcPr>
            <w:tcW w:w="822" w:type="pct"/>
            <w:tcBorders>
              <w:top w:val="nil"/>
              <w:left w:val="nil"/>
              <w:bottom w:val="nil"/>
              <w:right w:val="nil"/>
            </w:tcBorders>
            <w:shd w:val="clear" w:color="auto" w:fill="auto"/>
            <w:noWrap/>
            <w:vAlign w:val="bottom"/>
            <w:hideMark/>
          </w:tcPr>
          <w:p w14:paraId="5B11E4EA" w14:textId="77777777" w:rsidR="008B3A28" w:rsidRPr="008B3A28" w:rsidRDefault="008B3A28" w:rsidP="008B3A2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8B3A28">
              <w:rPr>
                <w:rFonts w:eastAsia="Times New Roman" w:cs="Times New Roman"/>
              </w:rPr>
              <w:t>0.887362</w:t>
            </w:r>
          </w:p>
        </w:tc>
        <w:tc>
          <w:tcPr>
            <w:tcW w:w="1807" w:type="pct"/>
            <w:gridSpan w:val="2"/>
            <w:tcBorders>
              <w:top w:val="nil"/>
              <w:left w:val="nil"/>
              <w:bottom w:val="nil"/>
              <w:right w:val="nil"/>
            </w:tcBorders>
            <w:shd w:val="clear" w:color="auto" w:fill="auto"/>
            <w:noWrap/>
            <w:vAlign w:val="bottom"/>
            <w:hideMark/>
          </w:tcPr>
          <w:p w14:paraId="5887DC5E" w14:textId="77777777" w:rsidR="008B3A28" w:rsidRPr="008B3A28" w:rsidRDefault="008B3A28" w:rsidP="008B3A2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8B3A28">
              <w:rPr>
                <w:rFonts w:eastAsia="Times New Roman" w:cs="Times New Roman"/>
              </w:rPr>
              <w:t>0.867846</w:t>
            </w:r>
          </w:p>
        </w:tc>
        <w:tc>
          <w:tcPr>
            <w:tcW w:w="1414" w:type="pct"/>
            <w:tcBorders>
              <w:top w:val="nil"/>
              <w:left w:val="nil"/>
              <w:bottom w:val="nil"/>
              <w:right w:val="nil"/>
            </w:tcBorders>
            <w:shd w:val="clear" w:color="auto" w:fill="auto"/>
            <w:noWrap/>
            <w:vAlign w:val="bottom"/>
            <w:hideMark/>
          </w:tcPr>
          <w:p w14:paraId="6F1DE98C" w14:textId="77777777" w:rsidR="008B3A28" w:rsidRPr="008B3A28" w:rsidRDefault="008B3A28" w:rsidP="008B3A2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8B3A28">
              <w:rPr>
                <w:rFonts w:eastAsia="Times New Roman" w:cs="Times New Roman"/>
              </w:rPr>
              <w:t>0.906879</w:t>
            </w:r>
          </w:p>
        </w:tc>
      </w:tr>
      <w:tr w:rsidR="008B3A28" w:rsidRPr="008B3A28" w14:paraId="3B38C747" w14:textId="77777777" w:rsidTr="008B3A28">
        <w:trPr>
          <w:trHeight w:val="300"/>
        </w:trPr>
        <w:tc>
          <w:tcPr>
            <w:tcW w:w="957" w:type="pct"/>
            <w:tcBorders>
              <w:top w:val="nil"/>
              <w:left w:val="nil"/>
              <w:bottom w:val="nil"/>
              <w:right w:val="nil"/>
            </w:tcBorders>
            <w:shd w:val="clear" w:color="auto" w:fill="auto"/>
            <w:noWrap/>
            <w:vAlign w:val="center"/>
            <w:hideMark/>
          </w:tcPr>
          <w:p w14:paraId="2A3BEDCE" w14:textId="77777777" w:rsidR="008B3A28" w:rsidRPr="008B3A28" w:rsidRDefault="008B3A28" w:rsidP="008B3A2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Lucida Console" w:eastAsia="Times New Roman" w:hAnsi="Lucida Console" w:cs="Times New Roman"/>
                <w:sz w:val="20"/>
                <w:szCs w:val="20"/>
              </w:rPr>
            </w:pPr>
            <w:r w:rsidRPr="008B3A28">
              <w:rPr>
                <w:rFonts w:ascii="Lucida Console" w:eastAsia="Times New Roman" w:hAnsi="Lucida Console" w:cs="Times New Roman"/>
                <w:sz w:val="20"/>
                <w:szCs w:val="20"/>
              </w:rPr>
              <w:t>11</w:t>
            </w:r>
          </w:p>
        </w:tc>
        <w:tc>
          <w:tcPr>
            <w:tcW w:w="822" w:type="pct"/>
            <w:tcBorders>
              <w:top w:val="nil"/>
              <w:left w:val="nil"/>
              <w:bottom w:val="nil"/>
              <w:right w:val="nil"/>
            </w:tcBorders>
            <w:shd w:val="clear" w:color="auto" w:fill="auto"/>
            <w:noWrap/>
            <w:vAlign w:val="bottom"/>
            <w:hideMark/>
          </w:tcPr>
          <w:p w14:paraId="581EC41D" w14:textId="77777777" w:rsidR="008B3A28" w:rsidRPr="008B3A28" w:rsidRDefault="008B3A28" w:rsidP="008B3A2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8B3A28">
              <w:rPr>
                <w:rFonts w:eastAsia="Times New Roman" w:cs="Times New Roman"/>
              </w:rPr>
              <w:t>0.886106</w:t>
            </w:r>
          </w:p>
        </w:tc>
        <w:tc>
          <w:tcPr>
            <w:tcW w:w="1807" w:type="pct"/>
            <w:gridSpan w:val="2"/>
            <w:tcBorders>
              <w:top w:val="nil"/>
              <w:left w:val="nil"/>
              <w:bottom w:val="nil"/>
              <w:right w:val="nil"/>
            </w:tcBorders>
            <w:shd w:val="clear" w:color="auto" w:fill="auto"/>
            <w:noWrap/>
            <w:vAlign w:val="bottom"/>
            <w:hideMark/>
          </w:tcPr>
          <w:p w14:paraId="2F5662EE" w14:textId="77777777" w:rsidR="008B3A28" w:rsidRPr="008B3A28" w:rsidRDefault="008B3A28" w:rsidP="008B3A2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8B3A28">
              <w:rPr>
                <w:rFonts w:eastAsia="Times New Roman" w:cs="Times New Roman"/>
              </w:rPr>
              <w:t>0.866223</w:t>
            </w:r>
          </w:p>
        </w:tc>
        <w:tc>
          <w:tcPr>
            <w:tcW w:w="1414" w:type="pct"/>
            <w:tcBorders>
              <w:top w:val="nil"/>
              <w:left w:val="nil"/>
              <w:bottom w:val="nil"/>
              <w:right w:val="nil"/>
            </w:tcBorders>
            <w:shd w:val="clear" w:color="auto" w:fill="auto"/>
            <w:noWrap/>
            <w:vAlign w:val="bottom"/>
            <w:hideMark/>
          </w:tcPr>
          <w:p w14:paraId="201E0880" w14:textId="77777777" w:rsidR="008B3A28" w:rsidRPr="008B3A28" w:rsidRDefault="008B3A28" w:rsidP="008B3A2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8B3A28">
              <w:rPr>
                <w:rFonts w:eastAsia="Times New Roman" w:cs="Times New Roman"/>
              </w:rPr>
              <w:t>0.90599</w:t>
            </w:r>
          </w:p>
        </w:tc>
      </w:tr>
      <w:tr w:rsidR="008B3A28" w:rsidRPr="008B3A28" w14:paraId="78CD20D1" w14:textId="77777777" w:rsidTr="008B3A28">
        <w:trPr>
          <w:trHeight w:val="300"/>
        </w:trPr>
        <w:tc>
          <w:tcPr>
            <w:tcW w:w="957" w:type="pct"/>
            <w:tcBorders>
              <w:top w:val="nil"/>
              <w:left w:val="nil"/>
              <w:bottom w:val="nil"/>
              <w:right w:val="nil"/>
            </w:tcBorders>
            <w:shd w:val="clear" w:color="auto" w:fill="auto"/>
            <w:noWrap/>
            <w:vAlign w:val="center"/>
            <w:hideMark/>
          </w:tcPr>
          <w:p w14:paraId="0C41D227" w14:textId="77777777" w:rsidR="008B3A28" w:rsidRPr="008B3A28" w:rsidRDefault="008B3A28" w:rsidP="008B3A2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Lucida Console" w:eastAsia="Times New Roman" w:hAnsi="Lucida Console" w:cs="Times New Roman"/>
                <w:sz w:val="20"/>
                <w:szCs w:val="20"/>
              </w:rPr>
            </w:pPr>
            <w:r w:rsidRPr="008B3A28">
              <w:rPr>
                <w:rFonts w:ascii="Lucida Console" w:eastAsia="Times New Roman" w:hAnsi="Lucida Console" w:cs="Times New Roman"/>
                <w:sz w:val="20"/>
                <w:szCs w:val="20"/>
              </w:rPr>
              <w:t>12</w:t>
            </w:r>
          </w:p>
        </w:tc>
        <w:tc>
          <w:tcPr>
            <w:tcW w:w="822" w:type="pct"/>
            <w:tcBorders>
              <w:top w:val="nil"/>
              <w:left w:val="nil"/>
              <w:bottom w:val="nil"/>
              <w:right w:val="nil"/>
            </w:tcBorders>
            <w:shd w:val="clear" w:color="auto" w:fill="auto"/>
            <w:noWrap/>
            <w:vAlign w:val="bottom"/>
            <w:hideMark/>
          </w:tcPr>
          <w:p w14:paraId="5427D019" w14:textId="77777777" w:rsidR="008B3A28" w:rsidRPr="008B3A28" w:rsidRDefault="008B3A28" w:rsidP="008B3A2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8B3A28">
              <w:rPr>
                <w:rFonts w:eastAsia="Times New Roman" w:cs="Times New Roman"/>
              </w:rPr>
              <w:t>0.885321</w:t>
            </w:r>
          </w:p>
        </w:tc>
        <w:tc>
          <w:tcPr>
            <w:tcW w:w="1807" w:type="pct"/>
            <w:gridSpan w:val="2"/>
            <w:tcBorders>
              <w:top w:val="nil"/>
              <w:left w:val="nil"/>
              <w:bottom w:val="nil"/>
              <w:right w:val="nil"/>
            </w:tcBorders>
            <w:shd w:val="clear" w:color="auto" w:fill="auto"/>
            <w:noWrap/>
            <w:vAlign w:val="bottom"/>
            <w:hideMark/>
          </w:tcPr>
          <w:p w14:paraId="16673630" w14:textId="77777777" w:rsidR="008B3A28" w:rsidRPr="008B3A28" w:rsidRDefault="008B3A28" w:rsidP="008B3A2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8B3A28">
              <w:rPr>
                <w:rFonts w:eastAsia="Times New Roman" w:cs="Times New Roman"/>
              </w:rPr>
              <w:t>0.865402</w:t>
            </w:r>
          </w:p>
        </w:tc>
        <w:tc>
          <w:tcPr>
            <w:tcW w:w="1414" w:type="pct"/>
            <w:tcBorders>
              <w:top w:val="nil"/>
              <w:left w:val="nil"/>
              <w:bottom w:val="nil"/>
              <w:right w:val="nil"/>
            </w:tcBorders>
            <w:shd w:val="clear" w:color="auto" w:fill="auto"/>
            <w:noWrap/>
            <w:vAlign w:val="bottom"/>
            <w:hideMark/>
          </w:tcPr>
          <w:p w14:paraId="10968085" w14:textId="77777777" w:rsidR="008B3A28" w:rsidRPr="008B3A28" w:rsidRDefault="008B3A28" w:rsidP="008B3A2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8B3A28">
              <w:rPr>
                <w:rFonts w:eastAsia="Times New Roman" w:cs="Times New Roman"/>
              </w:rPr>
              <w:t>0.905241</w:t>
            </w:r>
          </w:p>
        </w:tc>
      </w:tr>
      <w:tr w:rsidR="008B3A28" w:rsidRPr="008B3A28" w14:paraId="1F70A640" w14:textId="77777777" w:rsidTr="008B3A28">
        <w:trPr>
          <w:trHeight w:val="300"/>
        </w:trPr>
        <w:tc>
          <w:tcPr>
            <w:tcW w:w="957" w:type="pct"/>
            <w:tcBorders>
              <w:top w:val="nil"/>
              <w:left w:val="nil"/>
              <w:bottom w:val="nil"/>
              <w:right w:val="nil"/>
            </w:tcBorders>
            <w:shd w:val="clear" w:color="auto" w:fill="auto"/>
            <w:noWrap/>
            <w:vAlign w:val="center"/>
            <w:hideMark/>
          </w:tcPr>
          <w:p w14:paraId="7070DC19" w14:textId="77777777" w:rsidR="008B3A28" w:rsidRPr="008B3A28" w:rsidRDefault="008B3A28" w:rsidP="008B3A2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Lucida Console" w:eastAsia="Times New Roman" w:hAnsi="Lucida Console" w:cs="Times New Roman"/>
                <w:sz w:val="20"/>
                <w:szCs w:val="20"/>
              </w:rPr>
            </w:pPr>
            <w:r w:rsidRPr="008B3A28">
              <w:rPr>
                <w:rFonts w:ascii="Lucida Console" w:eastAsia="Times New Roman" w:hAnsi="Lucida Console" w:cs="Times New Roman"/>
                <w:sz w:val="20"/>
                <w:szCs w:val="20"/>
              </w:rPr>
              <w:t>13</w:t>
            </w:r>
          </w:p>
        </w:tc>
        <w:tc>
          <w:tcPr>
            <w:tcW w:w="822" w:type="pct"/>
            <w:tcBorders>
              <w:top w:val="nil"/>
              <w:left w:val="nil"/>
              <w:bottom w:val="nil"/>
              <w:right w:val="nil"/>
            </w:tcBorders>
            <w:shd w:val="clear" w:color="auto" w:fill="auto"/>
            <w:noWrap/>
            <w:vAlign w:val="bottom"/>
            <w:hideMark/>
          </w:tcPr>
          <w:p w14:paraId="34B893C2" w14:textId="77777777" w:rsidR="008B3A28" w:rsidRPr="008B3A28" w:rsidRDefault="008B3A28" w:rsidP="008B3A2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8B3A28">
              <w:rPr>
                <w:rFonts w:eastAsia="Times New Roman" w:cs="Times New Roman"/>
              </w:rPr>
              <w:t>0.884038</w:t>
            </w:r>
          </w:p>
        </w:tc>
        <w:tc>
          <w:tcPr>
            <w:tcW w:w="1807" w:type="pct"/>
            <w:gridSpan w:val="2"/>
            <w:tcBorders>
              <w:top w:val="nil"/>
              <w:left w:val="nil"/>
              <w:bottom w:val="nil"/>
              <w:right w:val="nil"/>
            </w:tcBorders>
            <w:shd w:val="clear" w:color="auto" w:fill="auto"/>
            <w:noWrap/>
            <w:vAlign w:val="bottom"/>
            <w:hideMark/>
          </w:tcPr>
          <w:p w14:paraId="280949E0" w14:textId="77777777" w:rsidR="008B3A28" w:rsidRPr="008B3A28" w:rsidRDefault="008B3A28" w:rsidP="008B3A2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8B3A28">
              <w:rPr>
                <w:rFonts w:eastAsia="Times New Roman" w:cs="Times New Roman"/>
              </w:rPr>
              <w:t>0.864047</w:t>
            </w:r>
          </w:p>
        </w:tc>
        <w:tc>
          <w:tcPr>
            <w:tcW w:w="1414" w:type="pct"/>
            <w:tcBorders>
              <w:top w:val="nil"/>
              <w:left w:val="nil"/>
              <w:bottom w:val="nil"/>
              <w:right w:val="nil"/>
            </w:tcBorders>
            <w:shd w:val="clear" w:color="auto" w:fill="auto"/>
            <w:noWrap/>
            <w:vAlign w:val="bottom"/>
            <w:hideMark/>
          </w:tcPr>
          <w:p w14:paraId="0763EC65" w14:textId="77777777" w:rsidR="008B3A28" w:rsidRPr="008B3A28" w:rsidRDefault="008B3A28" w:rsidP="008B3A2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8B3A28">
              <w:rPr>
                <w:rFonts w:eastAsia="Times New Roman" w:cs="Times New Roman"/>
              </w:rPr>
              <w:t>0.904029</w:t>
            </w:r>
          </w:p>
        </w:tc>
      </w:tr>
      <w:tr w:rsidR="008B3A28" w:rsidRPr="008B3A28" w14:paraId="3332E5BE" w14:textId="77777777" w:rsidTr="008B3A28">
        <w:trPr>
          <w:trHeight w:val="300"/>
        </w:trPr>
        <w:tc>
          <w:tcPr>
            <w:tcW w:w="957" w:type="pct"/>
            <w:tcBorders>
              <w:top w:val="nil"/>
              <w:left w:val="nil"/>
              <w:right w:val="nil"/>
            </w:tcBorders>
            <w:shd w:val="clear" w:color="auto" w:fill="auto"/>
            <w:noWrap/>
            <w:vAlign w:val="center"/>
            <w:hideMark/>
          </w:tcPr>
          <w:p w14:paraId="3FA6AAA2" w14:textId="77777777" w:rsidR="008B3A28" w:rsidRPr="008B3A28" w:rsidRDefault="008B3A28" w:rsidP="008B3A2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Lucida Console" w:eastAsia="Times New Roman" w:hAnsi="Lucida Console" w:cs="Times New Roman"/>
                <w:sz w:val="20"/>
                <w:szCs w:val="20"/>
              </w:rPr>
            </w:pPr>
            <w:r w:rsidRPr="008B3A28">
              <w:rPr>
                <w:rFonts w:ascii="Lucida Console" w:eastAsia="Times New Roman" w:hAnsi="Lucida Console" w:cs="Times New Roman"/>
                <w:sz w:val="20"/>
                <w:szCs w:val="20"/>
              </w:rPr>
              <w:t>14</w:t>
            </w:r>
          </w:p>
        </w:tc>
        <w:tc>
          <w:tcPr>
            <w:tcW w:w="822" w:type="pct"/>
            <w:tcBorders>
              <w:top w:val="nil"/>
              <w:left w:val="nil"/>
              <w:right w:val="nil"/>
            </w:tcBorders>
            <w:shd w:val="clear" w:color="auto" w:fill="auto"/>
            <w:noWrap/>
            <w:vAlign w:val="bottom"/>
            <w:hideMark/>
          </w:tcPr>
          <w:p w14:paraId="77ECEA55" w14:textId="77777777" w:rsidR="008B3A28" w:rsidRPr="008B3A28" w:rsidRDefault="008B3A28" w:rsidP="008B3A2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8B3A28">
              <w:rPr>
                <w:rFonts w:eastAsia="Times New Roman" w:cs="Times New Roman"/>
              </w:rPr>
              <w:t>0.883906</w:t>
            </w:r>
          </w:p>
        </w:tc>
        <w:tc>
          <w:tcPr>
            <w:tcW w:w="1807" w:type="pct"/>
            <w:gridSpan w:val="2"/>
            <w:tcBorders>
              <w:top w:val="nil"/>
              <w:left w:val="nil"/>
              <w:right w:val="nil"/>
            </w:tcBorders>
            <w:shd w:val="clear" w:color="auto" w:fill="auto"/>
            <w:noWrap/>
            <w:vAlign w:val="bottom"/>
            <w:hideMark/>
          </w:tcPr>
          <w:p w14:paraId="56E6A4C8" w14:textId="77777777" w:rsidR="008B3A28" w:rsidRPr="008B3A28" w:rsidRDefault="008B3A28" w:rsidP="008B3A2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8B3A28">
              <w:rPr>
                <w:rFonts w:eastAsia="Times New Roman" w:cs="Times New Roman"/>
              </w:rPr>
              <w:t>0.863914</w:t>
            </w:r>
          </w:p>
        </w:tc>
        <w:tc>
          <w:tcPr>
            <w:tcW w:w="1414" w:type="pct"/>
            <w:tcBorders>
              <w:top w:val="nil"/>
              <w:left w:val="nil"/>
              <w:right w:val="nil"/>
            </w:tcBorders>
            <w:shd w:val="clear" w:color="auto" w:fill="auto"/>
            <w:noWrap/>
            <w:vAlign w:val="bottom"/>
            <w:hideMark/>
          </w:tcPr>
          <w:p w14:paraId="694C67B1" w14:textId="77777777" w:rsidR="008B3A28" w:rsidRPr="008B3A28" w:rsidRDefault="008B3A28" w:rsidP="008B3A2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8B3A28">
              <w:rPr>
                <w:rFonts w:eastAsia="Times New Roman" w:cs="Times New Roman"/>
              </w:rPr>
              <w:t>0.903899</w:t>
            </w:r>
          </w:p>
        </w:tc>
      </w:tr>
      <w:tr w:rsidR="008B3A28" w:rsidRPr="008B3A28" w14:paraId="2CD73D1F" w14:textId="77777777" w:rsidTr="008B3A28">
        <w:trPr>
          <w:trHeight w:val="300"/>
        </w:trPr>
        <w:tc>
          <w:tcPr>
            <w:tcW w:w="957" w:type="pct"/>
            <w:tcBorders>
              <w:top w:val="nil"/>
              <w:left w:val="nil"/>
              <w:bottom w:val="single" w:sz="4" w:space="0" w:color="auto"/>
              <w:right w:val="nil"/>
            </w:tcBorders>
            <w:shd w:val="clear" w:color="auto" w:fill="auto"/>
            <w:noWrap/>
            <w:vAlign w:val="center"/>
            <w:hideMark/>
          </w:tcPr>
          <w:p w14:paraId="42A467D7" w14:textId="77777777" w:rsidR="008B3A28" w:rsidRPr="008B3A28" w:rsidRDefault="008B3A28" w:rsidP="008B3A2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Lucida Console" w:eastAsia="Times New Roman" w:hAnsi="Lucida Console" w:cs="Times New Roman"/>
                <w:sz w:val="20"/>
                <w:szCs w:val="20"/>
              </w:rPr>
            </w:pPr>
            <w:r w:rsidRPr="008B3A28">
              <w:rPr>
                <w:rFonts w:ascii="Lucida Console" w:eastAsia="Times New Roman" w:hAnsi="Lucida Console" w:cs="Times New Roman"/>
                <w:sz w:val="20"/>
                <w:szCs w:val="20"/>
              </w:rPr>
              <w:t>15</w:t>
            </w:r>
          </w:p>
        </w:tc>
        <w:tc>
          <w:tcPr>
            <w:tcW w:w="822" w:type="pct"/>
            <w:tcBorders>
              <w:top w:val="nil"/>
              <w:left w:val="nil"/>
              <w:bottom w:val="single" w:sz="4" w:space="0" w:color="auto"/>
              <w:right w:val="nil"/>
            </w:tcBorders>
            <w:shd w:val="clear" w:color="auto" w:fill="auto"/>
            <w:noWrap/>
            <w:vAlign w:val="bottom"/>
            <w:hideMark/>
          </w:tcPr>
          <w:p w14:paraId="38307753" w14:textId="77777777" w:rsidR="008B3A28" w:rsidRPr="008B3A28" w:rsidRDefault="008B3A28" w:rsidP="008B3A2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8B3A28">
              <w:rPr>
                <w:rFonts w:eastAsia="Times New Roman" w:cs="Times New Roman"/>
              </w:rPr>
              <w:t>0.883691</w:t>
            </w:r>
          </w:p>
        </w:tc>
        <w:tc>
          <w:tcPr>
            <w:tcW w:w="1807" w:type="pct"/>
            <w:gridSpan w:val="2"/>
            <w:tcBorders>
              <w:top w:val="nil"/>
              <w:left w:val="nil"/>
              <w:bottom w:val="single" w:sz="4" w:space="0" w:color="auto"/>
              <w:right w:val="nil"/>
            </w:tcBorders>
            <w:shd w:val="clear" w:color="auto" w:fill="auto"/>
            <w:noWrap/>
            <w:vAlign w:val="bottom"/>
            <w:hideMark/>
          </w:tcPr>
          <w:p w14:paraId="365E8B49" w14:textId="77777777" w:rsidR="008B3A28" w:rsidRPr="008B3A28" w:rsidRDefault="008B3A28" w:rsidP="008B3A2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8B3A28">
              <w:rPr>
                <w:rFonts w:eastAsia="Times New Roman" w:cs="Times New Roman"/>
              </w:rPr>
              <w:t>0.863695</w:t>
            </w:r>
          </w:p>
        </w:tc>
        <w:tc>
          <w:tcPr>
            <w:tcW w:w="1414" w:type="pct"/>
            <w:tcBorders>
              <w:top w:val="nil"/>
              <w:left w:val="nil"/>
              <w:bottom w:val="single" w:sz="4" w:space="0" w:color="auto"/>
              <w:right w:val="nil"/>
            </w:tcBorders>
            <w:shd w:val="clear" w:color="auto" w:fill="auto"/>
            <w:noWrap/>
            <w:vAlign w:val="bottom"/>
            <w:hideMark/>
          </w:tcPr>
          <w:p w14:paraId="64124B14" w14:textId="77777777" w:rsidR="008B3A28" w:rsidRPr="008B3A28" w:rsidRDefault="008B3A28" w:rsidP="008B3A2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8B3A28">
              <w:rPr>
                <w:rFonts w:eastAsia="Times New Roman" w:cs="Times New Roman"/>
              </w:rPr>
              <w:t>0.903687</w:t>
            </w:r>
          </w:p>
        </w:tc>
      </w:tr>
    </w:tbl>
    <w:p w14:paraId="2DB7735B" w14:textId="77777777" w:rsidR="00937D60" w:rsidRDefault="009F3004">
      <w:pPr>
        <w:rPr>
          <w:b/>
        </w:rPr>
      </w:pPr>
      <w:r>
        <w:br w:type="page"/>
      </w:r>
    </w:p>
    <w:p w14:paraId="71D13668" w14:textId="77777777" w:rsidR="00937D60" w:rsidRDefault="009F3004">
      <w:pPr>
        <w:rPr>
          <w:b/>
        </w:rPr>
      </w:pPr>
      <w:r>
        <w:rPr>
          <w:b/>
        </w:rPr>
        <w:lastRenderedPageBreak/>
        <w:t>Figure 16: Kaplan Meier Survival Curve for FGM in Kenya</w:t>
      </w:r>
    </w:p>
    <w:p w14:paraId="02213782" w14:textId="03DC59B7" w:rsidR="00937D60" w:rsidRDefault="00FD451E">
      <w:r>
        <w:rPr>
          <w:noProof/>
        </w:rPr>
        <w:drawing>
          <wp:anchor distT="0" distB="0" distL="114300" distR="114300" simplePos="0" relativeHeight="251658240" behindDoc="0" locked="0" layoutInCell="1" allowOverlap="1" wp14:anchorId="11CEE18B" wp14:editId="18524AC2">
            <wp:simplePos x="0" y="0"/>
            <wp:positionH relativeFrom="column">
              <wp:posOffset>3131820</wp:posOffset>
            </wp:positionH>
            <wp:positionV relativeFrom="paragraph">
              <wp:posOffset>1093470</wp:posOffset>
            </wp:positionV>
            <wp:extent cx="3307079" cy="1607820"/>
            <wp:effectExtent l="19050" t="19050" r="27305" b="11430"/>
            <wp:wrapNone/>
            <wp:docPr id="27" name="image75.png"/>
            <wp:cNvGraphicFramePr/>
            <a:graphic xmlns:a="http://schemas.openxmlformats.org/drawingml/2006/main">
              <a:graphicData uri="http://schemas.openxmlformats.org/drawingml/2006/picture">
                <pic:pic xmlns:pic="http://schemas.openxmlformats.org/drawingml/2006/picture">
                  <pic:nvPicPr>
                    <pic:cNvPr id="0" name="image75.png"/>
                    <pic:cNvPicPr preferRelativeResize="0"/>
                  </pic:nvPicPr>
                  <pic:blipFill rotWithShape="1">
                    <a:blip r:embed="rId52" cstate="print">
                      <a:extLst>
                        <a:ext uri="{28A0092B-C50C-407E-A947-70E740481C1C}">
                          <a14:useLocalDpi xmlns:a14="http://schemas.microsoft.com/office/drawing/2010/main" val="0"/>
                        </a:ext>
                      </a:extLst>
                    </a:blip>
                    <a:srcRect l="14086" t="16040" r="7361" b="50154"/>
                    <a:stretch/>
                  </pic:blipFill>
                  <pic:spPr bwMode="auto">
                    <a:xfrm>
                      <a:off x="0" y="0"/>
                      <a:ext cx="3308165" cy="1608348"/>
                    </a:xfrm>
                    <a:prstGeom prst="rect">
                      <a:avLst/>
                    </a:prstGeom>
                    <a:ln>
                      <a:solidFill>
                        <a:schemeClr val="bg2">
                          <a:lumMod val="25000"/>
                        </a:schemeClr>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F3004">
        <w:rPr>
          <w:noProof/>
        </w:rPr>
        <w:drawing>
          <wp:inline distT="114300" distB="114300" distL="114300" distR="114300" wp14:anchorId="28EF3893" wp14:editId="1F5A63B7">
            <wp:extent cx="4625163" cy="3689498"/>
            <wp:effectExtent l="0" t="0" r="4445" b="6350"/>
            <wp:docPr id="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53"/>
                    <a:srcRect/>
                    <a:stretch>
                      <a:fillRect/>
                    </a:stretch>
                  </pic:blipFill>
                  <pic:spPr>
                    <a:xfrm>
                      <a:off x="0" y="0"/>
                      <a:ext cx="4647046" cy="3706954"/>
                    </a:xfrm>
                    <a:prstGeom prst="rect">
                      <a:avLst/>
                    </a:prstGeom>
                    <a:ln/>
                  </pic:spPr>
                </pic:pic>
              </a:graphicData>
            </a:graphic>
          </wp:inline>
        </w:drawing>
      </w:r>
    </w:p>
    <w:tbl>
      <w:tblPr>
        <w:tblStyle w:val="ListTable6Colorful"/>
        <w:tblW w:w="5000" w:type="pct"/>
        <w:tblLook w:val="0600" w:firstRow="0" w:lastRow="0" w:firstColumn="0" w:lastColumn="0" w:noHBand="1" w:noVBand="1"/>
      </w:tblPr>
      <w:tblGrid>
        <w:gridCol w:w="1893"/>
        <w:gridCol w:w="1887"/>
        <w:gridCol w:w="2701"/>
        <w:gridCol w:w="2879"/>
      </w:tblGrid>
      <w:tr w:rsidR="00937D60" w14:paraId="3EE724F2" w14:textId="77777777" w:rsidTr="00535704">
        <w:trPr>
          <w:trHeight w:val="288"/>
        </w:trPr>
        <w:tc>
          <w:tcPr>
            <w:tcW w:w="1011" w:type="pct"/>
            <w:tcBorders>
              <w:top w:val="single" w:sz="4" w:space="0" w:color="000000" w:themeColor="text1"/>
              <w:bottom w:val="single" w:sz="4" w:space="0" w:color="auto"/>
            </w:tcBorders>
          </w:tcPr>
          <w:p w14:paraId="71B3C3D5" w14:textId="77777777" w:rsidR="00937D60" w:rsidRDefault="009F3004">
            <w:r>
              <w:t>Study time</w:t>
            </w:r>
          </w:p>
        </w:tc>
        <w:tc>
          <w:tcPr>
            <w:tcW w:w="1008" w:type="pct"/>
            <w:tcBorders>
              <w:top w:val="single" w:sz="4" w:space="0" w:color="000000" w:themeColor="text1"/>
              <w:bottom w:val="single" w:sz="4" w:space="0" w:color="auto"/>
            </w:tcBorders>
          </w:tcPr>
          <w:p w14:paraId="186CC67B" w14:textId="77777777" w:rsidR="00937D60" w:rsidRDefault="009F3004">
            <w:r>
              <w:t>Point estimate</w:t>
            </w:r>
          </w:p>
        </w:tc>
        <w:tc>
          <w:tcPr>
            <w:tcW w:w="1443" w:type="pct"/>
            <w:tcBorders>
              <w:top w:val="single" w:sz="4" w:space="0" w:color="000000" w:themeColor="text1"/>
              <w:bottom w:val="single" w:sz="4" w:space="0" w:color="auto"/>
            </w:tcBorders>
          </w:tcPr>
          <w:p w14:paraId="20071927" w14:textId="29C5FDFD" w:rsidR="00937D60" w:rsidRDefault="009F3004">
            <w:pPr>
              <w:widowControl w:val="0"/>
              <w:spacing w:line="276" w:lineRule="auto"/>
            </w:pPr>
            <w:r>
              <w:t>Confidence interval (lower)</w:t>
            </w:r>
          </w:p>
        </w:tc>
        <w:tc>
          <w:tcPr>
            <w:tcW w:w="1538" w:type="pct"/>
            <w:tcBorders>
              <w:top w:val="single" w:sz="4" w:space="0" w:color="000000" w:themeColor="text1"/>
              <w:bottom w:val="single" w:sz="4" w:space="0" w:color="auto"/>
            </w:tcBorders>
          </w:tcPr>
          <w:p w14:paraId="4B5CB70C" w14:textId="29E9A7F0" w:rsidR="00937D60" w:rsidRDefault="009F3004">
            <w:pPr>
              <w:widowControl w:val="0"/>
              <w:spacing w:line="276" w:lineRule="auto"/>
            </w:pPr>
            <w:r>
              <w:t>Confidence interval (upper)</w:t>
            </w:r>
            <w:r>
              <w:br/>
              <w:t xml:space="preserve"> </w:t>
            </w:r>
          </w:p>
        </w:tc>
      </w:tr>
      <w:tr w:rsidR="00937D60" w14:paraId="7D5A368A" w14:textId="77777777" w:rsidTr="00535704">
        <w:trPr>
          <w:trHeight w:val="288"/>
        </w:trPr>
        <w:tc>
          <w:tcPr>
            <w:tcW w:w="1011" w:type="pct"/>
            <w:tcBorders>
              <w:top w:val="single" w:sz="4" w:space="0" w:color="auto"/>
            </w:tcBorders>
          </w:tcPr>
          <w:p w14:paraId="44812CBC" w14:textId="77777777" w:rsidR="00937D60" w:rsidRDefault="009F3004" w:rsidP="00576DD7">
            <w:pPr>
              <w:widowControl w:val="0"/>
              <w:spacing w:line="276" w:lineRule="auto"/>
              <w:jc w:val="right"/>
            </w:pPr>
            <w:r>
              <w:t>0</w:t>
            </w:r>
          </w:p>
        </w:tc>
        <w:tc>
          <w:tcPr>
            <w:tcW w:w="1008" w:type="pct"/>
            <w:tcBorders>
              <w:top w:val="single" w:sz="4" w:space="0" w:color="auto"/>
            </w:tcBorders>
          </w:tcPr>
          <w:p w14:paraId="2A9DF374" w14:textId="77777777" w:rsidR="00937D60" w:rsidRDefault="009F3004" w:rsidP="00576DD7">
            <w:pPr>
              <w:widowControl w:val="0"/>
              <w:spacing w:line="276" w:lineRule="auto"/>
              <w:jc w:val="center"/>
            </w:pPr>
            <w:r>
              <w:t>0.99988</w:t>
            </w:r>
          </w:p>
        </w:tc>
        <w:tc>
          <w:tcPr>
            <w:tcW w:w="1443" w:type="pct"/>
            <w:tcBorders>
              <w:top w:val="single" w:sz="4" w:space="0" w:color="auto"/>
            </w:tcBorders>
          </w:tcPr>
          <w:p w14:paraId="089163BD" w14:textId="77777777" w:rsidR="00937D60" w:rsidRDefault="009F3004" w:rsidP="00576DD7">
            <w:pPr>
              <w:widowControl w:val="0"/>
              <w:spacing w:line="276" w:lineRule="auto"/>
              <w:jc w:val="center"/>
            </w:pPr>
            <w:r>
              <w:t>0.999761</w:t>
            </w:r>
          </w:p>
        </w:tc>
        <w:tc>
          <w:tcPr>
            <w:tcW w:w="1538" w:type="pct"/>
            <w:tcBorders>
              <w:top w:val="single" w:sz="4" w:space="0" w:color="auto"/>
            </w:tcBorders>
          </w:tcPr>
          <w:p w14:paraId="4CABFEC9" w14:textId="77777777" w:rsidR="00937D60" w:rsidRDefault="009F3004" w:rsidP="00576DD7">
            <w:pPr>
              <w:widowControl w:val="0"/>
              <w:spacing w:line="276" w:lineRule="auto"/>
              <w:jc w:val="center"/>
            </w:pPr>
            <w:r>
              <w:t>1</w:t>
            </w:r>
          </w:p>
        </w:tc>
      </w:tr>
      <w:tr w:rsidR="00937D60" w14:paraId="648F0456" w14:textId="77777777" w:rsidTr="00576DD7">
        <w:trPr>
          <w:trHeight w:val="288"/>
        </w:trPr>
        <w:tc>
          <w:tcPr>
            <w:tcW w:w="1011" w:type="pct"/>
          </w:tcPr>
          <w:p w14:paraId="08EB3DF4" w14:textId="77777777" w:rsidR="00937D60" w:rsidRDefault="009F3004" w:rsidP="00576DD7">
            <w:pPr>
              <w:widowControl w:val="0"/>
              <w:spacing w:line="276" w:lineRule="auto"/>
              <w:jc w:val="right"/>
            </w:pPr>
            <w:r>
              <w:t>1</w:t>
            </w:r>
          </w:p>
        </w:tc>
        <w:tc>
          <w:tcPr>
            <w:tcW w:w="1008" w:type="pct"/>
          </w:tcPr>
          <w:p w14:paraId="43B469D2" w14:textId="77777777" w:rsidR="00937D60" w:rsidRDefault="009F3004" w:rsidP="00576DD7">
            <w:pPr>
              <w:widowControl w:val="0"/>
              <w:spacing w:line="276" w:lineRule="auto"/>
              <w:jc w:val="center"/>
            </w:pPr>
            <w:r>
              <w:t>0.99982</w:t>
            </w:r>
          </w:p>
        </w:tc>
        <w:tc>
          <w:tcPr>
            <w:tcW w:w="1443" w:type="pct"/>
          </w:tcPr>
          <w:p w14:paraId="7B4C6F42" w14:textId="77777777" w:rsidR="00937D60" w:rsidRDefault="009F3004" w:rsidP="00576DD7">
            <w:pPr>
              <w:widowControl w:val="0"/>
              <w:spacing w:line="276" w:lineRule="auto"/>
              <w:jc w:val="center"/>
            </w:pPr>
            <w:r>
              <w:t>0.999655</w:t>
            </w:r>
          </w:p>
        </w:tc>
        <w:tc>
          <w:tcPr>
            <w:tcW w:w="1538" w:type="pct"/>
          </w:tcPr>
          <w:p w14:paraId="3E552C3D" w14:textId="77777777" w:rsidR="00937D60" w:rsidRDefault="009F3004" w:rsidP="00576DD7">
            <w:pPr>
              <w:widowControl w:val="0"/>
              <w:spacing w:line="276" w:lineRule="auto"/>
              <w:jc w:val="center"/>
            </w:pPr>
            <w:r>
              <w:t>0.999994</w:t>
            </w:r>
          </w:p>
        </w:tc>
      </w:tr>
      <w:tr w:rsidR="00937D60" w14:paraId="68717817" w14:textId="77777777" w:rsidTr="00576DD7">
        <w:trPr>
          <w:trHeight w:val="288"/>
        </w:trPr>
        <w:tc>
          <w:tcPr>
            <w:tcW w:w="1011" w:type="pct"/>
          </w:tcPr>
          <w:p w14:paraId="5DA651D3" w14:textId="77777777" w:rsidR="00937D60" w:rsidRDefault="009F3004" w:rsidP="00576DD7">
            <w:pPr>
              <w:widowControl w:val="0"/>
              <w:spacing w:line="276" w:lineRule="auto"/>
              <w:jc w:val="right"/>
            </w:pPr>
            <w:r>
              <w:t>2</w:t>
            </w:r>
          </w:p>
        </w:tc>
        <w:tc>
          <w:tcPr>
            <w:tcW w:w="1008" w:type="pct"/>
          </w:tcPr>
          <w:p w14:paraId="509DEBC9" w14:textId="77777777" w:rsidR="00937D60" w:rsidRDefault="009F3004" w:rsidP="00576DD7">
            <w:pPr>
              <w:widowControl w:val="0"/>
              <w:spacing w:line="276" w:lineRule="auto"/>
              <w:jc w:val="center"/>
            </w:pPr>
            <w:r>
              <w:t>0.99956</w:t>
            </w:r>
          </w:p>
        </w:tc>
        <w:tc>
          <w:tcPr>
            <w:tcW w:w="1443" w:type="pct"/>
          </w:tcPr>
          <w:p w14:paraId="556B5995" w14:textId="77777777" w:rsidR="00937D60" w:rsidRDefault="009F3004" w:rsidP="00576DD7">
            <w:pPr>
              <w:widowControl w:val="0"/>
              <w:spacing w:line="276" w:lineRule="auto"/>
              <w:jc w:val="center"/>
            </w:pPr>
            <w:r>
              <w:t>0.999229</w:t>
            </w:r>
          </w:p>
        </w:tc>
        <w:tc>
          <w:tcPr>
            <w:tcW w:w="1538" w:type="pct"/>
          </w:tcPr>
          <w:p w14:paraId="1258819F" w14:textId="77777777" w:rsidR="00937D60" w:rsidRDefault="009F3004" w:rsidP="00576DD7">
            <w:pPr>
              <w:widowControl w:val="0"/>
              <w:spacing w:line="276" w:lineRule="auto"/>
              <w:jc w:val="center"/>
            </w:pPr>
            <w:r>
              <w:t>0.999901</w:t>
            </w:r>
          </w:p>
        </w:tc>
      </w:tr>
      <w:tr w:rsidR="00937D60" w14:paraId="6443CFAF" w14:textId="77777777" w:rsidTr="00576DD7">
        <w:trPr>
          <w:trHeight w:val="288"/>
        </w:trPr>
        <w:tc>
          <w:tcPr>
            <w:tcW w:w="1011" w:type="pct"/>
          </w:tcPr>
          <w:p w14:paraId="6419078F" w14:textId="77777777" w:rsidR="00937D60" w:rsidRDefault="009F3004" w:rsidP="00576DD7">
            <w:pPr>
              <w:widowControl w:val="0"/>
              <w:spacing w:line="276" w:lineRule="auto"/>
              <w:jc w:val="right"/>
            </w:pPr>
            <w:r>
              <w:t>3</w:t>
            </w:r>
          </w:p>
        </w:tc>
        <w:tc>
          <w:tcPr>
            <w:tcW w:w="1008" w:type="pct"/>
          </w:tcPr>
          <w:p w14:paraId="2F43E6CC" w14:textId="77777777" w:rsidR="00937D60" w:rsidRDefault="009F3004" w:rsidP="00576DD7">
            <w:pPr>
              <w:widowControl w:val="0"/>
              <w:spacing w:line="276" w:lineRule="auto"/>
              <w:jc w:val="center"/>
            </w:pPr>
            <w:r>
              <w:t>0.99878</w:t>
            </w:r>
          </w:p>
        </w:tc>
        <w:tc>
          <w:tcPr>
            <w:tcW w:w="1443" w:type="pct"/>
          </w:tcPr>
          <w:p w14:paraId="5AF9DE86" w14:textId="77777777" w:rsidR="00937D60" w:rsidRDefault="009F3004" w:rsidP="00576DD7">
            <w:pPr>
              <w:widowControl w:val="0"/>
              <w:spacing w:line="276" w:lineRule="auto"/>
              <w:jc w:val="center"/>
            </w:pPr>
            <w:r>
              <w:t>0.998154</w:t>
            </w:r>
          </w:p>
        </w:tc>
        <w:tc>
          <w:tcPr>
            <w:tcW w:w="1538" w:type="pct"/>
          </w:tcPr>
          <w:p w14:paraId="3EDAA048" w14:textId="77777777" w:rsidR="00937D60" w:rsidRDefault="009F3004" w:rsidP="00576DD7">
            <w:pPr>
              <w:widowControl w:val="0"/>
              <w:spacing w:line="276" w:lineRule="auto"/>
              <w:jc w:val="center"/>
            </w:pPr>
            <w:r>
              <w:t>0.999403</w:t>
            </w:r>
          </w:p>
        </w:tc>
      </w:tr>
      <w:tr w:rsidR="00937D60" w14:paraId="08AA717D" w14:textId="77777777" w:rsidTr="00576DD7">
        <w:trPr>
          <w:trHeight w:val="288"/>
        </w:trPr>
        <w:tc>
          <w:tcPr>
            <w:tcW w:w="1011" w:type="pct"/>
          </w:tcPr>
          <w:p w14:paraId="18834B23" w14:textId="77777777" w:rsidR="00937D60" w:rsidRDefault="009F3004" w:rsidP="00576DD7">
            <w:pPr>
              <w:widowControl w:val="0"/>
              <w:spacing w:line="276" w:lineRule="auto"/>
              <w:jc w:val="right"/>
            </w:pPr>
            <w:r>
              <w:t>4</w:t>
            </w:r>
          </w:p>
        </w:tc>
        <w:tc>
          <w:tcPr>
            <w:tcW w:w="1008" w:type="pct"/>
          </w:tcPr>
          <w:p w14:paraId="7FE63A07" w14:textId="77777777" w:rsidR="00937D60" w:rsidRDefault="009F3004" w:rsidP="00576DD7">
            <w:pPr>
              <w:widowControl w:val="0"/>
              <w:spacing w:line="276" w:lineRule="auto"/>
              <w:jc w:val="center"/>
            </w:pPr>
            <w:r>
              <w:t>0.99735</w:t>
            </w:r>
          </w:p>
        </w:tc>
        <w:tc>
          <w:tcPr>
            <w:tcW w:w="1443" w:type="pct"/>
          </w:tcPr>
          <w:p w14:paraId="3E4D2736" w14:textId="77777777" w:rsidR="00937D60" w:rsidRDefault="009F3004" w:rsidP="00576DD7">
            <w:pPr>
              <w:widowControl w:val="0"/>
              <w:spacing w:line="276" w:lineRule="auto"/>
              <w:jc w:val="center"/>
            </w:pPr>
            <w:r>
              <w:t>0.996381</w:t>
            </w:r>
          </w:p>
        </w:tc>
        <w:tc>
          <w:tcPr>
            <w:tcW w:w="1538" w:type="pct"/>
          </w:tcPr>
          <w:p w14:paraId="30E62872" w14:textId="77777777" w:rsidR="00937D60" w:rsidRDefault="009F3004" w:rsidP="00576DD7">
            <w:pPr>
              <w:widowControl w:val="0"/>
              <w:spacing w:line="276" w:lineRule="auto"/>
              <w:jc w:val="center"/>
            </w:pPr>
            <w:r>
              <w:t>0.99831</w:t>
            </w:r>
          </w:p>
        </w:tc>
      </w:tr>
      <w:tr w:rsidR="00937D60" w14:paraId="5B2BF862" w14:textId="77777777" w:rsidTr="00576DD7">
        <w:trPr>
          <w:trHeight w:val="288"/>
        </w:trPr>
        <w:tc>
          <w:tcPr>
            <w:tcW w:w="1011" w:type="pct"/>
          </w:tcPr>
          <w:p w14:paraId="0DD0743F" w14:textId="77777777" w:rsidR="00937D60" w:rsidRDefault="009F3004" w:rsidP="00576DD7">
            <w:pPr>
              <w:widowControl w:val="0"/>
              <w:spacing w:line="276" w:lineRule="auto"/>
              <w:jc w:val="right"/>
            </w:pPr>
            <w:r>
              <w:t>5</w:t>
            </w:r>
          </w:p>
        </w:tc>
        <w:tc>
          <w:tcPr>
            <w:tcW w:w="1008" w:type="pct"/>
          </w:tcPr>
          <w:p w14:paraId="11085255" w14:textId="77777777" w:rsidR="00937D60" w:rsidRDefault="009F3004" w:rsidP="00576DD7">
            <w:pPr>
              <w:widowControl w:val="0"/>
              <w:spacing w:line="276" w:lineRule="auto"/>
              <w:jc w:val="center"/>
            </w:pPr>
            <w:r>
              <w:t>0.9925</w:t>
            </w:r>
          </w:p>
        </w:tc>
        <w:tc>
          <w:tcPr>
            <w:tcW w:w="1443" w:type="pct"/>
          </w:tcPr>
          <w:p w14:paraId="074B3843" w14:textId="77777777" w:rsidR="00937D60" w:rsidRDefault="009F3004" w:rsidP="00576DD7">
            <w:pPr>
              <w:widowControl w:val="0"/>
              <w:spacing w:line="276" w:lineRule="auto"/>
              <w:jc w:val="center"/>
            </w:pPr>
            <w:r>
              <w:t>0.990249</w:t>
            </w:r>
          </w:p>
        </w:tc>
        <w:tc>
          <w:tcPr>
            <w:tcW w:w="1538" w:type="pct"/>
          </w:tcPr>
          <w:p w14:paraId="6BBA0A59" w14:textId="77777777" w:rsidR="00937D60" w:rsidRDefault="009F3004" w:rsidP="00576DD7">
            <w:pPr>
              <w:widowControl w:val="0"/>
              <w:spacing w:line="276" w:lineRule="auto"/>
              <w:jc w:val="center"/>
            </w:pPr>
            <w:r>
              <w:t>0.994756</w:t>
            </w:r>
          </w:p>
        </w:tc>
      </w:tr>
      <w:tr w:rsidR="00937D60" w14:paraId="3B87F965" w14:textId="77777777" w:rsidTr="00576DD7">
        <w:trPr>
          <w:trHeight w:val="288"/>
        </w:trPr>
        <w:tc>
          <w:tcPr>
            <w:tcW w:w="1011" w:type="pct"/>
          </w:tcPr>
          <w:p w14:paraId="40E4B1C6" w14:textId="77777777" w:rsidR="00937D60" w:rsidRDefault="009F3004" w:rsidP="00576DD7">
            <w:pPr>
              <w:widowControl w:val="0"/>
              <w:spacing w:line="276" w:lineRule="auto"/>
              <w:jc w:val="right"/>
            </w:pPr>
            <w:r>
              <w:t>6</w:t>
            </w:r>
          </w:p>
        </w:tc>
        <w:tc>
          <w:tcPr>
            <w:tcW w:w="1008" w:type="pct"/>
          </w:tcPr>
          <w:p w14:paraId="2084E188" w14:textId="77777777" w:rsidR="00937D60" w:rsidRDefault="009F3004" w:rsidP="00576DD7">
            <w:pPr>
              <w:widowControl w:val="0"/>
              <w:spacing w:line="276" w:lineRule="auto"/>
              <w:jc w:val="center"/>
            </w:pPr>
            <w:r>
              <w:t>0.98357</w:t>
            </w:r>
          </w:p>
        </w:tc>
        <w:tc>
          <w:tcPr>
            <w:tcW w:w="1443" w:type="pct"/>
          </w:tcPr>
          <w:p w14:paraId="24CCE7C3" w14:textId="77777777" w:rsidR="00937D60" w:rsidRDefault="009F3004" w:rsidP="00576DD7">
            <w:pPr>
              <w:widowControl w:val="0"/>
              <w:spacing w:line="276" w:lineRule="auto"/>
              <w:jc w:val="center"/>
            </w:pPr>
            <w:r>
              <w:t>0.980162</w:t>
            </w:r>
          </w:p>
        </w:tc>
        <w:tc>
          <w:tcPr>
            <w:tcW w:w="1538" w:type="pct"/>
          </w:tcPr>
          <w:p w14:paraId="63E3F702" w14:textId="77777777" w:rsidR="00937D60" w:rsidRDefault="009F3004" w:rsidP="00576DD7">
            <w:pPr>
              <w:widowControl w:val="0"/>
              <w:spacing w:line="276" w:lineRule="auto"/>
              <w:jc w:val="center"/>
            </w:pPr>
            <w:r>
              <w:t>0.986984</w:t>
            </w:r>
          </w:p>
        </w:tc>
      </w:tr>
      <w:tr w:rsidR="00937D60" w14:paraId="54636C1B" w14:textId="77777777" w:rsidTr="00576DD7">
        <w:trPr>
          <w:trHeight w:val="288"/>
        </w:trPr>
        <w:tc>
          <w:tcPr>
            <w:tcW w:w="1011" w:type="pct"/>
          </w:tcPr>
          <w:p w14:paraId="6A776038" w14:textId="77777777" w:rsidR="00937D60" w:rsidRDefault="009F3004" w:rsidP="00576DD7">
            <w:pPr>
              <w:widowControl w:val="0"/>
              <w:spacing w:line="276" w:lineRule="auto"/>
              <w:jc w:val="right"/>
            </w:pPr>
            <w:r>
              <w:t>7</w:t>
            </w:r>
          </w:p>
        </w:tc>
        <w:tc>
          <w:tcPr>
            <w:tcW w:w="1008" w:type="pct"/>
          </w:tcPr>
          <w:p w14:paraId="00B33DF5" w14:textId="77777777" w:rsidR="00937D60" w:rsidRDefault="009F3004" w:rsidP="00576DD7">
            <w:pPr>
              <w:widowControl w:val="0"/>
              <w:spacing w:line="276" w:lineRule="auto"/>
              <w:jc w:val="center"/>
            </w:pPr>
            <w:r>
              <w:t>0.97351</w:t>
            </w:r>
          </w:p>
        </w:tc>
        <w:tc>
          <w:tcPr>
            <w:tcW w:w="1443" w:type="pct"/>
          </w:tcPr>
          <w:p w14:paraId="775C8BE9" w14:textId="77777777" w:rsidR="00937D60" w:rsidRDefault="009F3004" w:rsidP="00576DD7">
            <w:pPr>
              <w:widowControl w:val="0"/>
              <w:spacing w:line="276" w:lineRule="auto"/>
              <w:jc w:val="center"/>
            </w:pPr>
            <w:r>
              <w:t>0.968867</w:t>
            </w:r>
          </w:p>
        </w:tc>
        <w:tc>
          <w:tcPr>
            <w:tcW w:w="1538" w:type="pct"/>
          </w:tcPr>
          <w:p w14:paraId="3470546B" w14:textId="77777777" w:rsidR="00937D60" w:rsidRDefault="009F3004" w:rsidP="00576DD7">
            <w:pPr>
              <w:widowControl w:val="0"/>
              <w:spacing w:line="276" w:lineRule="auto"/>
              <w:jc w:val="center"/>
            </w:pPr>
            <w:r>
              <w:t>0.978155</w:t>
            </w:r>
          </w:p>
        </w:tc>
      </w:tr>
      <w:tr w:rsidR="00937D60" w14:paraId="5F4684C2" w14:textId="77777777" w:rsidTr="00576DD7">
        <w:trPr>
          <w:trHeight w:val="288"/>
        </w:trPr>
        <w:tc>
          <w:tcPr>
            <w:tcW w:w="1011" w:type="pct"/>
          </w:tcPr>
          <w:p w14:paraId="05371C7B" w14:textId="77777777" w:rsidR="00937D60" w:rsidRDefault="009F3004" w:rsidP="00576DD7">
            <w:pPr>
              <w:widowControl w:val="0"/>
              <w:spacing w:line="276" w:lineRule="auto"/>
              <w:jc w:val="right"/>
            </w:pPr>
            <w:r>
              <w:t>8</w:t>
            </w:r>
          </w:p>
        </w:tc>
        <w:tc>
          <w:tcPr>
            <w:tcW w:w="1008" w:type="pct"/>
          </w:tcPr>
          <w:p w14:paraId="2E4C57E7" w14:textId="77777777" w:rsidR="00937D60" w:rsidRDefault="009F3004" w:rsidP="00576DD7">
            <w:pPr>
              <w:widowControl w:val="0"/>
              <w:spacing w:line="276" w:lineRule="auto"/>
              <w:jc w:val="center"/>
            </w:pPr>
            <w:r>
              <w:t>0.95869</w:t>
            </w:r>
          </w:p>
        </w:tc>
        <w:tc>
          <w:tcPr>
            <w:tcW w:w="1443" w:type="pct"/>
          </w:tcPr>
          <w:p w14:paraId="41D4FBC1" w14:textId="77777777" w:rsidR="00937D60" w:rsidRDefault="009F3004" w:rsidP="00576DD7">
            <w:pPr>
              <w:widowControl w:val="0"/>
              <w:spacing w:line="276" w:lineRule="auto"/>
              <w:jc w:val="center"/>
            </w:pPr>
            <w:r>
              <w:t>0.951373</w:t>
            </w:r>
          </w:p>
        </w:tc>
        <w:tc>
          <w:tcPr>
            <w:tcW w:w="1538" w:type="pct"/>
          </w:tcPr>
          <w:p w14:paraId="22CAF5DB" w14:textId="77777777" w:rsidR="00937D60" w:rsidRDefault="009F3004" w:rsidP="00576DD7">
            <w:pPr>
              <w:widowControl w:val="0"/>
              <w:spacing w:line="276" w:lineRule="auto"/>
              <w:jc w:val="center"/>
            </w:pPr>
            <w:r>
              <w:t>0.966006</w:t>
            </w:r>
          </w:p>
        </w:tc>
      </w:tr>
      <w:tr w:rsidR="00937D60" w14:paraId="70683613" w14:textId="77777777" w:rsidTr="00576DD7">
        <w:trPr>
          <w:trHeight w:val="288"/>
        </w:trPr>
        <w:tc>
          <w:tcPr>
            <w:tcW w:w="1011" w:type="pct"/>
          </w:tcPr>
          <w:p w14:paraId="2F5FFB24" w14:textId="77777777" w:rsidR="00937D60" w:rsidRDefault="009F3004" w:rsidP="00576DD7">
            <w:pPr>
              <w:widowControl w:val="0"/>
              <w:spacing w:line="276" w:lineRule="auto"/>
              <w:jc w:val="right"/>
            </w:pPr>
            <w:r>
              <w:t>9</w:t>
            </w:r>
          </w:p>
        </w:tc>
        <w:tc>
          <w:tcPr>
            <w:tcW w:w="1008" w:type="pct"/>
          </w:tcPr>
          <w:p w14:paraId="103266CD" w14:textId="77777777" w:rsidR="00937D60" w:rsidRDefault="009F3004" w:rsidP="00576DD7">
            <w:pPr>
              <w:widowControl w:val="0"/>
              <w:spacing w:line="276" w:lineRule="auto"/>
              <w:jc w:val="center"/>
            </w:pPr>
            <w:r>
              <w:t>0.95055</w:t>
            </w:r>
          </w:p>
        </w:tc>
        <w:tc>
          <w:tcPr>
            <w:tcW w:w="1443" w:type="pct"/>
          </w:tcPr>
          <w:p w14:paraId="789E8E53" w14:textId="77777777" w:rsidR="00937D60" w:rsidRDefault="009F3004" w:rsidP="00576DD7">
            <w:pPr>
              <w:widowControl w:val="0"/>
              <w:spacing w:line="276" w:lineRule="auto"/>
              <w:jc w:val="center"/>
            </w:pPr>
            <w:r>
              <w:t>0.942542</w:t>
            </w:r>
          </w:p>
        </w:tc>
        <w:tc>
          <w:tcPr>
            <w:tcW w:w="1538" w:type="pct"/>
          </w:tcPr>
          <w:p w14:paraId="75C70DC5" w14:textId="77777777" w:rsidR="00937D60" w:rsidRDefault="009F3004" w:rsidP="00576DD7">
            <w:pPr>
              <w:widowControl w:val="0"/>
              <w:spacing w:line="276" w:lineRule="auto"/>
              <w:jc w:val="center"/>
            </w:pPr>
            <w:r>
              <w:t>0.958548</w:t>
            </w:r>
          </w:p>
        </w:tc>
      </w:tr>
      <w:tr w:rsidR="00937D60" w14:paraId="667393CE" w14:textId="77777777" w:rsidTr="00576DD7">
        <w:trPr>
          <w:trHeight w:val="288"/>
        </w:trPr>
        <w:tc>
          <w:tcPr>
            <w:tcW w:w="1011" w:type="pct"/>
          </w:tcPr>
          <w:p w14:paraId="68EF6C50" w14:textId="77777777" w:rsidR="00937D60" w:rsidRDefault="009F3004" w:rsidP="00576DD7">
            <w:pPr>
              <w:widowControl w:val="0"/>
              <w:spacing w:line="276" w:lineRule="auto"/>
              <w:jc w:val="right"/>
            </w:pPr>
            <w:r>
              <w:t>10</w:t>
            </w:r>
          </w:p>
        </w:tc>
        <w:tc>
          <w:tcPr>
            <w:tcW w:w="1008" w:type="pct"/>
          </w:tcPr>
          <w:p w14:paraId="441B2B2E" w14:textId="77777777" w:rsidR="00937D60" w:rsidRDefault="009F3004" w:rsidP="00576DD7">
            <w:pPr>
              <w:widowControl w:val="0"/>
              <w:spacing w:line="276" w:lineRule="auto"/>
              <w:jc w:val="center"/>
            </w:pPr>
            <w:r>
              <w:t>0.93712</w:t>
            </w:r>
          </w:p>
        </w:tc>
        <w:tc>
          <w:tcPr>
            <w:tcW w:w="1443" w:type="pct"/>
          </w:tcPr>
          <w:p w14:paraId="61544FB0" w14:textId="77777777" w:rsidR="00937D60" w:rsidRDefault="009F3004" w:rsidP="00576DD7">
            <w:pPr>
              <w:widowControl w:val="0"/>
              <w:spacing w:line="276" w:lineRule="auto"/>
              <w:jc w:val="center"/>
            </w:pPr>
            <w:r>
              <w:t>0.927715</w:t>
            </w:r>
          </w:p>
        </w:tc>
        <w:tc>
          <w:tcPr>
            <w:tcW w:w="1538" w:type="pct"/>
          </w:tcPr>
          <w:p w14:paraId="7A81F3D1" w14:textId="77777777" w:rsidR="00937D60" w:rsidRDefault="009F3004" w:rsidP="00576DD7">
            <w:pPr>
              <w:widowControl w:val="0"/>
              <w:spacing w:line="276" w:lineRule="auto"/>
              <w:jc w:val="center"/>
            </w:pPr>
            <w:r>
              <w:t>0.946523</w:t>
            </w:r>
          </w:p>
        </w:tc>
      </w:tr>
      <w:tr w:rsidR="00937D60" w14:paraId="587619ED" w14:textId="77777777" w:rsidTr="00576DD7">
        <w:trPr>
          <w:trHeight w:val="288"/>
        </w:trPr>
        <w:tc>
          <w:tcPr>
            <w:tcW w:w="1011" w:type="pct"/>
          </w:tcPr>
          <w:p w14:paraId="7AFA41D7" w14:textId="77777777" w:rsidR="00937D60" w:rsidRDefault="009F3004" w:rsidP="00576DD7">
            <w:pPr>
              <w:widowControl w:val="0"/>
              <w:spacing w:line="276" w:lineRule="auto"/>
              <w:jc w:val="right"/>
            </w:pPr>
            <w:r>
              <w:t>11</w:t>
            </w:r>
          </w:p>
        </w:tc>
        <w:tc>
          <w:tcPr>
            <w:tcW w:w="1008" w:type="pct"/>
          </w:tcPr>
          <w:p w14:paraId="6DBCC68B" w14:textId="77777777" w:rsidR="00937D60" w:rsidRDefault="009F3004" w:rsidP="00576DD7">
            <w:pPr>
              <w:widowControl w:val="0"/>
              <w:spacing w:line="276" w:lineRule="auto"/>
              <w:jc w:val="center"/>
            </w:pPr>
            <w:r>
              <w:t>0.93388</w:t>
            </w:r>
          </w:p>
        </w:tc>
        <w:tc>
          <w:tcPr>
            <w:tcW w:w="1443" w:type="pct"/>
          </w:tcPr>
          <w:p w14:paraId="7E19C2FF" w14:textId="77777777" w:rsidR="00937D60" w:rsidRDefault="009F3004" w:rsidP="00576DD7">
            <w:pPr>
              <w:widowControl w:val="0"/>
              <w:spacing w:line="276" w:lineRule="auto"/>
              <w:jc w:val="center"/>
            </w:pPr>
            <w:r>
              <w:t>0.924183</w:t>
            </w:r>
          </w:p>
        </w:tc>
        <w:tc>
          <w:tcPr>
            <w:tcW w:w="1538" w:type="pct"/>
          </w:tcPr>
          <w:p w14:paraId="3D5A9E42" w14:textId="77777777" w:rsidR="00937D60" w:rsidRDefault="009F3004" w:rsidP="00576DD7">
            <w:pPr>
              <w:widowControl w:val="0"/>
              <w:spacing w:line="276" w:lineRule="auto"/>
              <w:jc w:val="center"/>
            </w:pPr>
            <w:r>
              <w:t>0.94357</w:t>
            </w:r>
          </w:p>
        </w:tc>
      </w:tr>
      <w:tr w:rsidR="00937D60" w14:paraId="195C19EC" w14:textId="77777777" w:rsidTr="00576DD7">
        <w:trPr>
          <w:trHeight w:val="288"/>
        </w:trPr>
        <w:tc>
          <w:tcPr>
            <w:tcW w:w="1011" w:type="pct"/>
          </w:tcPr>
          <w:p w14:paraId="45CD6BAB" w14:textId="77777777" w:rsidR="00937D60" w:rsidRDefault="009F3004" w:rsidP="00576DD7">
            <w:pPr>
              <w:widowControl w:val="0"/>
              <w:spacing w:line="276" w:lineRule="auto"/>
              <w:jc w:val="right"/>
            </w:pPr>
            <w:r>
              <w:t>12</w:t>
            </w:r>
          </w:p>
        </w:tc>
        <w:tc>
          <w:tcPr>
            <w:tcW w:w="1008" w:type="pct"/>
          </w:tcPr>
          <w:p w14:paraId="74A85F67" w14:textId="77777777" w:rsidR="00937D60" w:rsidRDefault="009F3004" w:rsidP="00576DD7">
            <w:pPr>
              <w:widowControl w:val="0"/>
              <w:spacing w:line="276" w:lineRule="auto"/>
              <w:jc w:val="center"/>
            </w:pPr>
            <w:r>
              <w:t>0.93216</w:t>
            </w:r>
          </w:p>
        </w:tc>
        <w:tc>
          <w:tcPr>
            <w:tcW w:w="1443" w:type="pct"/>
          </w:tcPr>
          <w:p w14:paraId="7A60DBEA" w14:textId="77777777" w:rsidR="00937D60" w:rsidRDefault="009F3004" w:rsidP="00576DD7">
            <w:pPr>
              <w:widowControl w:val="0"/>
              <w:spacing w:line="276" w:lineRule="auto"/>
              <w:jc w:val="center"/>
            </w:pPr>
            <w:r>
              <w:t>0.922416</w:t>
            </w:r>
          </w:p>
        </w:tc>
        <w:tc>
          <w:tcPr>
            <w:tcW w:w="1538" w:type="pct"/>
          </w:tcPr>
          <w:p w14:paraId="70E1969E" w14:textId="77777777" w:rsidR="00937D60" w:rsidRDefault="009F3004" w:rsidP="00576DD7">
            <w:pPr>
              <w:widowControl w:val="0"/>
              <w:spacing w:line="276" w:lineRule="auto"/>
              <w:jc w:val="center"/>
            </w:pPr>
            <w:r>
              <w:t>0.941903</w:t>
            </w:r>
          </w:p>
        </w:tc>
      </w:tr>
      <w:tr w:rsidR="00937D60" w14:paraId="694967CE" w14:textId="77777777" w:rsidTr="00576DD7">
        <w:trPr>
          <w:trHeight w:val="288"/>
        </w:trPr>
        <w:tc>
          <w:tcPr>
            <w:tcW w:w="1011" w:type="pct"/>
          </w:tcPr>
          <w:p w14:paraId="7D5B2336" w14:textId="77777777" w:rsidR="00937D60" w:rsidRDefault="009F3004" w:rsidP="00576DD7">
            <w:pPr>
              <w:widowControl w:val="0"/>
              <w:spacing w:line="276" w:lineRule="auto"/>
              <w:jc w:val="right"/>
            </w:pPr>
            <w:r>
              <w:t>13</w:t>
            </w:r>
          </w:p>
        </w:tc>
        <w:tc>
          <w:tcPr>
            <w:tcW w:w="1008" w:type="pct"/>
          </w:tcPr>
          <w:p w14:paraId="2C62BC77" w14:textId="77777777" w:rsidR="00937D60" w:rsidRDefault="009F3004" w:rsidP="00576DD7">
            <w:pPr>
              <w:widowControl w:val="0"/>
              <w:spacing w:line="276" w:lineRule="auto"/>
              <w:jc w:val="center"/>
            </w:pPr>
            <w:r>
              <w:t>0.92967</w:t>
            </w:r>
          </w:p>
        </w:tc>
        <w:tc>
          <w:tcPr>
            <w:tcW w:w="1443" w:type="pct"/>
          </w:tcPr>
          <w:p w14:paraId="62E4DFCB" w14:textId="77777777" w:rsidR="00937D60" w:rsidRDefault="009F3004" w:rsidP="00576DD7">
            <w:pPr>
              <w:widowControl w:val="0"/>
              <w:spacing w:line="276" w:lineRule="auto"/>
              <w:jc w:val="center"/>
            </w:pPr>
            <w:r>
              <w:t>0.919581</w:t>
            </w:r>
          </w:p>
        </w:tc>
        <w:tc>
          <w:tcPr>
            <w:tcW w:w="1538" w:type="pct"/>
          </w:tcPr>
          <w:p w14:paraId="016A624A" w14:textId="77777777" w:rsidR="00937D60" w:rsidRDefault="009F3004" w:rsidP="00576DD7">
            <w:pPr>
              <w:widowControl w:val="0"/>
              <w:spacing w:line="276" w:lineRule="auto"/>
              <w:jc w:val="center"/>
            </w:pPr>
            <w:r>
              <w:t>0.939758</w:t>
            </w:r>
          </w:p>
        </w:tc>
      </w:tr>
      <w:tr w:rsidR="00937D60" w14:paraId="498562E5" w14:textId="77777777" w:rsidTr="00576DD7">
        <w:trPr>
          <w:trHeight w:val="288"/>
        </w:trPr>
        <w:tc>
          <w:tcPr>
            <w:tcW w:w="1011" w:type="pct"/>
          </w:tcPr>
          <w:p w14:paraId="40202925" w14:textId="77777777" w:rsidR="00937D60" w:rsidRDefault="009F3004" w:rsidP="00576DD7">
            <w:pPr>
              <w:widowControl w:val="0"/>
              <w:spacing w:line="276" w:lineRule="auto"/>
              <w:jc w:val="right"/>
            </w:pPr>
            <w:r>
              <w:t>14</w:t>
            </w:r>
          </w:p>
        </w:tc>
        <w:tc>
          <w:tcPr>
            <w:tcW w:w="1008" w:type="pct"/>
          </w:tcPr>
          <w:p w14:paraId="2CD7578B" w14:textId="77777777" w:rsidR="00937D60" w:rsidRDefault="009F3004" w:rsidP="00576DD7">
            <w:pPr>
              <w:widowControl w:val="0"/>
              <w:spacing w:line="276" w:lineRule="auto"/>
              <w:jc w:val="center"/>
            </w:pPr>
            <w:r>
              <w:t>0.92486</w:t>
            </w:r>
          </w:p>
        </w:tc>
        <w:tc>
          <w:tcPr>
            <w:tcW w:w="1443" w:type="pct"/>
          </w:tcPr>
          <w:p w14:paraId="5C4646F0" w14:textId="77777777" w:rsidR="00937D60" w:rsidRDefault="009F3004" w:rsidP="00576DD7">
            <w:pPr>
              <w:widowControl w:val="0"/>
              <w:spacing w:line="276" w:lineRule="auto"/>
              <w:jc w:val="center"/>
            </w:pPr>
            <w:r>
              <w:t>0.912822</w:t>
            </w:r>
          </w:p>
        </w:tc>
        <w:tc>
          <w:tcPr>
            <w:tcW w:w="1538" w:type="pct"/>
          </w:tcPr>
          <w:p w14:paraId="0F1C3E0E" w14:textId="77777777" w:rsidR="00937D60" w:rsidRDefault="009F3004" w:rsidP="00576DD7">
            <w:pPr>
              <w:widowControl w:val="0"/>
              <w:spacing w:line="276" w:lineRule="auto"/>
              <w:jc w:val="center"/>
            </w:pPr>
            <w:r>
              <w:t>0.936889</w:t>
            </w:r>
          </w:p>
        </w:tc>
      </w:tr>
    </w:tbl>
    <w:p w14:paraId="1D2FD3CB" w14:textId="77777777" w:rsidR="00937D60" w:rsidRDefault="00937D60"/>
    <w:p w14:paraId="09F4A49F" w14:textId="77777777" w:rsidR="00937D60" w:rsidRDefault="009F3004">
      <w:pPr>
        <w:rPr>
          <w:b/>
        </w:rPr>
      </w:pPr>
      <w:r>
        <w:rPr>
          <w:b/>
        </w:rPr>
        <w:lastRenderedPageBreak/>
        <w:t>Figure 17: Kaplan Meier Survival Curve for FGM in Mali</w:t>
      </w:r>
    </w:p>
    <w:p w14:paraId="2B601DEC" w14:textId="0A79FB2D" w:rsidR="00937D60" w:rsidRDefault="00456145">
      <w:pPr>
        <w:rPr>
          <w:b/>
        </w:rPr>
      </w:pPr>
      <w:r w:rsidRPr="00456145">
        <w:rPr>
          <w:noProof/>
        </w:rPr>
        <w:drawing>
          <wp:inline distT="0" distB="0" distL="0" distR="0" wp14:anchorId="04A5AD7D" wp14:editId="3B4FAD52">
            <wp:extent cx="5943600" cy="342963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3429635"/>
                    </a:xfrm>
                    <a:prstGeom prst="rect">
                      <a:avLst/>
                    </a:prstGeom>
                  </pic:spPr>
                </pic:pic>
              </a:graphicData>
            </a:graphic>
          </wp:inline>
        </w:drawing>
      </w:r>
    </w:p>
    <w:tbl>
      <w:tblPr>
        <w:tblW w:w="5000" w:type="pct"/>
        <w:tblLook w:val="04A0" w:firstRow="1" w:lastRow="0" w:firstColumn="1" w:lastColumn="0" w:noHBand="0" w:noVBand="1"/>
      </w:tblPr>
      <w:tblGrid>
        <w:gridCol w:w="1792"/>
        <w:gridCol w:w="1718"/>
        <w:gridCol w:w="2699"/>
        <w:gridCol w:w="3151"/>
      </w:tblGrid>
      <w:tr w:rsidR="00420CE9" w:rsidRPr="00420CE9" w14:paraId="4B59D62F" w14:textId="77777777" w:rsidTr="00420CE9">
        <w:trPr>
          <w:trHeight w:val="360"/>
        </w:trPr>
        <w:tc>
          <w:tcPr>
            <w:tcW w:w="957" w:type="pct"/>
            <w:tcBorders>
              <w:top w:val="single" w:sz="4" w:space="0" w:color="auto"/>
              <w:left w:val="nil"/>
              <w:bottom w:val="single" w:sz="4" w:space="0" w:color="auto"/>
              <w:right w:val="nil"/>
            </w:tcBorders>
            <w:shd w:val="clear" w:color="auto" w:fill="auto"/>
            <w:vAlign w:val="center"/>
            <w:hideMark/>
          </w:tcPr>
          <w:p w14:paraId="3A39CCFC" w14:textId="77777777" w:rsidR="00420CE9" w:rsidRPr="00420CE9" w:rsidRDefault="00420CE9" w:rsidP="00420CE9">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rPr>
            </w:pPr>
            <w:r w:rsidRPr="00420CE9">
              <w:rPr>
                <w:rFonts w:eastAsia="Times New Roman" w:cs="Times New Roman"/>
              </w:rPr>
              <w:t>Study time</w:t>
            </w:r>
          </w:p>
        </w:tc>
        <w:tc>
          <w:tcPr>
            <w:tcW w:w="918" w:type="pct"/>
            <w:tcBorders>
              <w:top w:val="single" w:sz="4" w:space="0" w:color="auto"/>
              <w:left w:val="nil"/>
              <w:bottom w:val="single" w:sz="4" w:space="0" w:color="auto"/>
              <w:right w:val="nil"/>
            </w:tcBorders>
            <w:shd w:val="clear" w:color="auto" w:fill="auto"/>
            <w:vAlign w:val="center"/>
            <w:hideMark/>
          </w:tcPr>
          <w:p w14:paraId="5679BABC" w14:textId="77777777" w:rsidR="00420CE9" w:rsidRPr="00420CE9" w:rsidRDefault="00420CE9" w:rsidP="00420CE9">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rPr>
            </w:pPr>
            <w:r w:rsidRPr="00420CE9">
              <w:rPr>
                <w:rFonts w:eastAsia="Times New Roman" w:cs="Times New Roman"/>
              </w:rPr>
              <w:t>Point estimate</w:t>
            </w:r>
          </w:p>
        </w:tc>
        <w:tc>
          <w:tcPr>
            <w:tcW w:w="1442" w:type="pct"/>
            <w:tcBorders>
              <w:top w:val="single" w:sz="4" w:space="0" w:color="auto"/>
              <w:left w:val="nil"/>
              <w:bottom w:val="single" w:sz="4" w:space="0" w:color="auto"/>
              <w:right w:val="nil"/>
            </w:tcBorders>
            <w:shd w:val="clear" w:color="auto" w:fill="auto"/>
            <w:vAlign w:val="center"/>
            <w:hideMark/>
          </w:tcPr>
          <w:p w14:paraId="16FD9A50" w14:textId="77777777" w:rsidR="00420CE9" w:rsidRPr="00420CE9" w:rsidRDefault="00420CE9" w:rsidP="00420CE9">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rPr>
            </w:pPr>
            <w:r w:rsidRPr="00420CE9">
              <w:rPr>
                <w:rFonts w:eastAsia="Times New Roman" w:cs="Times New Roman"/>
              </w:rPr>
              <w:t>Confidence interval (lower)</w:t>
            </w:r>
          </w:p>
        </w:tc>
        <w:tc>
          <w:tcPr>
            <w:tcW w:w="1683" w:type="pct"/>
            <w:tcBorders>
              <w:top w:val="single" w:sz="4" w:space="0" w:color="auto"/>
              <w:left w:val="nil"/>
              <w:bottom w:val="single" w:sz="4" w:space="0" w:color="auto"/>
              <w:right w:val="nil"/>
            </w:tcBorders>
            <w:shd w:val="clear" w:color="auto" w:fill="auto"/>
            <w:vAlign w:val="center"/>
            <w:hideMark/>
          </w:tcPr>
          <w:p w14:paraId="1A15A4A4" w14:textId="77777777" w:rsidR="00420CE9" w:rsidRPr="00420CE9" w:rsidRDefault="00420CE9" w:rsidP="00420CE9">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rPr>
            </w:pPr>
            <w:r w:rsidRPr="00420CE9">
              <w:rPr>
                <w:rFonts w:eastAsia="Times New Roman" w:cs="Times New Roman"/>
              </w:rPr>
              <w:t>Confidence interval (upper)</w:t>
            </w:r>
          </w:p>
        </w:tc>
      </w:tr>
      <w:tr w:rsidR="00420CE9" w:rsidRPr="00420CE9" w14:paraId="2BF70C0C" w14:textId="77777777" w:rsidTr="00420CE9">
        <w:trPr>
          <w:trHeight w:val="300"/>
        </w:trPr>
        <w:tc>
          <w:tcPr>
            <w:tcW w:w="957" w:type="pct"/>
            <w:tcBorders>
              <w:top w:val="single" w:sz="4" w:space="0" w:color="auto"/>
              <w:left w:val="nil"/>
              <w:bottom w:val="nil"/>
              <w:right w:val="nil"/>
            </w:tcBorders>
            <w:shd w:val="clear" w:color="auto" w:fill="auto"/>
            <w:noWrap/>
            <w:vAlign w:val="center"/>
            <w:hideMark/>
          </w:tcPr>
          <w:p w14:paraId="507AA22A" w14:textId="77777777" w:rsidR="00420CE9" w:rsidRPr="00420CE9" w:rsidRDefault="00420CE9" w:rsidP="00420CE9">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Lucida Console" w:eastAsia="Times New Roman" w:hAnsi="Lucida Console" w:cs="Times New Roman"/>
                <w:sz w:val="20"/>
                <w:szCs w:val="20"/>
              </w:rPr>
            </w:pPr>
            <w:r w:rsidRPr="00420CE9">
              <w:rPr>
                <w:rFonts w:ascii="Lucida Console" w:eastAsia="Times New Roman" w:hAnsi="Lucida Console" w:cs="Times New Roman"/>
                <w:sz w:val="20"/>
                <w:szCs w:val="20"/>
              </w:rPr>
              <w:t>0</w:t>
            </w:r>
          </w:p>
        </w:tc>
        <w:tc>
          <w:tcPr>
            <w:tcW w:w="918" w:type="pct"/>
            <w:tcBorders>
              <w:top w:val="single" w:sz="4" w:space="0" w:color="auto"/>
              <w:left w:val="nil"/>
              <w:bottom w:val="nil"/>
              <w:right w:val="nil"/>
            </w:tcBorders>
            <w:shd w:val="clear" w:color="auto" w:fill="auto"/>
            <w:noWrap/>
            <w:vAlign w:val="bottom"/>
            <w:hideMark/>
          </w:tcPr>
          <w:p w14:paraId="0BABFDFA" w14:textId="77777777" w:rsidR="00420CE9" w:rsidRPr="00420CE9" w:rsidRDefault="00420CE9" w:rsidP="00420CE9">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420CE9">
              <w:rPr>
                <w:rFonts w:eastAsia="Times New Roman" w:cs="Times New Roman"/>
              </w:rPr>
              <w:t>0.63368</w:t>
            </w:r>
          </w:p>
        </w:tc>
        <w:tc>
          <w:tcPr>
            <w:tcW w:w="1442" w:type="pct"/>
            <w:tcBorders>
              <w:top w:val="single" w:sz="4" w:space="0" w:color="auto"/>
              <w:left w:val="nil"/>
              <w:bottom w:val="nil"/>
              <w:right w:val="nil"/>
            </w:tcBorders>
            <w:shd w:val="clear" w:color="auto" w:fill="auto"/>
            <w:noWrap/>
            <w:vAlign w:val="bottom"/>
            <w:hideMark/>
          </w:tcPr>
          <w:p w14:paraId="603B15B1" w14:textId="77777777" w:rsidR="00420CE9" w:rsidRPr="00420CE9" w:rsidRDefault="00420CE9" w:rsidP="00420CE9">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420CE9">
              <w:rPr>
                <w:rFonts w:eastAsia="Times New Roman" w:cs="Times New Roman"/>
              </w:rPr>
              <w:t>0.615258</w:t>
            </w:r>
          </w:p>
        </w:tc>
        <w:tc>
          <w:tcPr>
            <w:tcW w:w="1683" w:type="pct"/>
            <w:tcBorders>
              <w:top w:val="single" w:sz="4" w:space="0" w:color="auto"/>
              <w:left w:val="nil"/>
              <w:bottom w:val="nil"/>
              <w:right w:val="nil"/>
            </w:tcBorders>
            <w:shd w:val="clear" w:color="auto" w:fill="auto"/>
            <w:noWrap/>
            <w:vAlign w:val="bottom"/>
            <w:hideMark/>
          </w:tcPr>
          <w:p w14:paraId="55BC1824" w14:textId="77777777" w:rsidR="00420CE9" w:rsidRPr="00420CE9" w:rsidRDefault="00420CE9" w:rsidP="00420CE9">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420CE9">
              <w:rPr>
                <w:rFonts w:eastAsia="Times New Roman" w:cs="Times New Roman"/>
              </w:rPr>
              <w:t>0.652103</w:t>
            </w:r>
          </w:p>
        </w:tc>
      </w:tr>
      <w:tr w:rsidR="00420CE9" w:rsidRPr="00420CE9" w14:paraId="2DB893EC" w14:textId="77777777" w:rsidTr="00420CE9">
        <w:trPr>
          <w:trHeight w:val="300"/>
        </w:trPr>
        <w:tc>
          <w:tcPr>
            <w:tcW w:w="957" w:type="pct"/>
            <w:tcBorders>
              <w:top w:val="nil"/>
              <w:left w:val="nil"/>
              <w:bottom w:val="nil"/>
              <w:right w:val="nil"/>
            </w:tcBorders>
            <w:shd w:val="clear" w:color="auto" w:fill="auto"/>
            <w:noWrap/>
            <w:vAlign w:val="center"/>
            <w:hideMark/>
          </w:tcPr>
          <w:p w14:paraId="3F960293" w14:textId="77777777" w:rsidR="00420CE9" w:rsidRPr="00420CE9" w:rsidRDefault="00420CE9" w:rsidP="00420CE9">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Lucida Console" w:eastAsia="Times New Roman" w:hAnsi="Lucida Console" w:cs="Times New Roman"/>
                <w:sz w:val="20"/>
                <w:szCs w:val="20"/>
              </w:rPr>
            </w:pPr>
            <w:r w:rsidRPr="00420CE9">
              <w:rPr>
                <w:rFonts w:ascii="Lucida Console" w:eastAsia="Times New Roman" w:hAnsi="Lucida Console" w:cs="Times New Roman"/>
                <w:sz w:val="20"/>
                <w:szCs w:val="20"/>
              </w:rPr>
              <w:t>1</w:t>
            </w:r>
          </w:p>
        </w:tc>
        <w:tc>
          <w:tcPr>
            <w:tcW w:w="918" w:type="pct"/>
            <w:tcBorders>
              <w:top w:val="nil"/>
              <w:left w:val="nil"/>
              <w:bottom w:val="nil"/>
              <w:right w:val="nil"/>
            </w:tcBorders>
            <w:shd w:val="clear" w:color="auto" w:fill="auto"/>
            <w:noWrap/>
            <w:vAlign w:val="bottom"/>
            <w:hideMark/>
          </w:tcPr>
          <w:p w14:paraId="78ED8F8D" w14:textId="77777777" w:rsidR="00420CE9" w:rsidRPr="00420CE9" w:rsidRDefault="00420CE9" w:rsidP="00420CE9">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420CE9">
              <w:rPr>
                <w:rFonts w:eastAsia="Times New Roman" w:cs="Times New Roman"/>
              </w:rPr>
              <w:t>0.534846</w:t>
            </w:r>
          </w:p>
        </w:tc>
        <w:tc>
          <w:tcPr>
            <w:tcW w:w="1442" w:type="pct"/>
            <w:tcBorders>
              <w:top w:val="nil"/>
              <w:left w:val="nil"/>
              <w:bottom w:val="nil"/>
              <w:right w:val="nil"/>
            </w:tcBorders>
            <w:shd w:val="clear" w:color="auto" w:fill="auto"/>
            <w:noWrap/>
            <w:vAlign w:val="bottom"/>
            <w:hideMark/>
          </w:tcPr>
          <w:p w14:paraId="4CA8FF5F" w14:textId="77777777" w:rsidR="00420CE9" w:rsidRPr="00420CE9" w:rsidRDefault="00420CE9" w:rsidP="00420CE9">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420CE9">
              <w:rPr>
                <w:rFonts w:eastAsia="Times New Roman" w:cs="Times New Roman"/>
              </w:rPr>
              <w:t>0.512573</w:t>
            </w:r>
          </w:p>
        </w:tc>
        <w:tc>
          <w:tcPr>
            <w:tcW w:w="1683" w:type="pct"/>
            <w:tcBorders>
              <w:top w:val="nil"/>
              <w:left w:val="nil"/>
              <w:bottom w:val="nil"/>
              <w:right w:val="nil"/>
            </w:tcBorders>
            <w:shd w:val="clear" w:color="auto" w:fill="auto"/>
            <w:noWrap/>
            <w:vAlign w:val="bottom"/>
            <w:hideMark/>
          </w:tcPr>
          <w:p w14:paraId="0A59AFC3" w14:textId="77777777" w:rsidR="00420CE9" w:rsidRPr="00420CE9" w:rsidRDefault="00420CE9" w:rsidP="00420CE9">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420CE9">
              <w:rPr>
                <w:rFonts w:eastAsia="Times New Roman" w:cs="Times New Roman"/>
              </w:rPr>
              <w:t>0.557118</w:t>
            </w:r>
          </w:p>
        </w:tc>
      </w:tr>
      <w:tr w:rsidR="00420CE9" w:rsidRPr="00420CE9" w14:paraId="0E940E23" w14:textId="77777777" w:rsidTr="00420CE9">
        <w:trPr>
          <w:trHeight w:val="300"/>
        </w:trPr>
        <w:tc>
          <w:tcPr>
            <w:tcW w:w="957" w:type="pct"/>
            <w:tcBorders>
              <w:top w:val="nil"/>
              <w:left w:val="nil"/>
              <w:bottom w:val="nil"/>
              <w:right w:val="nil"/>
            </w:tcBorders>
            <w:shd w:val="clear" w:color="auto" w:fill="auto"/>
            <w:noWrap/>
            <w:vAlign w:val="center"/>
            <w:hideMark/>
          </w:tcPr>
          <w:p w14:paraId="1D0F9489" w14:textId="77777777" w:rsidR="00420CE9" w:rsidRPr="00420CE9" w:rsidRDefault="00420CE9" w:rsidP="00420CE9">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Lucida Console" w:eastAsia="Times New Roman" w:hAnsi="Lucida Console" w:cs="Times New Roman"/>
                <w:sz w:val="20"/>
                <w:szCs w:val="20"/>
              </w:rPr>
            </w:pPr>
            <w:r w:rsidRPr="00420CE9">
              <w:rPr>
                <w:rFonts w:ascii="Lucida Console" w:eastAsia="Times New Roman" w:hAnsi="Lucida Console" w:cs="Times New Roman"/>
                <w:sz w:val="20"/>
                <w:szCs w:val="20"/>
              </w:rPr>
              <w:t>2</w:t>
            </w:r>
          </w:p>
        </w:tc>
        <w:tc>
          <w:tcPr>
            <w:tcW w:w="918" w:type="pct"/>
            <w:tcBorders>
              <w:top w:val="nil"/>
              <w:left w:val="nil"/>
              <w:bottom w:val="nil"/>
              <w:right w:val="nil"/>
            </w:tcBorders>
            <w:shd w:val="clear" w:color="auto" w:fill="auto"/>
            <w:noWrap/>
            <w:vAlign w:val="bottom"/>
            <w:hideMark/>
          </w:tcPr>
          <w:p w14:paraId="79C21067" w14:textId="77777777" w:rsidR="00420CE9" w:rsidRPr="00420CE9" w:rsidRDefault="00420CE9" w:rsidP="00420CE9">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420CE9">
              <w:rPr>
                <w:rFonts w:eastAsia="Times New Roman" w:cs="Times New Roman"/>
              </w:rPr>
              <w:t>0.416803</w:t>
            </w:r>
          </w:p>
        </w:tc>
        <w:tc>
          <w:tcPr>
            <w:tcW w:w="1442" w:type="pct"/>
            <w:tcBorders>
              <w:top w:val="nil"/>
              <w:left w:val="nil"/>
              <w:bottom w:val="nil"/>
              <w:right w:val="nil"/>
            </w:tcBorders>
            <w:shd w:val="clear" w:color="auto" w:fill="auto"/>
            <w:noWrap/>
            <w:vAlign w:val="bottom"/>
            <w:hideMark/>
          </w:tcPr>
          <w:p w14:paraId="24FC27F2" w14:textId="77777777" w:rsidR="00420CE9" w:rsidRPr="00420CE9" w:rsidRDefault="00420CE9" w:rsidP="00420CE9">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420CE9">
              <w:rPr>
                <w:rFonts w:eastAsia="Times New Roman" w:cs="Times New Roman"/>
              </w:rPr>
              <w:t>0.393139</w:t>
            </w:r>
          </w:p>
        </w:tc>
        <w:tc>
          <w:tcPr>
            <w:tcW w:w="1683" w:type="pct"/>
            <w:tcBorders>
              <w:top w:val="nil"/>
              <w:left w:val="nil"/>
              <w:bottom w:val="nil"/>
              <w:right w:val="nil"/>
            </w:tcBorders>
            <w:shd w:val="clear" w:color="auto" w:fill="auto"/>
            <w:noWrap/>
            <w:vAlign w:val="bottom"/>
            <w:hideMark/>
          </w:tcPr>
          <w:p w14:paraId="7895315F" w14:textId="77777777" w:rsidR="00420CE9" w:rsidRPr="00420CE9" w:rsidRDefault="00420CE9" w:rsidP="00420CE9">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420CE9">
              <w:rPr>
                <w:rFonts w:eastAsia="Times New Roman" w:cs="Times New Roman"/>
              </w:rPr>
              <w:t>0.440466</w:t>
            </w:r>
          </w:p>
        </w:tc>
      </w:tr>
      <w:tr w:rsidR="00420CE9" w:rsidRPr="00420CE9" w14:paraId="61C071A4" w14:textId="77777777" w:rsidTr="00420CE9">
        <w:trPr>
          <w:trHeight w:val="300"/>
        </w:trPr>
        <w:tc>
          <w:tcPr>
            <w:tcW w:w="957" w:type="pct"/>
            <w:tcBorders>
              <w:top w:val="nil"/>
              <w:left w:val="nil"/>
              <w:bottom w:val="nil"/>
              <w:right w:val="nil"/>
            </w:tcBorders>
            <w:shd w:val="clear" w:color="auto" w:fill="auto"/>
            <w:noWrap/>
            <w:vAlign w:val="center"/>
            <w:hideMark/>
          </w:tcPr>
          <w:p w14:paraId="60EF1BAC" w14:textId="77777777" w:rsidR="00420CE9" w:rsidRPr="00420CE9" w:rsidRDefault="00420CE9" w:rsidP="00420CE9">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Lucida Console" w:eastAsia="Times New Roman" w:hAnsi="Lucida Console" w:cs="Times New Roman"/>
                <w:sz w:val="20"/>
                <w:szCs w:val="20"/>
              </w:rPr>
            </w:pPr>
            <w:r w:rsidRPr="00420CE9">
              <w:rPr>
                <w:rFonts w:ascii="Lucida Console" w:eastAsia="Times New Roman" w:hAnsi="Lucida Console" w:cs="Times New Roman"/>
                <w:sz w:val="20"/>
                <w:szCs w:val="20"/>
              </w:rPr>
              <w:t>3</w:t>
            </w:r>
          </w:p>
        </w:tc>
        <w:tc>
          <w:tcPr>
            <w:tcW w:w="918" w:type="pct"/>
            <w:tcBorders>
              <w:top w:val="nil"/>
              <w:left w:val="nil"/>
              <w:bottom w:val="nil"/>
              <w:right w:val="nil"/>
            </w:tcBorders>
            <w:shd w:val="clear" w:color="auto" w:fill="auto"/>
            <w:noWrap/>
            <w:vAlign w:val="bottom"/>
            <w:hideMark/>
          </w:tcPr>
          <w:p w14:paraId="50056FD9" w14:textId="77777777" w:rsidR="00420CE9" w:rsidRPr="00420CE9" w:rsidRDefault="00420CE9" w:rsidP="00420CE9">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420CE9">
              <w:rPr>
                <w:rFonts w:eastAsia="Times New Roman" w:cs="Times New Roman"/>
              </w:rPr>
              <w:t>0.33583</w:t>
            </w:r>
          </w:p>
        </w:tc>
        <w:tc>
          <w:tcPr>
            <w:tcW w:w="1442" w:type="pct"/>
            <w:tcBorders>
              <w:top w:val="nil"/>
              <w:left w:val="nil"/>
              <w:bottom w:val="nil"/>
              <w:right w:val="nil"/>
            </w:tcBorders>
            <w:shd w:val="clear" w:color="auto" w:fill="auto"/>
            <w:noWrap/>
            <w:vAlign w:val="bottom"/>
            <w:hideMark/>
          </w:tcPr>
          <w:p w14:paraId="7BA0B3EA" w14:textId="77777777" w:rsidR="00420CE9" w:rsidRPr="00420CE9" w:rsidRDefault="00420CE9" w:rsidP="00420CE9">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420CE9">
              <w:rPr>
                <w:rFonts w:eastAsia="Times New Roman" w:cs="Times New Roman"/>
              </w:rPr>
              <w:t>0.313058</w:t>
            </w:r>
          </w:p>
        </w:tc>
        <w:tc>
          <w:tcPr>
            <w:tcW w:w="1683" w:type="pct"/>
            <w:tcBorders>
              <w:top w:val="nil"/>
              <w:left w:val="nil"/>
              <w:bottom w:val="nil"/>
              <w:right w:val="nil"/>
            </w:tcBorders>
            <w:shd w:val="clear" w:color="auto" w:fill="auto"/>
            <w:noWrap/>
            <w:vAlign w:val="bottom"/>
            <w:hideMark/>
          </w:tcPr>
          <w:p w14:paraId="5F232146" w14:textId="77777777" w:rsidR="00420CE9" w:rsidRPr="00420CE9" w:rsidRDefault="00420CE9" w:rsidP="00420CE9">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420CE9">
              <w:rPr>
                <w:rFonts w:eastAsia="Times New Roman" w:cs="Times New Roman"/>
              </w:rPr>
              <w:t>0.358601</w:t>
            </w:r>
          </w:p>
        </w:tc>
      </w:tr>
      <w:tr w:rsidR="00420CE9" w:rsidRPr="00420CE9" w14:paraId="42C91835" w14:textId="77777777" w:rsidTr="00420CE9">
        <w:trPr>
          <w:trHeight w:val="300"/>
        </w:trPr>
        <w:tc>
          <w:tcPr>
            <w:tcW w:w="957" w:type="pct"/>
            <w:tcBorders>
              <w:top w:val="nil"/>
              <w:left w:val="nil"/>
              <w:bottom w:val="nil"/>
              <w:right w:val="nil"/>
            </w:tcBorders>
            <w:shd w:val="clear" w:color="auto" w:fill="auto"/>
            <w:noWrap/>
            <w:vAlign w:val="center"/>
            <w:hideMark/>
          </w:tcPr>
          <w:p w14:paraId="2ED47A0B" w14:textId="77777777" w:rsidR="00420CE9" w:rsidRPr="00420CE9" w:rsidRDefault="00420CE9" w:rsidP="00420CE9">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Lucida Console" w:eastAsia="Times New Roman" w:hAnsi="Lucida Console" w:cs="Times New Roman"/>
                <w:sz w:val="20"/>
                <w:szCs w:val="20"/>
              </w:rPr>
            </w:pPr>
            <w:r w:rsidRPr="00420CE9">
              <w:rPr>
                <w:rFonts w:ascii="Lucida Console" w:eastAsia="Times New Roman" w:hAnsi="Lucida Console" w:cs="Times New Roman"/>
                <w:sz w:val="20"/>
                <w:szCs w:val="20"/>
              </w:rPr>
              <w:t>4</w:t>
            </w:r>
          </w:p>
        </w:tc>
        <w:tc>
          <w:tcPr>
            <w:tcW w:w="918" w:type="pct"/>
            <w:tcBorders>
              <w:top w:val="nil"/>
              <w:left w:val="nil"/>
              <w:bottom w:val="nil"/>
              <w:right w:val="nil"/>
            </w:tcBorders>
            <w:shd w:val="clear" w:color="auto" w:fill="auto"/>
            <w:noWrap/>
            <w:vAlign w:val="bottom"/>
            <w:hideMark/>
          </w:tcPr>
          <w:p w14:paraId="285ACD31" w14:textId="77777777" w:rsidR="00420CE9" w:rsidRPr="00420CE9" w:rsidRDefault="00420CE9" w:rsidP="00420CE9">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420CE9">
              <w:rPr>
                <w:rFonts w:eastAsia="Times New Roman" w:cs="Times New Roman"/>
              </w:rPr>
              <w:t>0.275514</w:t>
            </w:r>
          </w:p>
        </w:tc>
        <w:tc>
          <w:tcPr>
            <w:tcW w:w="1442" w:type="pct"/>
            <w:tcBorders>
              <w:top w:val="nil"/>
              <w:left w:val="nil"/>
              <w:bottom w:val="nil"/>
              <w:right w:val="nil"/>
            </w:tcBorders>
            <w:shd w:val="clear" w:color="auto" w:fill="auto"/>
            <w:noWrap/>
            <w:vAlign w:val="bottom"/>
            <w:hideMark/>
          </w:tcPr>
          <w:p w14:paraId="3E7E986F" w14:textId="77777777" w:rsidR="00420CE9" w:rsidRPr="00420CE9" w:rsidRDefault="00420CE9" w:rsidP="00420CE9">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420CE9">
              <w:rPr>
                <w:rFonts w:eastAsia="Times New Roman" w:cs="Times New Roman"/>
              </w:rPr>
              <w:t>0.25305</w:t>
            </w:r>
          </w:p>
        </w:tc>
        <w:tc>
          <w:tcPr>
            <w:tcW w:w="1683" w:type="pct"/>
            <w:tcBorders>
              <w:top w:val="nil"/>
              <w:left w:val="nil"/>
              <w:bottom w:val="nil"/>
              <w:right w:val="nil"/>
            </w:tcBorders>
            <w:shd w:val="clear" w:color="auto" w:fill="auto"/>
            <w:noWrap/>
            <w:vAlign w:val="bottom"/>
            <w:hideMark/>
          </w:tcPr>
          <w:p w14:paraId="19AAA6AE" w14:textId="77777777" w:rsidR="00420CE9" w:rsidRPr="00420CE9" w:rsidRDefault="00420CE9" w:rsidP="00420CE9">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420CE9">
              <w:rPr>
                <w:rFonts w:eastAsia="Times New Roman" w:cs="Times New Roman"/>
              </w:rPr>
              <w:t>0.297977</w:t>
            </w:r>
          </w:p>
        </w:tc>
      </w:tr>
      <w:tr w:rsidR="00420CE9" w:rsidRPr="00420CE9" w14:paraId="671BA48B" w14:textId="77777777" w:rsidTr="00420CE9">
        <w:trPr>
          <w:trHeight w:val="300"/>
        </w:trPr>
        <w:tc>
          <w:tcPr>
            <w:tcW w:w="957" w:type="pct"/>
            <w:tcBorders>
              <w:top w:val="nil"/>
              <w:left w:val="nil"/>
              <w:bottom w:val="nil"/>
              <w:right w:val="nil"/>
            </w:tcBorders>
            <w:shd w:val="clear" w:color="auto" w:fill="auto"/>
            <w:noWrap/>
            <w:vAlign w:val="center"/>
            <w:hideMark/>
          </w:tcPr>
          <w:p w14:paraId="37B28F88" w14:textId="77777777" w:rsidR="00420CE9" w:rsidRPr="00420CE9" w:rsidRDefault="00420CE9" w:rsidP="00420CE9">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Lucida Console" w:eastAsia="Times New Roman" w:hAnsi="Lucida Console" w:cs="Times New Roman"/>
                <w:sz w:val="20"/>
                <w:szCs w:val="20"/>
              </w:rPr>
            </w:pPr>
            <w:r w:rsidRPr="00420CE9">
              <w:rPr>
                <w:rFonts w:ascii="Lucida Console" w:eastAsia="Times New Roman" w:hAnsi="Lucida Console" w:cs="Times New Roman"/>
                <w:sz w:val="20"/>
                <w:szCs w:val="20"/>
              </w:rPr>
              <w:t>5</w:t>
            </w:r>
          </w:p>
        </w:tc>
        <w:tc>
          <w:tcPr>
            <w:tcW w:w="918" w:type="pct"/>
            <w:tcBorders>
              <w:top w:val="nil"/>
              <w:left w:val="nil"/>
              <w:bottom w:val="nil"/>
              <w:right w:val="nil"/>
            </w:tcBorders>
            <w:shd w:val="clear" w:color="auto" w:fill="auto"/>
            <w:noWrap/>
            <w:vAlign w:val="bottom"/>
            <w:hideMark/>
          </w:tcPr>
          <w:p w14:paraId="58392BEC" w14:textId="77777777" w:rsidR="00420CE9" w:rsidRPr="00420CE9" w:rsidRDefault="00420CE9" w:rsidP="00420CE9">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420CE9">
              <w:rPr>
                <w:rFonts w:eastAsia="Times New Roman" w:cs="Times New Roman"/>
              </w:rPr>
              <w:t>0.215357</w:t>
            </w:r>
          </w:p>
        </w:tc>
        <w:tc>
          <w:tcPr>
            <w:tcW w:w="1442" w:type="pct"/>
            <w:tcBorders>
              <w:top w:val="nil"/>
              <w:left w:val="nil"/>
              <w:bottom w:val="nil"/>
              <w:right w:val="nil"/>
            </w:tcBorders>
            <w:shd w:val="clear" w:color="auto" w:fill="auto"/>
            <w:noWrap/>
            <w:vAlign w:val="bottom"/>
            <w:hideMark/>
          </w:tcPr>
          <w:p w14:paraId="2456DC92" w14:textId="77777777" w:rsidR="00420CE9" w:rsidRPr="00420CE9" w:rsidRDefault="00420CE9" w:rsidP="00420CE9">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420CE9">
              <w:rPr>
                <w:rFonts w:eastAsia="Times New Roman" w:cs="Times New Roman"/>
              </w:rPr>
              <w:t>0.194547</w:t>
            </w:r>
          </w:p>
        </w:tc>
        <w:tc>
          <w:tcPr>
            <w:tcW w:w="1683" w:type="pct"/>
            <w:tcBorders>
              <w:top w:val="nil"/>
              <w:left w:val="nil"/>
              <w:bottom w:val="nil"/>
              <w:right w:val="nil"/>
            </w:tcBorders>
            <w:shd w:val="clear" w:color="auto" w:fill="auto"/>
            <w:noWrap/>
            <w:vAlign w:val="bottom"/>
            <w:hideMark/>
          </w:tcPr>
          <w:p w14:paraId="33588CBB" w14:textId="77777777" w:rsidR="00420CE9" w:rsidRPr="00420CE9" w:rsidRDefault="00420CE9" w:rsidP="00420CE9">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420CE9">
              <w:rPr>
                <w:rFonts w:eastAsia="Times New Roman" w:cs="Times New Roman"/>
              </w:rPr>
              <w:t>0.236167</w:t>
            </w:r>
          </w:p>
        </w:tc>
      </w:tr>
      <w:tr w:rsidR="00420CE9" w:rsidRPr="00420CE9" w14:paraId="6AAD2E4F" w14:textId="77777777" w:rsidTr="00420CE9">
        <w:trPr>
          <w:trHeight w:val="300"/>
        </w:trPr>
        <w:tc>
          <w:tcPr>
            <w:tcW w:w="957" w:type="pct"/>
            <w:tcBorders>
              <w:top w:val="nil"/>
              <w:left w:val="nil"/>
              <w:bottom w:val="nil"/>
              <w:right w:val="nil"/>
            </w:tcBorders>
            <w:shd w:val="clear" w:color="auto" w:fill="auto"/>
            <w:noWrap/>
            <w:vAlign w:val="center"/>
            <w:hideMark/>
          </w:tcPr>
          <w:p w14:paraId="2A8454B2" w14:textId="77777777" w:rsidR="00420CE9" w:rsidRPr="00420CE9" w:rsidRDefault="00420CE9" w:rsidP="00420CE9">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Lucida Console" w:eastAsia="Times New Roman" w:hAnsi="Lucida Console" w:cs="Times New Roman"/>
                <w:sz w:val="20"/>
                <w:szCs w:val="20"/>
              </w:rPr>
            </w:pPr>
            <w:r w:rsidRPr="00420CE9">
              <w:rPr>
                <w:rFonts w:ascii="Lucida Console" w:eastAsia="Times New Roman" w:hAnsi="Lucida Console" w:cs="Times New Roman"/>
                <w:sz w:val="20"/>
                <w:szCs w:val="20"/>
              </w:rPr>
              <w:t>6</w:t>
            </w:r>
          </w:p>
        </w:tc>
        <w:tc>
          <w:tcPr>
            <w:tcW w:w="918" w:type="pct"/>
            <w:tcBorders>
              <w:top w:val="nil"/>
              <w:left w:val="nil"/>
              <w:bottom w:val="nil"/>
              <w:right w:val="nil"/>
            </w:tcBorders>
            <w:shd w:val="clear" w:color="auto" w:fill="auto"/>
            <w:noWrap/>
            <w:vAlign w:val="bottom"/>
            <w:hideMark/>
          </w:tcPr>
          <w:p w14:paraId="31B1EF3B" w14:textId="77777777" w:rsidR="00420CE9" w:rsidRPr="00420CE9" w:rsidRDefault="00420CE9" w:rsidP="00420CE9">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420CE9">
              <w:rPr>
                <w:rFonts w:eastAsia="Times New Roman" w:cs="Times New Roman"/>
              </w:rPr>
              <w:t>0.185389</w:t>
            </w:r>
          </w:p>
        </w:tc>
        <w:tc>
          <w:tcPr>
            <w:tcW w:w="1442" w:type="pct"/>
            <w:tcBorders>
              <w:top w:val="nil"/>
              <w:left w:val="nil"/>
              <w:bottom w:val="nil"/>
              <w:right w:val="nil"/>
            </w:tcBorders>
            <w:shd w:val="clear" w:color="auto" w:fill="auto"/>
            <w:noWrap/>
            <w:vAlign w:val="bottom"/>
            <w:hideMark/>
          </w:tcPr>
          <w:p w14:paraId="1233779D" w14:textId="77777777" w:rsidR="00420CE9" w:rsidRPr="00420CE9" w:rsidRDefault="00420CE9" w:rsidP="00420CE9">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420CE9">
              <w:rPr>
                <w:rFonts w:eastAsia="Times New Roman" w:cs="Times New Roman"/>
              </w:rPr>
              <w:t>0.164758</w:t>
            </w:r>
          </w:p>
        </w:tc>
        <w:tc>
          <w:tcPr>
            <w:tcW w:w="1683" w:type="pct"/>
            <w:tcBorders>
              <w:top w:val="nil"/>
              <w:left w:val="nil"/>
              <w:bottom w:val="nil"/>
              <w:right w:val="nil"/>
            </w:tcBorders>
            <w:shd w:val="clear" w:color="auto" w:fill="auto"/>
            <w:noWrap/>
            <w:vAlign w:val="bottom"/>
            <w:hideMark/>
          </w:tcPr>
          <w:p w14:paraId="5B8078F5" w14:textId="77777777" w:rsidR="00420CE9" w:rsidRPr="00420CE9" w:rsidRDefault="00420CE9" w:rsidP="00420CE9">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420CE9">
              <w:rPr>
                <w:rFonts w:eastAsia="Times New Roman" w:cs="Times New Roman"/>
              </w:rPr>
              <w:t>0.20602</w:t>
            </w:r>
          </w:p>
        </w:tc>
      </w:tr>
      <w:tr w:rsidR="00420CE9" w:rsidRPr="00420CE9" w14:paraId="09A27926" w14:textId="77777777" w:rsidTr="00420CE9">
        <w:trPr>
          <w:trHeight w:val="300"/>
        </w:trPr>
        <w:tc>
          <w:tcPr>
            <w:tcW w:w="957" w:type="pct"/>
            <w:tcBorders>
              <w:top w:val="nil"/>
              <w:left w:val="nil"/>
              <w:bottom w:val="nil"/>
              <w:right w:val="nil"/>
            </w:tcBorders>
            <w:shd w:val="clear" w:color="auto" w:fill="auto"/>
            <w:noWrap/>
            <w:vAlign w:val="center"/>
            <w:hideMark/>
          </w:tcPr>
          <w:p w14:paraId="10D68EB4" w14:textId="77777777" w:rsidR="00420CE9" w:rsidRPr="00420CE9" w:rsidRDefault="00420CE9" w:rsidP="00420CE9">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Lucida Console" w:eastAsia="Times New Roman" w:hAnsi="Lucida Console" w:cs="Times New Roman"/>
                <w:sz w:val="20"/>
                <w:szCs w:val="20"/>
              </w:rPr>
            </w:pPr>
            <w:r w:rsidRPr="00420CE9">
              <w:rPr>
                <w:rFonts w:ascii="Lucida Console" w:eastAsia="Times New Roman" w:hAnsi="Lucida Console" w:cs="Times New Roman"/>
                <w:sz w:val="20"/>
                <w:szCs w:val="20"/>
              </w:rPr>
              <w:t>7</w:t>
            </w:r>
          </w:p>
        </w:tc>
        <w:tc>
          <w:tcPr>
            <w:tcW w:w="918" w:type="pct"/>
            <w:tcBorders>
              <w:top w:val="nil"/>
              <w:left w:val="nil"/>
              <w:bottom w:val="nil"/>
              <w:right w:val="nil"/>
            </w:tcBorders>
            <w:shd w:val="clear" w:color="auto" w:fill="auto"/>
            <w:noWrap/>
            <w:vAlign w:val="bottom"/>
            <w:hideMark/>
          </w:tcPr>
          <w:p w14:paraId="122D487D" w14:textId="77777777" w:rsidR="00420CE9" w:rsidRPr="00420CE9" w:rsidRDefault="00420CE9" w:rsidP="00420CE9">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420CE9">
              <w:rPr>
                <w:rFonts w:eastAsia="Times New Roman" w:cs="Times New Roman"/>
              </w:rPr>
              <w:t>0.166686</w:t>
            </w:r>
          </w:p>
        </w:tc>
        <w:tc>
          <w:tcPr>
            <w:tcW w:w="1442" w:type="pct"/>
            <w:tcBorders>
              <w:top w:val="nil"/>
              <w:left w:val="nil"/>
              <w:bottom w:val="nil"/>
              <w:right w:val="nil"/>
            </w:tcBorders>
            <w:shd w:val="clear" w:color="auto" w:fill="auto"/>
            <w:noWrap/>
            <w:vAlign w:val="bottom"/>
            <w:hideMark/>
          </w:tcPr>
          <w:p w14:paraId="6E42A69E" w14:textId="77777777" w:rsidR="00420CE9" w:rsidRPr="00420CE9" w:rsidRDefault="00420CE9" w:rsidP="00420CE9">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420CE9">
              <w:rPr>
                <w:rFonts w:eastAsia="Times New Roman" w:cs="Times New Roman"/>
              </w:rPr>
              <w:t>0.147266</w:t>
            </w:r>
          </w:p>
        </w:tc>
        <w:tc>
          <w:tcPr>
            <w:tcW w:w="1683" w:type="pct"/>
            <w:tcBorders>
              <w:top w:val="nil"/>
              <w:left w:val="nil"/>
              <w:bottom w:val="nil"/>
              <w:right w:val="nil"/>
            </w:tcBorders>
            <w:shd w:val="clear" w:color="auto" w:fill="auto"/>
            <w:noWrap/>
            <w:vAlign w:val="bottom"/>
            <w:hideMark/>
          </w:tcPr>
          <w:p w14:paraId="0DFEF8FB" w14:textId="77777777" w:rsidR="00420CE9" w:rsidRPr="00420CE9" w:rsidRDefault="00420CE9" w:rsidP="00420CE9">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420CE9">
              <w:rPr>
                <w:rFonts w:eastAsia="Times New Roman" w:cs="Times New Roman"/>
              </w:rPr>
              <w:t>0.186105</w:t>
            </w:r>
          </w:p>
        </w:tc>
      </w:tr>
      <w:tr w:rsidR="00420CE9" w:rsidRPr="00420CE9" w14:paraId="515274F4" w14:textId="77777777" w:rsidTr="00420CE9">
        <w:trPr>
          <w:trHeight w:val="300"/>
        </w:trPr>
        <w:tc>
          <w:tcPr>
            <w:tcW w:w="957" w:type="pct"/>
            <w:tcBorders>
              <w:top w:val="nil"/>
              <w:left w:val="nil"/>
              <w:bottom w:val="nil"/>
              <w:right w:val="nil"/>
            </w:tcBorders>
            <w:shd w:val="clear" w:color="auto" w:fill="auto"/>
            <w:noWrap/>
            <w:vAlign w:val="center"/>
            <w:hideMark/>
          </w:tcPr>
          <w:p w14:paraId="390E509E" w14:textId="77777777" w:rsidR="00420CE9" w:rsidRPr="00420CE9" w:rsidRDefault="00420CE9" w:rsidP="00420CE9">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Lucida Console" w:eastAsia="Times New Roman" w:hAnsi="Lucida Console" w:cs="Times New Roman"/>
                <w:sz w:val="20"/>
                <w:szCs w:val="20"/>
              </w:rPr>
            </w:pPr>
            <w:r w:rsidRPr="00420CE9">
              <w:rPr>
                <w:rFonts w:ascii="Lucida Console" w:eastAsia="Times New Roman" w:hAnsi="Lucida Console" w:cs="Times New Roman"/>
                <w:sz w:val="20"/>
                <w:szCs w:val="20"/>
              </w:rPr>
              <w:t>8</w:t>
            </w:r>
          </w:p>
        </w:tc>
        <w:tc>
          <w:tcPr>
            <w:tcW w:w="918" w:type="pct"/>
            <w:tcBorders>
              <w:top w:val="nil"/>
              <w:left w:val="nil"/>
              <w:bottom w:val="nil"/>
              <w:right w:val="nil"/>
            </w:tcBorders>
            <w:shd w:val="clear" w:color="auto" w:fill="auto"/>
            <w:noWrap/>
            <w:vAlign w:val="bottom"/>
            <w:hideMark/>
          </w:tcPr>
          <w:p w14:paraId="75377E82" w14:textId="77777777" w:rsidR="00420CE9" w:rsidRPr="00420CE9" w:rsidRDefault="00420CE9" w:rsidP="00420CE9">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420CE9">
              <w:rPr>
                <w:rFonts w:eastAsia="Times New Roman" w:cs="Times New Roman"/>
              </w:rPr>
              <w:t>0.146129</w:t>
            </w:r>
          </w:p>
        </w:tc>
        <w:tc>
          <w:tcPr>
            <w:tcW w:w="1442" w:type="pct"/>
            <w:tcBorders>
              <w:top w:val="nil"/>
              <w:left w:val="nil"/>
              <w:bottom w:val="nil"/>
              <w:right w:val="nil"/>
            </w:tcBorders>
            <w:shd w:val="clear" w:color="auto" w:fill="auto"/>
            <w:noWrap/>
            <w:vAlign w:val="bottom"/>
            <w:hideMark/>
          </w:tcPr>
          <w:p w14:paraId="6CFD3B82" w14:textId="77777777" w:rsidR="00420CE9" w:rsidRPr="00420CE9" w:rsidRDefault="00420CE9" w:rsidP="00420CE9">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420CE9">
              <w:rPr>
                <w:rFonts w:eastAsia="Times New Roman" w:cs="Times New Roman"/>
              </w:rPr>
              <w:t>0.128687</w:t>
            </w:r>
          </w:p>
        </w:tc>
        <w:tc>
          <w:tcPr>
            <w:tcW w:w="1683" w:type="pct"/>
            <w:tcBorders>
              <w:top w:val="nil"/>
              <w:left w:val="nil"/>
              <w:bottom w:val="nil"/>
              <w:right w:val="nil"/>
            </w:tcBorders>
            <w:shd w:val="clear" w:color="auto" w:fill="auto"/>
            <w:noWrap/>
            <w:vAlign w:val="bottom"/>
            <w:hideMark/>
          </w:tcPr>
          <w:p w14:paraId="49E0D4D9" w14:textId="77777777" w:rsidR="00420CE9" w:rsidRPr="00420CE9" w:rsidRDefault="00420CE9" w:rsidP="00420CE9">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420CE9">
              <w:rPr>
                <w:rFonts w:eastAsia="Times New Roman" w:cs="Times New Roman"/>
              </w:rPr>
              <w:t>0.163572</w:t>
            </w:r>
          </w:p>
        </w:tc>
      </w:tr>
      <w:tr w:rsidR="00420CE9" w:rsidRPr="00420CE9" w14:paraId="65776369" w14:textId="77777777" w:rsidTr="00420CE9">
        <w:trPr>
          <w:trHeight w:val="300"/>
        </w:trPr>
        <w:tc>
          <w:tcPr>
            <w:tcW w:w="957" w:type="pct"/>
            <w:tcBorders>
              <w:top w:val="nil"/>
              <w:left w:val="nil"/>
              <w:bottom w:val="nil"/>
              <w:right w:val="nil"/>
            </w:tcBorders>
            <w:shd w:val="clear" w:color="auto" w:fill="auto"/>
            <w:noWrap/>
            <w:vAlign w:val="center"/>
            <w:hideMark/>
          </w:tcPr>
          <w:p w14:paraId="635D9299" w14:textId="77777777" w:rsidR="00420CE9" w:rsidRPr="00420CE9" w:rsidRDefault="00420CE9" w:rsidP="00420CE9">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Lucida Console" w:eastAsia="Times New Roman" w:hAnsi="Lucida Console" w:cs="Times New Roman"/>
                <w:sz w:val="20"/>
                <w:szCs w:val="20"/>
              </w:rPr>
            </w:pPr>
            <w:r w:rsidRPr="00420CE9">
              <w:rPr>
                <w:rFonts w:ascii="Lucida Console" w:eastAsia="Times New Roman" w:hAnsi="Lucida Console" w:cs="Times New Roman"/>
                <w:sz w:val="20"/>
                <w:szCs w:val="20"/>
              </w:rPr>
              <w:t>9</w:t>
            </w:r>
          </w:p>
        </w:tc>
        <w:tc>
          <w:tcPr>
            <w:tcW w:w="918" w:type="pct"/>
            <w:tcBorders>
              <w:top w:val="nil"/>
              <w:left w:val="nil"/>
              <w:bottom w:val="nil"/>
              <w:right w:val="nil"/>
            </w:tcBorders>
            <w:shd w:val="clear" w:color="auto" w:fill="auto"/>
            <w:noWrap/>
            <w:vAlign w:val="bottom"/>
            <w:hideMark/>
          </w:tcPr>
          <w:p w14:paraId="17CDEF3F" w14:textId="77777777" w:rsidR="00420CE9" w:rsidRPr="00420CE9" w:rsidRDefault="00420CE9" w:rsidP="00420CE9">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420CE9">
              <w:rPr>
                <w:rFonts w:eastAsia="Times New Roman" w:cs="Times New Roman"/>
              </w:rPr>
              <w:t>0.135367</w:t>
            </w:r>
          </w:p>
        </w:tc>
        <w:tc>
          <w:tcPr>
            <w:tcW w:w="1442" w:type="pct"/>
            <w:tcBorders>
              <w:top w:val="nil"/>
              <w:left w:val="nil"/>
              <w:bottom w:val="nil"/>
              <w:right w:val="nil"/>
            </w:tcBorders>
            <w:shd w:val="clear" w:color="auto" w:fill="auto"/>
            <w:noWrap/>
            <w:vAlign w:val="bottom"/>
            <w:hideMark/>
          </w:tcPr>
          <w:p w14:paraId="525FFA6F" w14:textId="77777777" w:rsidR="00420CE9" w:rsidRPr="00420CE9" w:rsidRDefault="00420CE9" w:rsidP="00420CE9">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420CE9">
              <w:rPr>
                <w:rFonts w:eastAsia="Times New Roman" w:cs="Times New Roman"/>
              </w:rPr>
              <w:t>0.118644</w:t>
            </w:r>
          </w:p>
        </w:tc>
        <w:tc>
          <w:tcPr>
            <w:tcW w:w="1683" w:type="pct"/>
            <w:tcBorders>
              <w:top w:val="nil"/>
              <w:left w:val="nil"/>
              <w:bottom w:val="nil"/>
              <w:right w:val="nil"/>
            </w:tcBorders>
            <w:shd w:val="clear" w:color="auto" w:fill="auto"/>
            <w:noWrap/>
            <w:vAlign w:val="bottom"/>
            <w:hideMark/>
          </w:tcPr>
          <w:p w14:paraId="47175728" w14:textId="77777777" w:rsidR="00420CE9" w:rsidRPr="00420CE9" w:rsidRDefault="00420CE9" w:rsidP="00420CE9">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420CE9">
              <w:rPr>
                <w:rFonts w:eastAsia="Times New Roman" w:cs="Times New Roman"/>
              </w:rPr>
              <w:t>0.15209</w:t>
            </w:r>
          </w:p>
        </w:tc>
      </w:tr>
      <w:tr w:rsidR="00420CE9" w:rsidRPr="00420CE9" w14:paraId="5227DD08" w14:textId="77777777" w:rsidTr="00420CE9">
        <w:trPr>
          <w:trHeight w:val="300"/>
        </w:trPr>
        <w:tc>
          <w:tcPr>
            <w:tcW w:w="957" w:type="pct"/>
            <w:tcBorders>
              <w:top w:val="nil"/>
              <w:left w:val="nil"/>
              <w:bottom w:val="nil"/>
              <w:right w:val="nil"/>
            </w:tcBorders>
            <w:shd w:val="clear" w:color="auto" w:fill="auto"/>
            <w:noWrap/>
            <w:vAlign w:val="center"/>
            <w:hideMark/>
          </w:tcPr>
          <w:p w14:paraId="302D90BB" w14:textId="77777777" w:rsidR="00420CE9" w:rsidRPr="00420CE9" w:rsidRDefault="00420CE9" w:rsidP="00420CE9">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Lucida Console" w:eastAsia="Times New Roman" w:hAnsi="Lucida Console" w:cs="Times New Roman"/>
                <w:sz w:val="20"/>
                <w:szCs w:val="20"/>
              </w:rPr>
            </w:pPr>
            <w:r w:rsidRPr="00420CE9">
              <w:rPr>
                <w:rFonts w:ascii="Lucida Console" w:eastAsia="Times New Roman" w:hAnsi="Lucida Console" w:cs="Times New Roman"/>
                <w:sz w:val="20"/>
                <w:szCs w:val="20"/>
              </w:rPr>
              <w:t>10</w:t>
            </w:r>
          </w:p>
        </w:tc>
        <w:tc>
          <w:tcPr>
            <w:tcW w:w="918" w:type="pct"/>
            <w:tcBorders>
              <w:top w:val="nil"/>
              <w:left w:val="nil"/>
              <w:bottom w:val="nil"/>
              <w:right w:val="nil"/>
            </w:tcBorders>
            <w:shd w:val="clear" w:color="auto" w:fill="auto"/>
            <w:noWrap/>
            <w:vAlign w:val="bottom"/>
            <w:hideMark/>
          </w:tcPr>
          <w:p w14:paraId="5F162AC0" w14:textId="77777777" w:rsidR="00420CE9" w:rsidRPr="00420CE9" w:rsidRDefault="00420CE9" w:rsidP="00420CE9">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420CE9">
              <w:rPr>
                <w:rFonts w:eastAsia="Times New Roman" w:cs="Times New Roman"/>
              </w:rPr>
              <w:t>0.118208</w:t>
            </w:r>
          </w:p>
        </w:tc>
        <w:tc>
          <w:tcPr>
            <w:tcW w:w="1442" w:type="pct"/>
            <w:tcBorders>
              <w:top w:val="nil"/>
              <w:left w:val="nil"/>
              <w:bottom w:val="nil"/>
              <w:right w:val="nil"/>
            </w:tcBorders>
            <w:shd w:val="clear" w:color="auto" w:fill="auto"/>
            <w:noWrap/>
            <w:vAlign w:val="bottom"/>
            <w:hideMark/>
          </w:tcPr>
          <w:p w14:paraId="7072F944" w14:textId="77777777" w:rsidR="00420CE9" w:rsidRPr="00420CE9" w:rsidRDefault="00420CE9" w:rsidP="00420CE9">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420CE9">
              <w:rPr>
                <w:rFonts w:eastAsia="Times New Roman" w:cs="Times New Roman"/>
              </w:rPr>
              <w:t>0.101097</w:t>
            </w:r>
          </w:p>
        </w:tc>
        <w:tc>
          <w:tcPr>
            <w:tcW w:w="1683" w:type="pct"/>
            <w:tcBorders>
              <w:top w:val="nil"/>
              <w:left w:val="nil"/>
              <w:bottom w:val="nil"/>
              <w:right w:val="nil"/>
            </w:tcBorders>
            <w:shd w:val="clear" w:color="auto" w:fill="auto"/>
            <w:noWrap/>
            <w:vAlign w:val="bottom"/>
            <w:hideMark/>
          </w:tcPr>
          <w:p w14:paraId="05D186AA" w14:textId="77777777" w:rsidR="00420CE9" w:rsidRPr="00420CE9" w:rsidRDefault="00420CE9" w:rsidP="00420CE9">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420CE9">
              <w:rPr>
                <w:rFonts w:eastAsia="Times New Roman" w:cs="Times New Roman"/>
              </w:rPr>
              <w:t>0.135319</w:t>
            </w:r>
          </w:p>
        </w:tc>
      </w:tr>
      <w:tr w:rsidR="00420CE9" w:rsidRPr="00420CE9" w14:paraId="39A0414F" w14:textId="77777777" w:rsidTr="00420CE9">
        <w:trPr>
          <w:trHeight w:val="300"/>
        </w:trPr>
        <w:tc>
          <w:tcPr>
            <w:tcW w:w="957" w:type="pct"/>
            <w:tcBorders>
              <w:top w:val="nil"/>
              <w:left w:val="nil"/>
              <w:bottom w:val="nil"/>
              <w:right w:val="nil"/>
            </w:tcBorders>
            <w:shd w:val="clear" w:color="auto" w:fill="auto"/>
            <w:noWrap/>
            <w:vAlign w:val="center"/>
            <w:hideMark/>
          </w:tcPr>
          <w:p w14:paraId="5E575B5D" w14:textId="77777777" w:rsidR="00420CE9" w:rsidRPr="00420CE9" w:rsidRDefault="00420CE9" w:rsidP="00420CE9">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Lucida Console" w:eastAsia="Times New Roman" w:hAnsi="Lucida Console" w:cs="Times New Roman"/>
                <w:sz w:val="20"/>
                <w:szCs w:val="20"/>
              </w:rPr>
            </w:pPr>
            <w:r w:rsidRPr="00420CE9">
              <w:rPr>
                <w:rFonts w:ascii="Lucida Console" w:eastAsia="Times New Roman" w:hAnsi="Lucida Console" w:cs="Times New Roman"/>
                <w:sz w:val="20"/>
                <w:szCs w:val="20"/>
              </w:rPr>
              <w:t>11</w:t>
            </w:r>
          </w:p>
        </w:tc>
        <w:tc>
          <w:tcPr>
            <w:tcW w:w="918" w:type="pct"/>
            <w:tcBorders>
              <w:top w:val="nil"/>
              <w:left w:val="nil"/>
              <w:bottom w:val="nil"/>
              <w:right w:val="nil"/>
            </w:tcBorders>
            <w:shd w:val="clear" w:color="auto" w:fill="auto"/>
            <w:noWrap/>
            <w:vAlign w:val="bottom"/>
            <w:hideMark/>
          </w:tcPr>
          <w:p w14:paraId="5858E85C" w14:textId="77777777" w:rsidR="00420CE9" w:rsidRPr="00420CE9" w:rsidRDefault="00420CE9" w:rsidP="00420CE9">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420CE9">
              <w:rPr>
                <w:rFonts w:eastAsia="Times New Roman" w:cs="Times New Roman"/>
              </w:rPr>
              <w:t>0.112155</w:t>
            </w:r>
          </w:p>
        </w:tc>
        <w:tc>
          <w:tcPr>
            <w:tcW w:w="1442" w:type="pct"/>
            <w:tcBorders>
              <w:top w:val="nil"/>
              <w:left w:val="nil"/>
              <w:bottom w:val="nil"/>
              <w:right w:val="nil"/>
            </w:tcBorders>
            <w:shd w:val="clear" w:color="auto" w:fill="auto"/>
            <w:noWrap/>
            <w:vAlign w:val="bottom"/>
            <w:hideMark/>
          </w:tcPr>
          <w:p w14:paraId="65D6E8A3" w14:textId="77777777" w:rsidR="00420CE9" w:rsidRPr="00420CE9" w:rsidRDefault="00420CE9" w:rsidP="00420CE9">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420CE9">
              <w:rPr>
                <w:rFonts w:eastAsia="Times New Roman" w:cs="Times New Roman"/>
              </w:rPr>
              <w:t>0.095115</w:t>
            </w:r>
          </w:p>
        </w:tc>
        <w:tc>
          <w:tcPr>
            <w:tcW w:w="1683" w:type="pct"/>
            <w:tcBorders>
              <w:top w:val="nil"/>
              <w:left w:val="nil"/>
              <w:bottom w:val="nil"/>
              <w:right w:val="nil"/>
            </w:tcBorders>
            <w:shd w:val="clear" w:color="auto" w:fill="auto"/>
            <w:noWrap/>
            <w:vAlign w:val="bottom"/>
            <w:hideMark/>
          </w:tcPr>
          <w:p w14:paraId="00A79F8B" w14:textId="77777777" w:rsidR="00420CE9" w:rsidRPr="00420CE9" w:rsidRDefault="00420CE9" w:rsidP="00420CE9">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420CE9">
              <w:rPr>
                <w:rFonts w:eastAsia="Times New Roman" w:cs="Times New Roman"/>
              </w:rPr>
              <w:t>0.129195</w:t>
            </w:r>
          </w:p>
        </w:tc>
      </w:tr>
      <w:tr w:rsidR="00420CE9" w:rsidRPr="00420CE9" w14:paraId="1922719F" w14:textId="77777777" w:rsidTr="00420CE9">
        <w:trPr>
          <w:trHeight w:val="300"/>
        </w:trPr>
        <w:tc>
          <w:tcPr>
            <w:tcW w:w="957" w:type="pct"/>
            <w:tcBorders>
              <w:top w:val="nil"/>
              <w:left w:val="nil"/>
              <w:bottom w:val="nil"/>
              <w:right w:val="nil"/>
            </w:tcBorders>
            <w:shd w:val="clear" w:color="auto" w:fill="auto"/>
            <w:noWrap/>
            <w:vAlign w:val="center"/>
            <w:hideMark/>
          </w:tcPr>
          <w:p w14:paraId="53F634D0" w14:textId="77777777" w:rsidR="00420CE9" w:rsidRPr="00420CE9" w:rsidRDefault="00420CE9" w:rsidP="00420CE9">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Lucida Console" w:eastAsia="Times New Roman" w:hAnsi="Lucida Console" w:cs="Times New Roman"/>
                <w:sz w:val="20"/>
                <w:szCs w:val="20"/>
              </w:rPr>
            </w:pPr>
            <w:r w:rsidRPr="00420CE9">
              <w:rPr>
                <w:rFonts w:ascii="Lucida Console" w:eastAsia="Times New Roman" w:hAnsi="Lucida Console" w:cs="Times New Roman"/>
                <w:sz w:val="20"/>
                <w:szCs w:val="20"/>
              </w:rPr>
              <w:t>12</w:t>
            </w:r>
          </w:p>
        </w:tc>
        <w:tc>
          <w:tcPr>
            <w:tcW w:w="918" w:type="pct"/>
            <w:tcBorders>
              <w:top w:val="nil"/>
              <w:left w:val="nil"/>
              <w:bottom w:val="nil"/>
              <w:right w:val="nil"/>
            </w:tcBorders>
            <w:shd w:val="clear" w:color="auto" w:fill="auto"/>
            <w:noWrap/>
            <w:vAlign w:val="bottom"/>
            <w:hideMark/>
          </w:tcPr>
          <w:p w14:paraId="2754EEF3" w14:textId="77777777" w:rsidR="00420CE9" w:rsidRPr="00420CE9" w:rsidRDefault="00420CE9" w:rsidP="00420CE9">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420CE9">
              <w:rPr>
                <w:rFonts w:eastAsia="Times New Roman" w:cs="Times New Roman"/>
              </w:rPr>
              <w:t>0.111754</w:t>
            </w:r>
          </w:p>
        </w:tc>
        <w:tc>
          <w:tcPr>
            <w:tcW w:w="1442" w:type="pct"/>
            <w:tcBorders>
              <w:top w:val="nil"/>
              <w:left w:val="nil"/>
              <w:bottom w:val="nil"/>
              <w:right w:val="nil"/>
            </w:tcBorders>
            <w:shd w:val="clear" w:color="auto" w:fill="auto"/>
            <w:noWrap/>
            <w:vAlign w:val="bottom"/>
            <w:hideMark/>
          </w:tcPr>
          <w:p w14:paraId="005F9C86" w14:textId="77777777" w:rsidR="00420CE9" w:rsidRPr="00420CE9" w:rsidRDefault="00420CE9" w:rsidP="00420CE9">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420CE9">
              <w:rPr>
                <w:rFonts w:eastAsia="Times New Roman" w:cs="Times New Roman"/>
              </w:rPr>
              <w:t>0.0947</w:t>
            </w:r>
          </w:p>
        </w:tc>
        <w:tc>
          <w:tcPr>
            <w:tcW w:w="1683" w:type="pct"/>
            <w:tcBorders>
              <w:top w:val="nil"/>
              <w:left w:val="nil"/>
              <w:bottom w:val="nil"/>
              <w:right w:val="nil"/>
            </w:tcBorders>
            <w:shd w:val="clear" w:color="auto" w:fill="auto"/>
            <w:noWrap/>
            <w:vAlign w:val="bottom"/>
            <w:hideMark/>
          </w:tcPr>
          <w:p w14:paraId="6F0475A7" w14:textId="77777777" w:rsidR="00420CE9" w:rsidRPr="00420CE9" w:rsidRDefault="00420CE9" w:rsidP="00420CE9">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420CE9">
              <w:rPr>
                <w:rFonts w:eastAsia="Times New Roman" w:cs="Times New Roman"/>
              </w:rPr>
              <w:t>0.128808</w:t>
            </w:r>
          </w:p>
        </w:tc>
      </w:tr>
      <w:tr w:rsidR="00420CE9" w:rsidRPr="00420CE9" w14:paraId="70AB6A16" w14:textId="77777777" w:rsidTr="00420CE9">
        <w:trPr>
          <w:trHeight w:val="300"/>
        </w:trPr>
        <w:tc>
          <w:tcPr>
            <w:tcW w:w="957" w:type="pct"/>
            <w:tcBorders>
              <w:top w:val="nil"/>
              <w:left w:val="nil"/>
              <w:bottom w:val="nil"/>
              <w:right w:val="nil"/>
            </w:tcBorders>
            <w:shd w:val="clear" w:color="auto" w:fill="auto"/>
            <w:noWrap/>
            <w:vAlign w:val="center"/>
            <w:hideMark/>
          </w:tcPr>
          <w:p w14:paraId="596D9C7A" w14:textId="77777777" w:rsidR="00420CE9" w:rsidRPr="00420CE9" w:rsidRDefault="00420CE9" w:rsidP="00420CE9">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Lucida Console" w:eastAsia="Times New Roman" w:hAnsi="Lucida Console" w:cs="Times New Roman"/>
                <w:sz w:val="20"/>
                <w:szCs w:val="20"/>
              </w:rPr>
            </w:pPr>
            <w:r w:rsidRPr="00420CE9">
              <w:rPr>
                <w:rFonts w:ascii="Lucida Console" w:eastAsia="Times New Roman" w:hAnsi="Lucida Console" w:cs="Times New Roman"/>
                <w:sz w:val="20"/>
                <w:szCs w:val="20"/>
              </w:rPr>
              <w:t>13</w:t>
            </w:r>
          </w:p>
        </w:tc>
        <w:tc>
          <w:tcPr>
            <w:tcW w:w="918" w:type="pct"/>
            <w:tcBorders>
              <w:top w:val="nil"/>
              <w:left w:val="nil"/>
              <w:bottom w:val="nil"/>
              <w:right w:val="nil"/>
            </w:tcBorders>
            <w:shd w:val="clear" w:color="auto" w:fill="auto"/>
            <w:noWrap/>
            <w:vAlign w:val="bottom"/>
            <w:hideMark/>
          </w:tcPr>
          <w:p w14:paraId="5D18EB9B" w14:textId="77777777" w:rsidR="00420CE9" w:rsidRPr="00420CE9" w:rsidRDefault="00420CE9" w:rsidP="00420CE9">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420CE9">
              <w:rPr>
                <w:rFonts w:eastAsia="Times New Roman" w:cs="Times New Roman"/>
              </w:rPr>
              <w:t>0.110383</w:t>
            </w:r>
          </w:p>
        </w:tc>
        <w:tc>
          <w:tcPr>
            <w:tcW w:w="1442" w:type="pct"/>
            <w:tcBorders>
              <w:top w:val="nil"/>
              <w:left w:val="nil"/>
              <w:bottom w:val="nil"/>
              <w:right w:val="nil"/>
            </w:tcBorders>
            <w:shd w:val="clear" w:color="auto" w:fill="auto"/>
            <w:noWrap/>
            <w:vAlign w:val="bottom"/>
            <w:hideMark/>
          </w:tcPr>
          <w:p w14:paraId="201379BE" w14:textId="77777777" w:rsidR="00420CE9" w:rsidRPr="00420CE9" w:rsidRDefault="00420CE9" w:rsidP="00420CE9">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420CE9">
              <w:rPr>
                <w:rFonts w:eastAsia="Times New Roman" w:cs="Times New Roman"/>
              </w:rPr>
              <w:t>0.093047</w:t>
            </w:r>
          </w:p>
        </w:tc>
        <w:tc>
          <w:tcPr>
            <w:tcW w:w="1683" w:type="pct"/>
            <w:tcBorders>
              <w:top w:val="nil"/>
              <w:left w:val="nil"/>
              <w:bottom w:val="nil"/>
              <w:right w:val="nil"/>
            </w:tcBorders>
            <w:shd w:val="clear" w:color="auto" w:fill="auto"/>
            <w:noWrap/>
            <w:vAlign w:val="bottom"/>
            <w:hideMark/>
          </w:tcPr>
          <w:p w14:paraId="26323F19" w14:textId="77777777" w:rsidR="00420CE9" w:rsidRPr="00420CE9" w:rsidRDefault="00420CE9" w:rsidP="00420CE9">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420CE9">
              <w:rPr>
                <w:rFonts w:eastAsia="Times New Roman" w:cs="Times New Roman"/>
              </w:rPr>
              <w:t>0.127719</w:t>
            </w:r>
          </w:p>
        </w:tc>
      </w:tr>
      <w:tr w:rsidR="00420CE9" w:rsidRPr="00420CE9" w14:paraId="60BE1484" w14:textId="77777777" w:rsidTr="00420CE9">
        <w:trPr>
          <w:trHeight w:val="300"/>
        </w:trPr>
        <w:tc>
          <w:tcPr>
            <w:tcW w:w="957" w:type="pct"/>
            <w:tcBorders>
              <w:top w:val="nil"/>
              <w:left w:val="nil"/>
              <w:right w:val="nil"/>
            </w:tcBorders>
            <w:shd w:val="clear" w:color="auto" w:fill="auto"/>
            <w:noWrap/>
            <w:vAlign w:val="center"/>
            <w:hideMark/>
          </w:tcPr>
          <w:p w14:paraId="7B11BD2F" w14:textId="77777777" w:rsidR="00420CE9" w:rsidRPr="00420CE9" w:rsidRDefault="00420CE9" w:rsidP="00420CE9">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Lucida Console" w:eastAsia="Times New Roman" w:hAnsi="Lucida Console" w:cs="Times New Roman"/>
                <w:sz w:val="20"/>
                <w:szCs w:val="20"/>
              </w:rPr>
            </w:pPr>
            <w:r w:rsidRPr="00420CE9">
              <w:rPr>
                <w:rFonts w:ascii="Lucida Console" w:eastAsia="Times New Roman" w:hAnsi="Lucida Console" w:cs="Times New Roman"/>
                <w:sz w:val="20"/>
                <w:szCs w:val="20"/>
              </w:rPr>
              <w:t>14</w:t>
            </w:r>
          </w:p>
        </w:tc>
        <w:tc>
          <w:tcPr>
            <w:tcW w:w="918" w:type="pct"/>
            <w:tcBorders>
              <w:top w:val="nil"/>
              <w:left w:val="nil"/>
              <w:right w:val="nil"/>
            </w:tcBorders>
            <w:shd w:val="clear" w:color="auto" w:fill="auto"/>
            <w:noWrap/>
            <w:vAlign w:val="bottom"/>
            <w:hideMark/>
          </w:tcPr>
          <w:p w14:paraId="7293A331" w14:textId="77777777" w:rsidR="00420CE9" w:rsidRPr="00420CE9" w:rsidRDefault="00420CE9" w:rsidP="00420CE9">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420CE9">
              <w:rPr>
                <w:rFonts w:eastAsia="Times New Roman" w:cs="Times New Roman"/>
              </w:rPr>
              <w:t>0.10596</w:t>
            </w:r>
          </w:p>
        </w:tc>
        <w:tc>
          <w:tcPr>
            <w:tcW w:w="1442" w:type="pct"/>
            <w:tcBorders>
              <w:top w:val="nil"/>
              <w:left w:val="nil"/>
              <w:right w:val="nil"/>
            </w:tcBorders>
            <w:shd w:val="clear" w:color="auto" w:fill="auto"/>
            <w:noWrap/>
            <w:vAlign w:val="bottom"/>
            <w:hideMark/>
          </w:tcPr>
          <w:p w14:paraId="24E87707" w14:textId="77777777" w:rsidR="00420CE9" w:rsidRPr="00420CE9" w:rsidRDefault="00420CE9" w:rsidP="00420CE9">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420CE9">
              <w:rPr>
                <w:rFonts w:eastAsia="Times New Roman" w:cs="Times New Roman"/>
              </w:rPr>
              <w:t>0.086586</w:t>
            </w:r>
          </w:p>
        </w:tc>
        <w:tc>
          <w:tcPr>
            <w:tcW w:w="1683" w:type="pct"/>
            <w:tcBorders>
              <w:top w:val="nil"/>
              <w:left w:val="nil"/>
              <w:right w:val="nil"/>
            </w:tcBorders>
            <w:shd w:val="clear" w:color="auto" w:fill="auto"/>
            <w:noWrap/>
            <w:vAlign w:val="bottom"/>
            <w:hideMark/>
          </w:tcPr>
          <w:p w14:paraId="052B1480" w14:textId="77777777" w:rsidR="00420CE9" w:rsidRPr="00420CE9" w:rsidRDefault="00420CE9" w:rsidP="00420CE9">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420CE9">
              <w:rPr>
                <w:rFonts w:eastAsia="Times New Roman" w:cs="Times New Roman"/>
              </w:rPr>
              <w:t>0.125333</w:t>
            </w:r>
          </w:p>
        </w:tc>
      </w:tr>
      <w:tr w:rsidR="00420CE9" w:rsidRPr="00420CE9" w14:paraId="7621D03F" w14:textId="77777777" w:rsidTr="00420CE9">
        <w:trPr>
          <w:trHeight w:val="300"/>
        </w:trPr>
        <w:tc>
          <w:tcPr>
            <w:tcW w:w="957" w:type="pct"/>
            <w:tcBorders>
              <w:top w:val="nil"/>
              <w:left w:val="nil"/>
              <w:bottom w:val="single" w:sz="4" w:space="0" w:color="auto"/>
              <w:right w:val="nil"/>
            </w:tcBorders>
            <w:shd w:val="clear" w:color="auto" w:fill="auto"/>
            <w:noWrap/>
            <w:vAlign w:val="center"/>
            <w:hideMark/>
          </w:tcPr>
          <w:p w14:paraId="7725F79F" w14:textId="77777777" w:rsidR="00420CE9" w:rsidRPr="00420CE9" w:rsidRDefault="00420CE9" w:rsidP="00420CE9">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Lucida Console" w:eastAsia="Times New Roman" w:hAnsi="Lucida Console" w:cs="Times New Roman"/>
                <w:sz w:val="20"/>
                <w:szCs w:val="20"/>
              </w:rPr>
            </w:pPr>
            <w:r w:rsidRPr="00420CE9">
              <w:rPr>
                <w:rFonts w:ascii="Lucida Console" w:eastAsia="Times New Roman" w:hAnsi="Lucida Console" w:cs="Times New Roman"/>
                <w:sz w:val="20"/>
                <w:szCs w:val="20"/>
              </w:rPr>
              <w:t>15</w:t>
            </w:r>
          </w:p>
        </w:tc>
        <w:tc>
          <w:tcPr>
            <w:tcW w:w="918" w:type="pct"/>
            <w:tcBorders>
              <w:top w:val="nil"/>
              <w:left w:val="nil"/>
              <w:bottom w:val="single" w:sz="4" w:space="0" w:color="auto"/>
              <w:right w:val="nil"/>
            </w:tcBorders>
            <w:shd w:val="clear" w:color="auto" w:fill="auto"/>
            <w:noWrap/>
            <w:vAlign w:val="bottom"/>
            <w:hideMark/>
          </w:tcPr>
          <w:p w14:paraId="06998FA4" w14:textId="77777777" w:rsidR="00420CE9" w:rsidRPr="00420CE9" w:rsidRDefault="00420CE9" w:rsidP="00420CE9">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420CE9">
              <w:rPr>
                <w:rFonts w:eastAsia="Times New Roman" w:cs="Times New Roman"/>
              </w:rPr>
              <w:t>0.10596</w:t>
            </w:r>
          </w:p>
        </w:tc>
        <w:tc>
          <w:tcPr>
            <w:tcW w:w="1442" w:type="pct"/>
            <w:tcBorders>
              <w:top w:val="nil"/>
              <w:left w:val="nil"/>
              <w:bottom w:val="single" w:sz="4" w:space="0" w:color="auto"/>
              <w:right w:val="nil"/>
            </w:tcBorders>
            <w:shd w:val="clear" w:color="auto" w:fill="auto"/>
            <w:noWrap/>
            <w:vAlign w:val="bottom"/>
            <w:hideMark/>
          </w:tcPr>
          <w:p w14:paraId="4C284A3D" w14:textId="77777777" w:rsidR="00420CE9" w:rsidRPr="00420CE9" w:rsidRDefault="00420CE9" w:rsidP="00420CE9">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420CE9">
              <w:rPr>
                <w:rFonts w:eastAsia="Times New Roman" w:cs="Times New Roman"/>
              </w:rPr>
              <w:t>0.086586</w:t>
            </w:r>
          </w:p>
        </w:tc>
        <w:tc>
          <w:tcPr>
            <w:tcW w:w="1683" w:type="pct"/>
            <w:tcBorders>
              <w:top w:val="nil"/>
              <w:left w:val="nil"/>
              <w:bottom w:val="single" w:sz="4" w:space="0" w:color="auto"/>
              <w:right w:val="nil"/>
            </w:tcBorders>
            <w:shd w:val="clear" w:color="auto" w:fill="auto"/>
            <w:noWrap/>
            <w:vAlign w:val="bottom"/>
            <w:hideMark/>
          </w:tcPr>
          <w:p w14:paraId="40B4E0D3" w14:textId="77777777" w:rsidR="00420CE9" w:rsidRPr="00420CE9" w:rsidRDefault="00420CE9" w:rsidP="00420CE9">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420CE9">
              <w:rPr>
                <w:rFonts w:eastAsia="Times New Roman" w:cs="Times New Roman"/>
              </w:rPr>
              <w:t>0.125333</w:t>
            </w:r>
          </w:p>
        </w:tc>
      </w:tr>
    </w:tbl>
    <w:p w14:paraId="36E67C28" w14:textId="77777777" w:rsidR="00420CE9" w:rsidRDefault="00420CE9">
      <w:pPr>
        <w:rPr>
          <w:b/>
        </w:rPr>
      </w:pPr>
    </w:p>
    <w:p w14:paraId="1CB5F2DD" w14:textId="77777777" w:rsidR="00420CE9" w:rsidRDefault="00420CE9">
      <w:pPr>
        <w:rPr>
          <w:b/>
        </w:rPr>
      </w:pPr>
      <w:r>
        <w:rPr>
          <w:b/>
        </w:rPr>
        <w:br w:type="page"/>
      </w:r>
    </w:p>
    <w:p w14:paraId="2168B9FB" w14:textId="54DF7C72" w:rsidR="00937D60" w:rsidRDefault="009F3004">
      <w:pPr>
        <w:rPr>
          <w:b/>
        </w:rPr>
      </w:pPr>
      <w:r>
        <w:rPr>
          <w:b/>
        </w:rPr>
        <w:lastRenderedPageBreak/>
        <w:t>Figure 18: Kaplan Meier Survival Curve for FGM in Mauritania</w:t>
      </w:r>
    </w:p>
    <w:p w14:paraId="4E9944A1" w14:textId="1124452C" w:rsidR="00937D60" w:rsidRDefault="003A6E08">
      <w:r w:rsidRPr="003A6E08">
        <w:rPr>
          <w:noProof/>
        </w:rPr>
        <w:drawing>
          <wp:inline distT="0" distB="0" distL="0" distR="0" wp14:anchorId="69CBB689" wp14:editId="5421E105">
            <wp:extent cx="5943600" cy="34226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3422650"/>
                    </a:xfrm>
                    <a:prstGeom prst="rect">
                      <a:avLst/>
                    </a:prstGeom>
                  </pic:spPr>
                </pic:pic>
              </a:graphicData>
            </a:graphic>
          </wp:inline>
        </w:drawing>
      </w:r>
    </w:p>
    <w:tbl>
      <w:tblPr>
        <w:tblW w:w="5000" w:type="pct"/>
        <w:tblLook w:val="04A0" w:firstRow="1" w:lastRow="0" w:firstColumn="1" w:lastColumn="0" w:noHBand="0" w:noVBand="1"/>
      </w:tblPr>
      <w:tblGrid>
        <w:gridCol w:w="1793"/>
        <w:gridCol w:w="1899"/>
        <w:gridCol w:w="2789"/>
        <w:gridCol w:w="2879"/>
      </w:tblGrid>
      <w:tr w:rsidR="003A6E08" w:rsidRPr="003A6E08" w14:paraId="56E00AFD" w14:textId="77777777" w:rsidTr="004F383D">
        <w:trPr>
          <w:trHeight w:val="601"/>
        </w:trPr>
        <w:tc>
          <w:tcPr>
            <w:tcW w:w="957" w:type="pct"/>
            <w:tcBorders>
              <w:top w:val="single" w:sz="8" w:space="0" w:color="000000"/>
              <w:left w:val="nil"/>
              <w:bottom w:val="single" w:sz="4" w:space="0" w:color="auto"/>
              <w:right w:val="nil"/>
            </w:tcBorders>
            <w:shd w:val="clear" w:color="auto" w:fill="auto"/>
            <w:vAlign w:val="center"/>
            <w:hideMark/>
          </w:tcPr>
          <w:p w14:paraId="70654F0A" w14:textId="77777777" w:rsidR="003A6E08" w:rsidRPr="003A6E08" w:rsidRDefault="003A6E08" w:rsidP="003A6E08">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rPr>
            </w:pPr>
            <w:r w:rsidRPr="003A6E08">
              <w:rPr>
                <w:rFonts w:eastAsia="Times New Roman" w:cs="Times New Roman"/>
              </w:rPr>
              <w:t>Study time</w:t>
            </w:r>
          </w:p>
        </w:tc>
        <w:tc>
          <w:tcPr>
            <w:tcW w:w="1014" w:type="pct"/>
            <w:tcBorders>
              <w:top w:val="single" w:sz="8" w:space="0" w:color="000000"/>
              <w:left w:val="nil"/>
              <w:bottom w:val="single" w:sz="4" w:space="0" w:color="auto"/>
              <w:right w:val="nil"/>
            </w:tcBorders>
            <w:shd w:val="clear" w:color="auto" w:fill="auto"/>
            <w:vAlign w:val="center"/>
            <w:hideMark/>
          </w:tcPr>
          <w:p w14:paraId="799623D9" w14:textId="77777777" w:rsidR="003A6E08" w:rsidRPr="003A6E08" w:rsidRDefault="003A6E08" w:rsidP="003A6E08">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rPr>
            </w:pPr>
            <w:r w:rsidRPr="003A6E08">
              <w:rPr>
                <w:rFonts w:eastAsia="Times New Roman" w:cs="Times New Roman"/>
              </w:rPr>
              <w:t>Point estimate</w:t>
            </w:r>
          </w:p>
        </w:tc>
        <w:tc>
          <w:tcPr>
            <w:tcW w:w="1490" w:type="pct"/>
            <w:tcBorders>
              <w:top w:val="single" w:sz="8" w:space="0" w:color="000000"/>
              <w:left w:val="nil"/>
              <w:bottom w:val="single" w:sz="4" w:space="0" w:color="auto"/>
              <w:right w:val="nil"/>
            </w:tcBorders>
            <w:shd w:val="clear" w:color="auto" w:fill="auto"/>
            <w:vAlign w:val="center"/>
            <w:hideMark/>
          </w:tcPr>
          <w:p w14:paraId="0FEA275B" w14:textId="77777777" w:rsidR="003A6E08" w:rsidRPr="003A6E08" w:rsidRDefault="003A6E08" w:rsidP="003A6E08">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rPr>
            </w:pPr>
            <w:r w:rsidRPr="003A6E08">
              <w:rPr>
                <w:rFonts w:eastAsia="Times New Roman" w:cs="Times New Roman"/>
              </w:rPr>
              <w:t>Confidence interval (lower)</w:t>
            </w:r>
          </w:p>
        </w:tc>
        <w:tc>
          <w:tcPr>
            <w:tcW w:w="1538" w:type="pct"/>
            <w:tcBorders>
              <w:top w:val="single" w:sz="8" w:space="0" w:color="000000"/>
              <w:left w:val="nil"/>
              <w:bottom w:val="single" w:sz="4" w:space="0" w:color="auto"/>
              <w:right w:val="nil"/>
            </w:tcBorders>
            <w:shd w:val="clear" w:color="auto" w:fill="auto"/>
            <w:vAlign w:val="center"/>
            <w:hideMark/>
          </w:tcPr>
          <w:p w14:paraId="24F49AB6" w14:textId="77777777" w:rsidR="003A6E08" w:rsidRPr="003A6E08" w:rsidRDefault="003A6E08" w:rsidP="003A6E08">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rPr>
            </w:pPr>
            <w:r w:rsidRPr="003A6E08">
              <w:rPr>
                <w:rFonts w:eastAsia="Times New Roman" w:cs="Times New Roman"/>
              </w:rPr>
              <w:t>Confidence interval (upper)</w:t>
            </w:r>
          </w:p>
        </w:tc>
      </w:tr>
      <w:tr w:rsidR="003A6E08" w:rsidRPr="003A6E08" w14:paraId="745C3285" w14:textId="77777777" w:rsidTr="004F383D">
        <w:trPr>
          <w:trHeight w:val="300"/>
        </w:trPr>
        <w:tc>
          <w:tcPr>
            <w:tcW w:w="957" w:type="pct"/>
            <w:tcBorders>
              <w:top w:val="single" w:sz="4" w:space="0" w:color="auto"/>
              <w:left w:val="nil"/>
              <w:bottom w:val="nil"/>
              <w:right w:val="nil"/>
            </w:tcBorders>
            <w:shd w:val="clear" w:color="auto" w:fill="auto"/>
            <w:noWrap/>
            <w:vAlign w:val="center"/>
            <w:hideMark/>
          </w:tcPr>
          <w:p w14:paraId="6C1261B3" w14:textId="77777777" w:rsidR="003A6E08" w:rsidRPr="003A6E08" w:rsidRDefault="003A6E08" w:rsidP="003A6E0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Lucida Console" w:eastAsia="Times New Roman" w:hAnsi="Lucida Console" w:cs="Times New Roman"/>
                <w:sz w:val="20"/>
                <w:szCs w:val="20"/>
              </w:rPr>
            </w:pPr>
            <w:r w:rsidRPr="003A6E08">
              <w:rPr>
                <w:rFonts w:ascii="Lucida Console" w:eastAsia="Times New Roman" w:hAnsi="Lucida Console" w:cs="Times New Roman"/>
                <w:sz w:val="20"/>
                <w:szCs w:val="20"/>
              </w:rPr>
              <w:t>0</w:t>
            </w:r>
          </w:p>
        </w:tc>
        <w:tc>
          <w:tcPr>
            <w:tcW w:w="1014" w:type="pct"/>
            <w:tcBorders>
              <w:top w:val="single" w:sz="4" w:space="0" w:color="auto"/>
              <w:left w:val="nil"/>
              <w:bottom w:val="nil"/>
              <w:right w:val="nil"/>
            </w:tcBorders>
            <w:shd w:val="clear" w:color="auto" w:fill="auto"/>
            <w:noWrap/>
            <w:vAlign w:val="bottom"/>
            <w:hideMark/>
          </w:tcPr>
          <w:p w14:paraId="183B0F68" w14:textId="77777777" w:rsidR="003A6E08" w:rsidRPr="003A6E08" w:rsidRDefault="003A6E08" w:rsidP="003A6E0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3A6E08">
              <w:rPr>
                <w:rFonts w:eastAsia="Times New Roman" w:cs="Times New Roman"/>
              </w:rPr>
              <w:t>0.597036</w:t>
            </w:r>
          </w:p>
        </w:tc>
        <w:tc>
          <w:tcPr>
            <w:tcW w:w="1490" w:type="pct"/>
            <w:tcBorders>
              <w:top w:val="single" w:sz="4" w:space="0" w:color="auto"/>
              <w:left w:val="nil"/>
              <w:bottom w:val="nil"/>
              <w:right w:val="nil"/>
            </w:tcBorders>
            <w:shd w:val="clear" w:color="auto" w:fill="auto"/>
            <w:noWrap/>
            <w:vAlign w:val="bottom"/>
            <w:hideMark/>
          </w:tcPr>
          <w:p w14:paraId="2CCADA88" w14:textId="77777777" w:rsidR="003A6E08" w:rsidRPr="003A6E08" w:rsidRDefault="003A6E08" w:rsidP="003A6E0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3A6E08">
              <w:rPr>
                <w:rFonts w:eastAsia="Times New Roman" w:cs="Times New Roman"/>
              </w:rPr>
              <w:t>0.578313</w:t>
            </w:r>
          </w:p>
        </w:tc>
        <w:tc>
          <w:tcPr>
            <w:tcW w:w="1538" w:type="pct"/>
            <w:tcBorders>
              <w:top w:val="single" w:sz="4" w:space="0" w:color="auto"/>
              <w:left w:val="nil"/>
              <w:bottom w:val="nil"/>
              <w:right w:val="nil"/>
            </w:tcBorders>
            <w:shd w:val="clear" w:color="auto" w:fill="auto"/>
            <w:noWrap/>
            <w:vAlign w:val="bottom"/>
            <w:hideMark/>
          </w:tcPr>
          <w:p w14:paraId="7D2E4D66" w14:textId="77777777" w:rsidR="003A6E08" w:rsidRPr="003A6E08" w:rsidRDefault="003A6E08" w:rsidP="003A6E0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3A6E08">
              <w:rPr>
                <w:rFonts w:eastAsia="Times New Roman" w:cs="Times New Roman"/>
              </w:rPr>
              <w:t>0.61576</w:t>
            </w:r>
          </w:p>
        </w:tc>
      </w:tr>
      <w:tr w:rsidR="003A6E08" w:rsidRPr="003A6E08" w14:paraId="48540953" w14:textId="77777777" w:rsidTr="004F383D">
        <w:trPr>
          <w:trHeight w:val="300"/>
        </w:trPr>
        <w:tc>
          <w:tcPr>
            <w:tcW w:w="957" w:type="pct"/>
            <w:tcBorders>
              <w:top w:val="nil"/>
              <w:left w:val="nil"/>
              <w:bottom w:val="nil"/>
              <w:right w:val="nil"/>
            </w:tcBorders>
            <w:shd w:val="clear" w:color="auto" w:fill="auto"/>
            <w:noWrap/>
            <w:vAlign w:val="center"/>
            <w:hideMark/>
          </w:tcPr>
          <w:p w14:paraId="100B0AE3" w14:textId="77777777" w:rsidR="003A6E08" w:rsidRPr="003A6E08" w:rsidRDefault="003A6E08" w:rsidP="003A6E0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Lucida Console" w:eastAsia="Times New Roman" w:hAnsi="Lucida Console" w:cs="Times New Roman"/>
                <w:sz w:val="20"/>
                <w:szCs w:val="20"/>
              </w:rPr>
            </w:pPr>
            <w:r w:rsidRPr="003A6E08">
              <w:rPr>
                <w:rFonts w:ascii="Lucida Console" w:eastAsia="Times New Roman" w:hAnsi="Lucida Console" w:cs="Times New Roman"/>
                <w:sz w:val="20"/>
                <w:szCs w:val="20"/>
              </w:rPr>
              <w:t>1</w:t>
            </w:r>
          </w:p>
        </w:tc>
        <w:tc>
          <w:tcPr>
            <w:tcW w:w="1014" w:type="pct"/>
            <w:tcBorders>
              <w:top w:val="nil"/>
              <w:left w:val="nil"/>
              <w:bottom w:val="nil"/>
              <w:right w:val="nil"/>
            </w:tcBorders>
            <w:shd w:val="clear" w:color="auto" w:fill="auto"/>
            <w:noWrap/>
            <w:vAlign w:val="bottom"/>
            <w:hideMark/>
          </w:tcPr>
          <w:p w14:paraId="12AD4F9B" w14:textId="77777777" w:rsidR="003A6E08" w:rsidRPr="003A6E08" w:rsidRDefault="003A6E08" w:rsidP="003A6E0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3A6E08">
              <w:rPr>
                <w:rFonts w:eastAsia="Times New Roman" w:cs="Times New Roman"/>
              </w:rPr>
              <w:t>0.575774</w:t>
            </w:r>
          </w:p>
        </w:tc>
        <w:tc>
          <w:tcPr>
            <w:tcW w:w="1490" w:type="pct"/>
            <w:tcBorders>
              <w:top w:val="nil"/>
              <w:left w:val="nil"/>
              <w:bottom w:val="nil"/>
              <w:right w:val="nil"/>
            </w:tcBorders>
            <w:shd w:val="clear" w:color="auto" w:fill="auto"/>
            <w:noWrap/>
            <w:vAlign w:val="bottom"/>
            <w:hideMark/>
          </w:tcPr>
          <w:p w14:paraId="1DD39612" w14:textId="77777777" w:rsidR="003A6E08" w:rsidRPr="003A6E08" w:rsidRDefault="003A6E08" w:rsidP="003A6E0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3A6E08">
              <w:rPr>
                <w:rFonts w:eastAsia="Times New Roman" w:cs="Times New Roman"/>
              </w:rPr>
              <w:t>0.556089</w:t>
            </w:r>
          </w:p>
        </w:tc>
        <w:tc>
          <w:tcPr>
            <w:tcW w:w="1538" w:type="pct"/>
            <w:tcBorders>
              <w:top w:val="nil"/>
              <w:left w:val="nil"/>
              <w:bottom w:val="nil"/>
              <w:right w:val="nil"/>
            </w:tcBorders>
            <w:shd w:val="clear" w:color="auto" w:fill="auto"/>
            <w:noWrap/>
            <w:vAlign w:val="bottom"/>
            <w:hideMark/>
          </w:tcPr>
          <w:p w14:paraId="5931032F" w14:textId="77777777" w:rsidR="003A6E08" w:rsidRPr="003A6E08" w:rsidRDefault="003A6E08" w:rsidP="003A6E0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3A6E08">
              <w:rPr>
                <w:rFonts w:eastAsia="Times New Roman" w:cs="Times New Roman"/>
              </w:rPr>
              <w:t>0.595459</w:t>
            </w:r>
          </w:p>
        </w:tc>
      </w:tr>
      <w:tr w:rsidR="003A6E08" w:rsidRPr="003A6E08" w14:paraId="42A8CCE4" w14:textId="77777777" w:rsidTr="004F383D">
        <w:trPr>
          <w:trHeight w:val="300"/>
        </w:trPr>
        <w:tc>
          <w:tcPr>
            <w:tcW w:w="957" w:type="pct"/>
            <w:tcBorders>
              <w:top w:val="nil"/>
              <w:left w:val="nil"/>
              <w:bottom w:val="nil"/>
              <w:right w:val="nil"/>
            </w:tcBorders>
            <w:shd w:val="clear" w:color="auto" w:fill="auto"/>
            <w:noWrap/>
            <w:vAlign w:val="center"/>
            <w:hideMark/>
          </w:tcPr>
          <w:p w14:paraId="5AF69A87" w14:textId="77777777" w:rsidR="003A6E08" w:rsidRPr="003A6E08" w:rsidRDefault="003A6E08" w:rsidP="003A6E0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Lucida Console" w:eastAsia="Times New Roman" w:hAnsi="Lucida Console" w:cs="Times New Roman"/>
                <w:sz w:val="20"/>
                <w:szCs w:val="20"/>
              </w:rPr>
            </w:pPr>
            <w:r w:rsidRPr="003A6E08">
              <w:rPr>
                <w:rFonts w:ascii="Lucida Console" w:eastAsia="Times New Roman" w:hAnsi="Lucida Console" w:cs="Times New Roman"/>
                <w:sz w:val="20"/>
                <w:szCs w:val="20"/>
              </w:rPr>
              <w:t>2</w:t>
            </w:r>
          </w:p>
        </w:tc>
        <w:tc>
          <w:tcPr>
            <w:tcW w:w="1014" w:type="pct"/>
            <w:tcBorders>
              <w:top w:val="nil"/>
              <w:left w:val="nil"/>
              <w:bottom w:val="nil"/>
              <w:right w:val="nil"/>
            </w:tcBorders>
            <w:shd w:val="clear" w:color="auto" w:fill="auto"/>
            <w:noWrap/>
            <w:vAlign w:val="bottom"/>
            <w:hideMark/>
          </w:tcPr>
          <w:p w14:paraId="41932408" w14:textId="77777777" w:rsidR="003A6E08" w:rsidRPr="003A6E08" w:rsidRDefault="003A6E08" w:rsidP="003A6E0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3A6E08">
              <w:rPr>
                <w:rFonts w:eastAsia="Times New Roman" w:cs="Times New Roman"/>
              </w:rPr>
              <w:t>0.560756</w:t>
            </w:r>
          </w:p>
        </w:tc>
        <w:tc>
          <w:tcPr>
            <w:tcW w:w="1490" w:type="pct"/>
            <w:tcBorders>
              <w:top w:val="nil"/>
              <w:left w:val="nil"/>
              <w:bottom w:val="nil"/>
              <w:right w:val="nil"/>
            </w:tcBorders>
            <w:shd w:val="clear" w:color="auto" w:fill="auto"/>
            <w:noWrap/>
            <w:vAlign w:val="bottom"/>
            <w:hideMark/>
          </w:tcPr>
          <w:p w14:paraId="44DA0B77" w14:textId="77777777" w:rsidR="003A6E08" w:rsidRPr="003A6E08" w:rsidRDefault="003A6E08" w:rsidP="003A6E0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3A6E08">
              <w:rPr>
                <w:rFonts w:eastAsia="Times New Roman" w:cs="Times New Roman"/>
              </w:rPr>
              <w:t>0.54031</w:t>
            </w:r>
          </w:p>
        </w:tc>
        <w:tc>
          <w:tcPr>
            <w:tcW w:w="1538" w:type="pct"/>
            <w:tcBorders>
              <w:top w:val="nil"/>
              <w:left w:val="nil"/>
              <w:bottom w:val="nil"/>
              <w:right w:val="nil"/>
            </w:tcBorders>
            <w:shd w:val="clear" w:color="auto" w:fill="auto"/>
            <w:noWrap/>
            <w:vAlign w:val="bottom"/>
            <w:hideMark/>
          </w:tcPr>
          <w:p w14:paraId="7BF6B5C9" w14:textId="77777777" w:rsidR="003A6E08" w:rsidRPr="003A6E08" w:rsidRDefault="003A6E08" w:rsidP="003A6E0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3A6E08">
              <w:rPr>
                <w:rFonts w:eastAsia="Times New Roman" w:cs="Times New Roman"/>
              </w:rPr>
              <w:t>0.581201</w:t>
            </w:r>
          </w:p>
        </w:tc>
      </w:tr>
      <w:tr w:rsidR="003A6E08" w:rsidRPr="003A6E08" w14:paraId="07ACCF49" w14:textId="77777777" w:rsidTr="004F383D">
        <w:trPr>
          <w:trHeight w:val="300"/>
        </w:trPr>
        <w:tc>
          <w:tcPr>
            <w:tcW w:w="957" w:type="pct"/>
            <w:tcBorders>
              <w:top w:val="nil"/>
              <w:left w:val="nil"/>
              <w:bottom w:val="nil"/>
              <w:right w:val="nil"/>
            </w:tcBorders>
            <w:shd w:val="clear" w:color="auto" w:fill="auto"/>
            <w:noWrap/>
            <w:vAlign w:val="center"/>
            <w:hideMark/>
          </w:tcPr>
          <w:p w14:paraId="60C91DD1" w14:textId="77777777" w:rsidR="003A6E08" w:rsidRPr="003A6E08" w:rsidRDefault="003A6E08" w:rsidP="003A6E0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Lucida Console" w:eastAsia="Times New Roman" w:hAnsi="Lucida Console" w:cs="Times New Roman"/>
                <w:sz w:val="20"/>
                <w:szCs w:val="20"/>
              </w:rPr>
            </w:pPr>
            <w:r w:rsidRPr="003A6E08">
              <w:rPr>
                <w:rFonts w:ascii="Lucida Console" w:eastAsia="Times New Roman" w:hAnsi="Lucida Console" w:cs="Times New Roman"/>
                <w:sz w:val="20"/>
                <w:szCs w:val="20"/>
              </w:rPr>
              <w:t>3</w:t>
            </w:r>
          </w:p>
        </w:tc>
        <w:tc>
          <w:tcPr>
            <w:tcW w:w="1014" w:type="pct"/>
            <w:tcBorders>
              <w:top w:val="nil"/>
              <w:left w:val="nil"/>
              <w:bottom w:val="nil"/>
              <w:right w:val="nil"/>
            </w:tcBorders>
            <w:shd w:val="clear" w:color="auto" w:fill="auto"/>
            <w:noWrap/>
            <w:vAlign w:val="bottom"/>
            <w:hideMark/>
          </w:tcPr>
          <w:p w14:paraId="1E89D6B6" w14:textId="77777777" w:rsidR="003A6E08" w:rsidRPr="003A6E08" w:rsidRDefault="003A6E08" w:rsidP="003A6E0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3A6E08">
              <w:rPr>
                <w:rFonts w:eastAsia="Times New Roman" w:cs="Times New Roman"/>
              </w:rPr>
              <w:t>0.555206</w:t>
            </w:r>
          </w:p>
        </w:tc>
        <w:tc>
          <w:tcPr>
            <w:tcW w:w="1490" w:type="pct"/>
            <w:tcBorders>
              <w:top w:val="nil"/>
              <w:left w:val="nil"/>
              <w:bottom w:val="nil"/>
              <w:right w:val="nil"/>
            </w:tcBorders>
            <w:shd w:val="clear" w:color="auto" w:fill="auto"/>
            <w:noWrap/>
            <w:vAlign w:val="bottom"/>
            <w:hideMark/>
          </w:tcPr>
          <w:p w14:paraId="28FEBA4B" w14:textId="77777777" w:rsidR="003A6E08" w:rsidRPr="003A6E08" w:rsidRDefault="003A6E08" w:rsidP="003A6E0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3A6E08">
              <w:rPr>
                <w:rFonts w:eastAsia="Times New Roman" w:cs="Times New Roman"/>
              </w:rPr>
              <w:t>0.534458</w:t>
            </w:r>
          </w:p>
        </w:tc>
        <w:tc>
          <w:tcPr>
            <w:tcW w:w="1538" w:type="pct"/>
            <w:tcBorders>
              <w:top w:val="nil"/>
              <w:left w:val="nil"/>
              <w:bottom w:val="nil"/>
              <w:right w:val="nil"/>
            </w:tcBorders>
            <w:shd w:val="clear" w:color="auto" w:fill="auto"/>
            <w:noWrap/>
            <w:vAlign w:val="bottom"/>
            <w:hideMark/>
          </w:tcPr>
          <w:p w14:paraId="4F3D8F3C" w14:textId="77777777" w:rsidR="003A6E08" w:rsidRPr="003A6E08" w:rsidRDefault="003A6E08" w:rsidP="003A6E0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3A6E08">
              <w:rPr>
                <w:rFonts w:eastAsia="Times New Roman" w:cs="Times New Roman"/>
              </w:rPr>
              <w:t>0.575954</w:t>
            </w:r>
          </w:p>
        </w:tc>
      </w:tr>
      <w:tr w:rsidR="003A6E08" w:rsidRPr="003A6E08" w14:paraId="03B18D1D" w14:textId="77777777" w:rsidTr="004F383D">
        <w:trPr>
          <w:trHeight w:val="300"/>
        </w:trPr>
        <w:tc>
          <w:tcPr>
            <w:tcW w:w="957" w:type="pct"/>
            <w:tcBorders>
              <w:top w:val="nil"/>
              <w:left w:val="nil"/>
              <w:bottom w:val="nil"/>
              <w:right w:val="nil"/>
            </w:tcBorders>
            <w:shd w:val="clear" w:color="auto" w:fill="auto"/>
            <w:noWrap/>
            <w:vAlign w:val="center"/>
            <w:hideMark/>
          </w:tcPr>
          <w:p w14:paraId="0B98D8DF" w14:textId="77777777" w:rsidR="003A6E08" w:rsidRPr="003A6E08" w:rsidRDefault="003A6E08" w:rsidP="003A6E0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Lucida Console" w:eastAsia="Times New Roman" w:hAnsi="Lucida Console" w:cs="Times New Roman"/>
                <w:sz w:val="20"/>
                <w:szCs w:val="20"/>
              </w:rPr>
            </w:pPr>
            <w:r w:rsidRPr="003A6E08">
              <w:rPr>
                <w:rFonts w:ascii="Lucida Console" w:eastAsia="Times New Roman" w:hAnsi="Lucida Console" w:cs="Times New Roman"/>
                <w:sz w:val="20"/>
                <w:szCs w:val="20"/>
              </w:rPr>
              <w:t>4</w:t>
            </w:r>
          </w:p>
        </w:tc>
        <w:tc>
          <w:tcPr>
            <w:tcW w:w="1014" w:type="pct"/>
            <w:tcBorders>
              <w:top w:val="nil"/>
              <w:left w:val="nil"/>
              <w:bottom w:val="nil"/>
              <w:right w:val="nil"/>
            </w:tcBorders>
            <w:shd w:val="clear" w:color="auto" w:fill="auto"/>
            <w:noWrap/>
            <w:vAlign w:val="bottom"/>
            <w:hideMark/>
          </w:tcPr>
          <w:p w14:paraId="01C4A314" w14:textId="77777777" w:rsidR="003A6E08" w:rsidRPr="003A6E08" w:rsidRDefault="003A6E08" w:rsidP="003A6E0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3A6E08">
              <w:rPr>
                <w:rFonts w:eastAsia="Times New Roman" w:cs="Times New Roman"/>
              </w:rPr>
              <w:t>0.551867</w:t>
            </w:r>
          </w:p>
        </w:tc>
        <w:tc>
          <w:tcPr>
            <w:tcW w:w="1490" w:type="pct"/>
            <w:tcBorders>
              <w:top w:val="nil"/>
              <w:left w:val="nil"/>
              <w:bottom w:val="nil"/>
              <w:right w:val="nil"/>
            </w:tcBorders>
            <w:shd w:val="clear" w:color="auto" w:fill="auto"/>
            <w:noWrap/>
            <w:vAlign w:val="bottom"/>
            <w:hideMark/>
          </w:tcPr>
          <w:p w14:paraId="6FB0F55A" w14:textId="77777777" w:rsidR="003A6E08" w:rsidRPr="003A6E08" w:rsidRDefault="003A6E08" w:rsidP="003A6E0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3A6E08">
              <w:rPr>
                <w:rFonts w:eastAsia="Times New Roman" w:cs="Times New Roman"/>
              </w:rPr>
              <w:t>0.530924</w:t>
            </w:r>
          </w:p>
        </w:tc>
        <w:tc>
          <w:tcPr>
            <w:tcW w:w="1538" w:type="pct"/>
            <w:tcBorders>
              <w:top w:val="nil"/>
              <w:left w:val="nil"/>
              <w:bottom w:val="nil"/>
              <w:right w:val="nil"/>
            </w:tcBorders>
            <w:shd w:val="clear" w:color="auto" w:fill="auto"/>
            <w:noWrap/>
            <w:vAlign w:val="bottom"/>
            <w:hideMark/>
          </w:tcPr>
          <w:p w14:paraId="72C17BA6" w14:textId="77777777" w:rsidR="003A6E08" w:rsidRPr="003A6E08" w:rsidRDefault="003A6E08" w:rsidP="003A6E0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3A6E08">
              <w:rPr>
                <w:rFonts w:eastAsia="Times New Roman" w:cs="Times New Roman"/>
              </w:rPr>
              <w:t>0.572809</w:t>
            </w:r>
          </w:p>
        </w:tc>
      </w:tr>
      <w:tr w:rsidR="003A6E08" w:rsidRPr="003A6E08" w14:paraId="3455C2B8" w14:textId="77777777" w:rsidTr="004F383D">
        <w:trPr>
          <w:trHeight w:val="300"/>
        </w:trPr>
        <w:tc>
          <w:tcPr>
            <w:tcW w:w="957" w:type="pct"/>
            <w:tcBorders>
              <w:top w:val="nil"/>
              <w:left w:val="nil"/>
              <w:bottom w:val="nil"/>
              <w:right w:val="nil"/>
            </w:tcBorders>
            <w:shd w:val="clear" w:color="auto" w:fill="auto"/>
            <w:noWrap/>
            <w:vAlign w:val="center"/>
            <w:hideMark/>
          </w:tcPr>
          <w:p w14:paraId="4D7F441C" w14:textId="77777777" w:rsidR="003A6E08" w:rsidRPr="003A6E08" w:rsidRDefault="003A6E08" w:rsidP="003A6E0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Lucida Console" w:eastAsia="Times New Roman" w:hAnsi="Lucida Console" w:cs="Times New Roman"/>
                <w:sz w:val="20"/>
                <w:szCs w:val="20"/>
              </w:rPr>
            </w:pPr>
            <w:r w:rsidRPr="003A6E08">
              <w:rPr>
                <w:rFonts w:ascii="Lucida Console" w:eastAsia="Times New Roman" w:hAnsi="Lucida Console" w:cs="Times New Roman"/>
                <w:sz w:val="20"/>
                <w:szCs w:val="20"/>
              </w:rPr>
              <w:t>5</w:t>
            </w:r>
          </w:p>
        </w:tc>
        <w:tc>
          <w:tcPr>
            <w:tcW w:w="1014" w:type="pct"/>
            <w:tcBorders>
              <w:top w:val="nil"/>
              <w:left w:val="nil"/>
              <w:bottom w:val="nil"/>
              <w:right w:val="nil"/>
            </w:tcBorders>
            <w:shd w:val="clear" w:color="auto" w:fill="auto"/>
            <w:noWrap/>
            <w:vAlign w:val="bottom"/>
            <w:hideMark/>
          </w:tcPr>
          <w:p w14:paraId="2664D751" w14:textId="77777777" w:rsidR="003A6E08" w:rsidRPr="003A6E08" w:rsidRDefault="003A6E08" w:rsidP="003A6E0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3A6E08">
              <w:rPr>
                <w:rFonts w:eastAsia="Times New Roman" w:cs="Times New Roman"/>
              </w:rPr>
              <w:t>0.548099</w:t>
            </w:r>
          </w:p>
        </w:tc>
        <w:tc>
          <w:tcPr>
            <w:tcW w:w="1490" w:type="pct"/>
            <w:tcBorders>
              <w:top w:val="nil"/>
              <w:left w:val="nil"/>
              <w:bottom w:val="nil"/>
              <w:right w:val="nil"/>
            </w:tcBorders>
            <w:shd w:val="clear" w:color="auto" w:fill="auto"/>
            <w:noWrap/>
            <w:vAlign w:val="bottom"/>
            <w:hideMark/>
          </w:tcPr>
          <w:p w14:paraId="05A4FC8C" w14:textId="77777777" w:rsidR="003A6E08" w:rsidRPr="003A6E08" w:rsidRDefault="003A6E08" w:rsidP="003A6E0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3A6E08">
              <w:rPr>
                <w:rFonts w:eastAsia="Times New Roman" w:cs="Times New Roman"/>
              </w:rPr>
              <w:t>0.526903</w:t>
            </w:r>
          </w:p>
        </w:tc>
        <w:tc>
          <w:tcPr>
            <w:tcW w:w="1538" w:type="pct"/>
            <w:tcBorders>
              <w:top w:val="nil"/>
              <w:left w:val="nil"/>
              <w:bottom w:val="nil"/>
              <w:right w:val="nil"/>
            </w:tcBorders>
            <w:shd w:val="clear" w:color="auto" w:fill="auto"/>
            <w:noWrap/>
            <w:vAlign w:val="bottom"/>
            <w:hideMark/>
          </w:tcPr>
          <w:p w14:paraId="25792A3A" w14:textId="77777777" w:rsidR="003A6E08" w:rsidRPr="003A6E08" w:rsidRDefault="003A6E08" w:rsidP="003A6E0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3A6E08">
              <w:rPr>
                <w:rFonts w:eastAsia="Times New Roman" w:cs="Times New Roman"/>
              </w:rPr>
              <w:t>0.569295</w:t>
            </w:r>
          </w:p>
        </w:tc>
      </w:tr>
      <w:tr w:rsidR="003A6E08" w:rsidRPr="003A6E08" w14:paraId="4C503983" w14:textId="77777777" w:rsidTr="004F383D">
        <w:trPr>
          <w:trHeight w:val="300"/>
        </w:trPr>
        <w:tc>
          <w:tcPr>
            <w:tcW w:w="957" w:type="pct"/>
            <w:tcBorders>
              <w:top w:val="nil"/>
              <w:left w:val="nil"/>
              <w:bottom w:val="nil"/>
              <w:right w:val="nil"/>
            </w:tcBorders>
            <w:shd w:val="clear" w:color="auto" w:fill="auto"/>
            <w:noWrap/>
            <w:vAlign w:val="center"/>
            <w:hideMark/>
          </w:tcPr>
          <w:p w14:paraId="591BE9E7" w14:textId="77777777" w:rsidR="003A6E08" w:rsidRPr="003A6E08" w:rsidRDefault="003A6E08" w:rsidP="003A6E0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Lucida Console" w:eastAsia="Times New Roman" w:hAnsi="Lucida Console" w:cs="Times New Roman"/>
                <w:sz w:val="20"/>
                <w:szCs w:val="20"/>
              </w:rPr>
            </w:pPr>
            <w:r w:rsidRPr="003A6E08">
              <w:rPr>
                <w:rFonts w:ascii="Lucida Console" w:eastAsia="Times New Roman" w:hAnsi="Lucida Console" w:cs="Times New Roman"/>
                <w:sz w:val="20"/>
                <w:szCs w:val="20"/>
              </w:rPr>
              <w:t>6</w:t>
            </w:r>
          </w:p>
        </w:tc>
        <w:tc>
          <w:tcPr>
            <w:tcW w:w="1014" w:type="pct"/>
            <w:tcBorders>
              <w:top w:val="nil"/>
              <w:left w:val="nil"/>
              <w:bottom w:val="nil"/>
              <w:right w:val="nil"/>
            </w:tcBorders>
            <w:shd w:val="clear" w:color="auto" w:fill="auto"/>
            <w:noWrap/>
            <w:vAlign w:val="bottom"/>
            <w:hideMark/>
          </w:tcPr>
          <w:p w14:paraId="1EE933B0" w14:textId="77777777" w:rsidR="003A6E08" w:rsidRPr="003A6E08" w:rsidRDefault="003A6E08" w:rsidP="003A6E0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3A6E08">
              <w:rPr>
                <w:rFonts w:eastAsia="Times New Roman" w:cs="Times New Roman"/>
              </w:rPr>
              <w:t>0.547619</w:t>
            </w:r>
          </w:p>
        </w:tc>
        <w:tc>
          <w:tcPr>
            <w:tcW w:w="1490" w:type="pct"/>
            <w:tcBorders>
              <w:top w:val="nil"/>
              <w:left w:val="nil"/>
              <w:bottom w:val="nil"/>
              <w:right w:val="nil"/>
            </w:tcBorders>
            <w:shd w:val="clear" w:color="auto" w:fill="auto"/>
            <w:noWrap/>
            <w:vAlign w:val="bottom"/>
            <w:hideMark/>
          </w:tcPr>
          <w:p w14:paraId="7370A892" w14:textId="77777777" w:rsidR="003A6E08" w:rsidRPr="003A6E08" w:rsidRDefault="003A6E08" w:rsidP="003A6E0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3A6E08">
              <w:rPr>
                <w:rFonts w:eastAsia="Times New Roman" w:cs="Times New Roman"/>
              </w:rPr>
              <w:t>0.526336</w:t>
            </w:r>
          </w:p>
        </w:tc>
        <w:tc>
          <w:tcPr>
            <w:tcW w:w="1538" w:type="pct"/>
            <w:tcBorders>
              <w:top w:val="nil"/>
              <w:left w:val="nil"/>
              <w:bottom w:val="nil"/>
              <w:right w:val="nil"/>
            </w:tcBorders>
            <w:shd w:val="clear" w:color="auto" w:fill="auto"/>
            <w:noWrap/>
            <w:vAlign w:val="bottom"/>
            <w:hideMark/>
          </w:tcPr>
          <w:p w14:paraId="43FFEDBD" w14:textId="77777777" w:rsidR="003A6E08" w:rsidRPr="003A6E08" w:rsidRDefault="003A6E08" w:rsidP="003A6E0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3A6E08">
              <w:rPr>
                <w:rFonts w:eastAsia="Times New Roman" w:cs="Times New Roman"/>
              </w:rPr>
              <w:t>0.568902</w:t>
            </w:r>
          </w:p>
        </w:tc>
      </w:tr>
      <w:tr w:rsidR="003A6E08" w:rsidRPr="003A6E08" w14:paraId="73CC7B79" w14:textId="77777777" w:rsidTr="004F383D">
        <w:trPr>
          <w:trHeight w:val="300"/>
        </w:trPr>
        <w:tc>
          <w:tcPr>
            <w:tcW w:w="957" w:type="pct"/>
            <w:tcBorders>
              <w:top w:val="nil"/>
              <w:left w:val="nil"/>
              <w:bottom w:val="nil"/>
              <w:right w:val="nil"/>
            </w:tcBorders>
            <w:shd w:val="clear" w:color="auto" w:fill="auto"/>
            <w:noWrap/>
            <w:vAlign w:val="center"/>
            <w:hideMark/>
          </w:tcPr>
          <w:p w14:paraId="3CBB25DD" w14:textId="77777777" w:rsidR="003A6E08" w:rsidRPr="003A6E08" w:rsidRDefault="003A6E08" w:rsidP="003A6E0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Lucida Console" w:eastAsia="Times New Roman" w:hAnsi="Lucida Console" w:cs="Times New Roman"/>
                <w:sz w:val="20"/>
                <w:szCs w:val="20"/>
              </w:rPr>
            </w:pPr>
            <w:r w:rsidRPr="003A6E08">
              <w:rPr>
                <w:rFonts w:ascii="Lucida Console" w:eastAsia="Times New Roman" w:hAnsi="Lucida Console" w:cs="Times New Roman"/>
                <w:sz w:val="20"/>
                <w:szCs w:val="20"/>
              </w:rPr>
              <w:t>7</w:t>
            </w:r>
          </w:p>
        </w:tc>
        <w:tc>
          <w:tcPr>
            <w:tcW w:w="1014" w:type="pct"/>
            <w:tcBorders>
              <w:top w:val="nil"/>
              <w:left w:val="nil"/>
              <w:bottom w:val="nil"/>
              <w:right w:val="nil"/>
            </w:tcBorders>
            <w:shd w:val="clear" w:color="auto" w:fill="auto"/>
            <w:noWrap/>
            <w:vAlign w:val="bottom"/>
            <w:hideMark/>
          </w:tcPr>
          <w:p w14:paraId="72A86FDD" w14:textId="77777777" w:rsidR="003A6E08" w:rsidRPr="003A6E08" w:rsidRDefault="003A6E08" w:rsidP="003A6E0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3A6E08">
              <w:rPr>
                <w:rFonts w:eastAsia="Times New Roman" w:cs="Times New Roman"/>
              </w:rPr>
              <w:t>0.546758</w:t>
            </w:r>
          </w:p>
        </w:tc>
        <w:tc>
          <w:tcPr>
            <w:tcW w:w="1490" w:type="pct"/>
            <w:tcBorders>
              <w:top w:val="nil"/>
              <w:left w:val="nil"/>
              <w:bottom w:val="nil"/>
              <w:right w:val="nil"/>
            </w:tcBorders>
            <w:shd w:val="clear" w:color="auto" w:fill="auto"/>
            <w:noWrap/>
            <w:vAlign w:val="bottom"/>
            <w:hideMark/>
          </w:tcPr>
          <w:p w14:paraId="42D876A8" w14:textId="77777777" w:rsidR="003A6E08" w:rsidRPr="003A6E08" w:rsidRDefault="003A6E08" w:rsidP="003A6E0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3A6E08">
              <w:rPr>
                <w:rFonts w:eastAsia="Times New Roman" w:cs="Times New Roman"/>
              </w:rPr>
              <w:t>0.525385</w:t>
            </w:r>
          </w:p>
        </w:tc>
        <w:tc>
          <w:tcPr>
            <w:tcW w:w="1538" w:type="pct"/>
            <w:tcBorders>
              <w:top w:val="nil"/>
              <w:left w:val="nil"/>
              <w:bottom w:val="nil"/>
              <w:right w:val="nil"/>
            </w:tcBorders>
            <w:shd w:val="clear" w:color="auto" w:fill="auto"/>
            <w:noWrap/>
            <w:vAlign w:val="bottom"/>
            <w:hideMark/>
          </w:tcPr>
          <w:p w14:paraId="054CF12A" w14:textId="77777777" w:rsidR="003A6E08" w:rsidRPr="003A6E08" w:rsidRDefault="003A6E08" w:rsidP="003A6E0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3A6E08">
              <w:rPr>
                <w:rFonts w:eastAsia="Times New Roman" w:cs="Times New Roman"/>
              </w:rPr>
              <w:t>0.568131</w:t>
            </w:r>
          </w:p>
        </w:tc>
      </w:tr>
      <w:tr w:rsidR="003A6E08" w:rsidRPr="003A6E08" w14:paraId="22BCFB8F" w14:textId="77777777" w:rsidTr="004F383D">
        <w:trPr>
          <w:trHeight w:val="300"/>
        </w:trPr>
        <w:tc>
          <w:tcPr>
            <w:tcW w:w="957" w:type="pct"/>
            <w:tcBorders>
              <w:top w:val="nil"/>
              <w:left w:val="nil"/>
              <w:bottom w:val="nil"/>
              <w:right w:val="nil"/>
            </w:tcBorders>
            <w:shd w:val="clear" w:color="auto" w:fill="auto"/>
            <w:noWrap/>
            <w:vAlign w:val="center"/>
            <w:hideMark/>
          </w:tcPr>
          <w:p w14:paraId="06A9B909" w14:textId="77777777" w:rsidR="003A6E08" w:rsidRPr="003A6E08" w:rsidRDefault="003A6E08" w:rsidP="003A6E0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Lucida Console" w:eastAsia="Times New Roman" w:hAnsi="Lucida Console" w:cs="Times New Roman"/>
                <w:sz w:val="20"/>
                <w:szCs w:val="20"/>
              </w:rPr>
            </w:pPr>
            <w:r w:rsidRPr="003A6E08">
              <w:rPr>
                <w:rFonts w:ascii="Lucida Console" w:eastAsia="Times New Roman" w:hAnsi="Lucida Console" w:cs="Times New Roman"/>
                <w:sz w:val="20"/>
                <w:szCs w:val="20"/>
              </w:rPr>
              <w:t>8</w:t>
            </w:r>
          </w:p>
        </w:tc>
        <w:tc>
          <w:tcPr>
            <w:tcW w:w="1014" w:type="pct"/>
            <w:tcBorders>
              <w:top w:val="nil"/>
              <w:left w:val="nil"/>
              <w:bottom w:val="nil"/>
              <w:right w:val="nil"/>
            </w:tcBorders>
            <w:shd w:val="clear" w:color="auto" w:fill="auto"/>
            <w:noWrap/>
            <w:vAlign w:val="bottom"/>
            <w:hideMark/>
          </w:tcPr>
          <w:p w14:paraId="382C4D49" w14:textId="77777777" w:rsidR="003A6E08" w:rsidRPr="003A6E08" w:rsidRDefault="003A6E08" w:rsidP="003A6E0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3A6E08">
              <w:rPr>
                <w:rFonts w:eastAsia="Times New Roman" w:cs="Times New Roman"/>
              </w:rPr>
              <w:t>0.545722</w:t>
            </w:r>
          </w:p>
        </w:tc>
        <w:tc>
          <w:tcPr>
            <w:tcW w:w="1490" w:type="pct"/>
            <w:tcBorders>
              <w:top w:val="nil"/>
              <w:left w:val="nil"/>
              <w:bottom w:val="nil"/>
              <w:right w:val="nil"/>
            </w:tcBorders>
            <w:shd w:val="clear" w:color="auto" w:fill="auto"/>
            <w:noWrap/>
            <w:vAlign w:val="bottom"/>
            <w:hideMark/>
          </w:tcPr>
          <w:p w14:paraId="169DBA25" w14:textId="77777777" w:rsidR="003A6E08" w:rsidRPr="003A6E08" w:rsidRDefault="003A6E08" w:rsidP="003A6E0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3A6E08">
              <w:rPr>
                <w:rFonts w:eastAsia="Times New Roman" w:cs="Times New Roman"/>
              </w:rPr>
              <w:t>0.524227</w:t>
            </w:r>
          </w:p>
        </w:tc>
        <w:tc>
          <w:tcPr>
            <w:tcW w:w="1538" w:type="pct"/>
            <w:tcBorders>
              <w:top w:val="nil"/>
              <w:left w:val="nil"/>
              <w:bottom w:val="nil"/>
              <w:right w:val="nil"/>
            </w:tcBorders>
            <w:shd w:val="clear" w:color="auto" w:fill="auto"/>
            <w:noWrap/>
            <w:vAlign w:val="bottom"/>
            <w:hideMark/>
          </w:tcPr>
          <w:p w14:paraId="3BFAE200" w14:textId="77777777" w:rsidR="003A6E08" w:rsidRPr="003A6E08" w:rsidRDefault="003A6E08" w:rsidP="003A6E0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3A6E08">
              <w:rPr>
                <w:rFonts w:eastAsia="Times New Roman" w:cs="Times New Roman"/>
              </w:rPr>
              <w:t>0.567217</w:t>
            </w:r>
          </w:p>
        </w:tc>
      </w:tr>
      <w:tr w:rsidR="003A6E08" w:rsidRPr="003A6E08" w14:paraId="3DA28269" w14:textId="77777777" w:rsidTr="004F383D">
        <w:trPr>
          <w:trHeight w:val="300"/>
        </w:trPr>
        <w:tc>
          <w:tcPr>
            <w:tcW w:w="957" w:type="pct"/>
            <w:tcBorders>
              <w:top w:val="nil"/>
              <w:left w:val="nil"/>
              <w:bottom w:val="nil"/>
              <w:right w:val="nil"/>
            </w:tcBorders>
            <w:shd w:val="clear" w:color="auto" w:fill="auto"/>
            <w:noWrap/>
            <w:vAlign w:val="center"/>
            <w:hideMark/>
          </w:tcPr>
          <w:p w14:paraId="470B6375" w14:textId="77777777" w:rsidR="003A6E08" w:rsidRPr="003A6E08" w:rsidRDefault="003A6E08" w:rsidP="003A6E0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Lucida Console" w:eastAsia="Times New Roman" w:hAnsi="Lucida Console" w:cs="Times New Roman"/>
                <w:sz w:val="20"/>
                <w:szCs w:val="20"/>
              </w:rPr>
            </w:pPr>
            <w:r w:rsidRPr="003A6E08">
              <w:rPr>
                <w:rFonts w:ascii="Lucida Console" w:eastAsia="Times New Roman" w:hAnsi="Lucida Console" w:cs="Times New Roman"/>
                <w:sz w:val="20"/>
                <w:szCs w:val="20"/>
              </w:rPr>
              <w:t>9</w:t>
            </w:r>
          </w:p>
        </w:tc>
        <w:tc>
          <w:tcPr>
            <w:tcW w:w="1014" w:type="pct"/>
            <w:tcBorders>
              <w:top w:val="nil"/>
              <w:left w:val="nil"/>
              <w:bottom w:val="nil"/>
              <w:right w:val="nil"/>
            </w:tcBorders>
            <w:shd w:val="clear" w:color="auto" w:fill="auto"/>
            <w:noWrap/>
            <w:vAlign w:val="bottom"/>
            <w:hideMark/>
          </w:tcPr>
          <w:p w14:paraId="1AF3566C" w14:textId="77777777" w:rsidR="003A6E08" w:rsidRPr="003A6E08" w:rsidRDefault="003A6E08" w:rsidP="003A6E0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3A6E08">
              <w:rPr>
                <w:rFonts w:eastAsia="Times New Roman" w:cs="Times New Roman"/>
              </w:rPr>
              <w:t>0.544439</w:t>
            </w:r>
          </w:p>
        </w:tc>
        <w:tc>
          <w:tcPr>
            <w:tcW w:w="1490" w:type="pct"/>
            <w:tcBorders>
              <w:top w:val="nil"/>
              <w:left w:val="nil"/>
              <w:bottom w:val="nil"/>
              <w:right w:val="nil"/>
            </w:tcBorders>
            <w:shd w:val="clear" w:color="auto" w:fill="auto"/>
            <w:noWrap/>
            <w:vAlign w:val="bottom"/>
            <w:hideMark/>
          </w:tcPr>
          <w:p w14:paraId="04473BB0" w14:textId="77777777" w:rsidR="003A6E08" w:rsidRPr="003A6E08" w:rsidRDefault="003A6E08" w:rsidP="003A6E0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3A6E08">
              <w:rPr>
                <w:rFonts w:eastAsia="Times New Roman" w:cs="Times New Roman"/>
              </w:rPr>
              <w:t>0.522786</w:t>
            </w:r>
          </w:p>
        </w:tc>
        <w:tc>
          <w:tcPr>
            <w:tcW w:w="1538" w:type="pct"/>
            <w:tcBorders>
              <w:top w:val="nil"/>
              <w:left w:val="nil"/>
              <w:bottom w:val="nil"/>
              <w:right w:val="nil"/>
            </w:tcBorders>
            <w:shd w:val="clear" w:color="auto" w:fill="auto"/>
            <w:noWrap/>
            <w:vAlign w:val="bottom"/>
            <w:hideMark/>
          </w:tcPr>
          <w:p w14:paraId="3BC9893B" w14:textId="77777777" w:rsidR="003A6E08" w:rsidRPr="003A6E08" w:rsidRDefault="003A6E08" w:rsidP="003A6E0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3A6E08">
              <w:rPr>
                <w:rFonts w:eastAsia="Times New Roman" w:cs="Times New Roman"/>
              </w:rPr>
              <w:t>0.566093</w:t>
            </w:r>
          </w:p>
        </w:tc>
      </w:tr>
      <w:tr w:rsidR="003A6E08" w:rsidRPr="003A6E08" w14:paraId="35E932A7" w14:textId="77777777" w:rsidTr="004F383D">
        <w:trPr>
          <w:trHeight w:val="300"/>
        </w:trPr>
        <w:tc>
          <w:tcPr>
            <w:tcW w:w="957" w:type="pct"/>
            <w:tcBorders>
              <w:top w:val="nil"/>
              <w:left w:val="nil"/>
              <w:bottom w:val="nil"/>
              <w:right w:val="nil"/>
            </w:tcBorders>
            <w:shd w:val="clear" w:color="auto" w:fill="auto"/>
            <w:noWrap/>
            <w:vAlign w:val="center"/>
            <w:hideMark/>
          </w:tcPr>
          <w:p w14:paraId="1E71D827" w14:textId="77777777" w:rsidR="003A6E08" w:rsidRPr="003A6E08" w:rsidRDefault="003A6E08" w:rsidP="003A6E0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Lucida Console" w:eastAsia="Times New Roman" w:hAnsi="Lucida Console" w:cs="Times New Roman"/>
                <w:sz w:val="20"/>
                <w:szCs w:val="20"/>
              </w:rPr>
            </w:pPr>
            <w:r w:rsidRPr="003A6E08">
              <w:rPr>
                <w:rFonts w:ascii="Lucida Console" w:eastAsia="Times New Roman" w:hAnsi="Lucida Console" w:cs="Times New Roman"/>
                <w:sz w:val="20"/>
                <w:szCs w:val="20"/>
              </w:rPr>
              <w:t>10</w:t>
            </w:r>
          </w:p>
        </w:tc>
        <w:tc>
          <w:tcPr>
            <w:tcW w:w="1014" w:type="pct"/>
            <w:tcBorders>
              <w:top w:val="nil"/>
              <w:left w:val="nil"/>
              <w:bottom w:val="nil"/>
              <w:right w:val="nil"/>
            </w:tcBorders>
            <w:shd w:val="clear" w:color="auto" w:fill="auto"/>
            <w:noWrap/>
            <w:vAlign w:val="bottom"/>
            <w:hideMark/>
          </w:tcPr>
          <w:p w14:paraId="107E1A20" w14:textId="77777777" w:rsidR="003A6E08" w:rsidRPr="003A6E08" w:rsidRDefault="003A6E08" w:rsidP="003A6E0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3A6E08">
              <w:rPr>
                <w:rFonts w:eastAsia="Times New Roman" w:cs="Times New Roman"/>
              </w:rPr>
              <w:t>0.544439</w:t>
            </w:r>
          </w:p>
        </w:tc>
        <w:tc>
          <w:tcPr>
            <w:tcW w:w="1490" w:type="pct"/>
            <w:tcBorders>
              <w:top w:val="nil"/>
              <w:left w:val="nil"/>
              <w:bottom w:val="nil"/>
              <w:right w:val="nil"/>
            </w:tcBorders>
            <w:shd w:val="clear" w:color="auto" w:fill="auto"/>
            <w:noWrap/>
            <w:vAlign w:val="bottom"/>
            <w:hideMark/>
          </w:tcPr>
          <w:p w14:paraId="50BCFBD1" w14:textId="77777777" w:rsidR="003A6E08" w:rsidRPr="003A6E08" w:rsidRDefault="003A6E08" w:rsidP="003A6E0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3A6E08">
              <w:rPr>
                <w:rFonts w:eastAsia="Times New Roman" w:cs="Times New Roman"/>
              </w:rPr>
              <w:t>0.522786</w:t>
            </w:r>
          </w:p>
        </w:tc>
        <w:tc>
          <w:tcPr>
            <w:tcW w:w="1538" w:type="pct"/>
            <w:tcBorders>
              <w:top w:val="nil"/>
              <w:left w:val="nil"/>
              <w:bottom w:val="nil"/>
              <w:right w:val="nil"/>
            </w:tcBorders>
            <w:shd w:val="clear" w:color="auto" w:fill="auto"/>
            <w:noWrap/>
            <w:vAlign w:val="bottom"/>
            <w:hideMark/>
          </w:tcPr>
          <w:p w14:paraId="7D15519F" w14:textId="77777777" w:rsidR="003A6E08" w:rsidRPr="003A6E08" w:rsidRDefault="003A6E08" w:rsidP="003A6E0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3A6E08">
              <w:rPr>
                <w:rFonts w:eastAsia="Times New Roman" w:cs="Times New Roman"/>
              </w:rPr>
              <w:t>0.566093</w:t>
            </w:r>
          </w:p>
        </w:tc>
      </w:tr>
      <w:tr w:rsidR="003A6E08" w:rsidRPr="003A6E08" w14:paraId="6C98928A" w14:textId="77777777" w:rsidTr="004F383D">
        <w:trPr>
          <w:trHeight w:val="300"/>
        </w:trPr>
        <w:tc>
          <w:tcPr>
            <w:tcW w:w="957" w:type="pct"/>
            <w:tcBorders>
              <w:top w:val="nil"/>
              <w:left w:val="nil"/>
              <w:bottom w:val="nil"/>
              <w:right w:val="nil"/>
            </w:tcBorders>
            <w:shd w:val="clear" w:color="auto" w:fill="auto"/>
            <w:noWrap/>
            <w:vAlign w:val="center"/>
            <w:hideMark/>
          </w:tcPr>
          <w:p w14:paraId="4E490E1A" w14:textId="77777777" w:rsidR="003A6E08" w:rsidRPr="003A6E08" w:rsidRDefault="003A6E08" w:rsidP="003A6E0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Lucida Console" w:eastAsia="Times New Roman" w:hAnsi="Lucida Console" w:cs="Times New Roman"/>
                <w:sz w:val="20"/>
                <w:szCs w:val="20"/>
              </w:rPr>
            </w:pPr>
            <w:r w:rsidRPr="003A6E08">
              <w:rPr>
                <w:rFonts w:ascii="Lucida Console" w:eastAsia="Times New Roman" w:hAnsi="Lucida Console" w:cs="Times New Roman"/>
                <w:sz w:val="20"/>
                <w:szCs w:val="20"/>
              </w:rPr>
              <w:t>11</w:t>
            </w:r>
          </w:p>
        </w:tc>
        <w:tc>
          <w:tcPr>
            <w:tcW w:w="1014" w:type="pct"/>
            <w:tcBorders>
              <w:top w:val="nil"/>
              <w:left w:val="nil"/>
              <w:bottom w:val="nil"/>
              <w:right w:val="nil"/>
            </w:tcBorders>
            <w:shd w:val="clear" w:color="auto" w:fill="auto"/>
            <w:noWrap/>
            <w:vAlign w:val="bottom"/>
            <w:hideMark/>
          </w:tcPr>
          <w:p w14:paraId="63AEE8B0" w14:textId="77777777" w:rsidR="003A6E08" w:rsidRPr="003A6E08" w:rsidRDefault="003A6E08" w:rsidP="003A6E0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3A6E08">
              <w:rPr>
                <w:rFonts w:eastAsia="Times New Roman" w:cs="Times New Roman"/>
              </w:rPr>
              <w:t>0.544439</w:t>
            </w:r>
          </w:p>
        </w:tc>
        <w:tc>
          <w:tcPr>
            <w:tcW w:w="1490" w:type="pct"/>
            <w:tcBorders>
              <w:top w:val="nil"/>
              <w:left w:val="nil"/>
              <w:bottom w:val="nil"/>
              <w:right w:val="nil"/>
            </w:tcBorders>
            <w:shd w:val="clear" w:color="auto" w:fill="auto"/>
            <w:noWrap/>
            <w:vAlign w:val="bottom"/>
            <w:hideMark/>
          </w:tcPr>
          <w:p w14:paraId="4821A1B2" w14:textId="77777777" w:rsidR="003A6E08" w:rsidRPr="003A6E08" w:rsidRDefault="003A6E08" w:rsidP="003A6E0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3A6E08">
              <w:rPr>
                <w:rFonts w:eastAsia="Times New Roman" w:cs="Times New Roman"/>
              </w:rPr>
              <w:t>0.522786</w:t>
            </w:r>
          </w:p>
        </w:tc>
        <w:tc>
          <w:tcPr>
            <w:tcW w:w="1538" w:type="pct"/>
            <w:tcBorders>
              <w:top w:val="nil"/>
              <w:left w:val="nil"/>
              <w:bottom w:val="nil"/>
              <w:right w:val="nil"/>
            </w:tcBorders>
            <w:shd w:val="clear" w:color="auto" w:fill="auto"/>
            <w:noWrap/>
            <w:vAlign w:val="bottom"/>
            <w:hideMark/>
          </w:tcPr>
          <w:p w14:paraId="4D4509DF" w14:textId="77777777" w:rsidR="003A6E08" w:rsidRPr="003A6E08" w:rsidRDefault="003A6E08" w:rsidP="003A6E0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3A6E08">
              <w:rPr>
                <w:rFonts w:eastAsia="Times New Roman" w:cs="Times New Roman"/>
              </w:rPr>
              <w:t>0.566093</w:t>
            </w:r>
          </w:p>
        </w:tc>
      </w:tr>
      <w:tr w:rsidR="003A6E08" w:rsidRPr="003A6E08" w14:paraId="4CEA9D74" w14:textId="77777777" w:rsidTr="004F383D">
        <w:trPr>
          <w:trHeight w:val="300"/>
        </w:trPr>
        <w:tc>
          <w:tcPr>
            <w:tcW w:w="957" w:type="pct"/>
            <w:tcBorders>
              <w:top w:val="nil"/>
              <w:left w:val="nil"/>
              <w:bottom w:val="nil"/>
              <w:right w:val="nil"/>
            </w:tcBorders>
            <w:shd w:val="clear" w:color="auto" w:fill="auto"/>
            <w:noWrap/>
            <w:vAlign w:val="center"/>
            <w:hideMark/>
          </w:tcPr>
          <w:p w14:paraId="343AB2DE" w14:textId="77777777" w:rsidR="003A6E08" w:rsidRPr="003A6E08" w:rsidRDefault="003A6E08" w:rsidP="003A6E0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Lucida Console" w:eastAsia="Times New Roman" w:hAnsi="Lucida Console" w:cs="Times New Roman"/>
                <w:sz w:val="20"/>
                <w:szCs w:val="20"/>
              </w:rPr>
            </w:pPr>
            <w:r w:rsidRPr="003A6E08">
              <w:rPr>
                <w:rFonts w:ascii="Lucida Console" w:eastAsia="Times New Roman" w:hAnsi="Lucida Console" w:cs="Times New Roman"/>
                <w:sz w:val="20"/>
                <w:szCs w:val="20"/>
              </w:rPr>
              <w:t>12</w:t>
            </w:r>
          </w:p>
        </w:tc>
        <w:tc>
          <w:tcPr>
            <w:tcW w:w="1014" w:type="pct"/>
            <w:tcBorders>
              <w:top w:val="nil"/>
              <w:left w:val="nil"/>
              <w:bottom w:val="nil"/>
              <w:right w:val="nil"/>
            </w:tcBorders>
            <w:shd w:val="clear" w:color="auto" w:fill="auto"/>
            <w:noWrap/>
            <w:vAlign w:val="bottom"/>
            <w:hideMark/>
          </w:tcPr>
          <w:p w14:paraId="4AECB681" w14:textId="77777777" w:rsidR="003A6E08" w:rsidRPr="003A6E08" w:rsidRDefault="003A6E08" w:rsidP="003A6E0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3A6E08">
              <w:rPr>
                <w:rFonts w:eastAsia="Times New Roman" w:cs="Times New Roman"/>
              </w:rPr>
              <w:t>0.544439</w:t>
            </w:r>
          </w:p>
        </w:tc>
        <w:tc>
          <w:tcPr>
            <w:tcW w:w="1490" w:type="pct"/>
            <w:tcBorders>
              <w:top w:val="nil"/>
              <w:left w:val="nil"/>
              <w:bottom w:val="nil"/>
              <w:right w:val="nil"/>
            </w:tcBorders>
            <w:shd w:val="clear" w:color="auto" w:fill="auto"/>
            <w:noWrap/>
            <w:vAlign w:val="bottom"/>
            <w:hideMark/>
          </w:tcPr>
          <w:p w14:paraId="7622541E" w14:textId="77777777" w:rsidR="003A6E08" w:rsidRPr="003A6E08" w:rsidRDefault="003A6E08" w:rsidP="003A6E0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3A6E08">
              <w:rPr>
                <w:rFonts w:eastAsia="Times New Roman" w:cs="Times New Roman"/>
              </w:rPr>
              <w:t>0.522786</w:t>
            </w:r>
          </w:p>
        </w:tc>
        <w:tc>
          <w:tcPr>
            <w:tcW w:w="1538" w:type="pct"/>
            <w:tcBorders>
              <w:top w:val="nil"/>
              <w:left w:val="nil"/>
              <w:bottom w:val="nil"/>
              <w:right w:val="nil"/>
            </w:tcBorders>
            <w:shd w:val="clear" w:color="auto" w:fill="auto"/>
            <w:noWrap/>
            <w:vAlign w:val="bottom"/>
            <w:hideMark/>
          </w:tcPr>
          <w:p w14:paraId="1E01FA43" w14:textId="77777777" w:rsidR="003A6E08" w:rsidRPr="003A6E08" w:rsidRDefault="003A6E08" w:rsidP="003A6E0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3A6E08">
              <w:rPr>
                <w:rFonts w:eastAsia="Times New Roman" w:cs="Times New Roman"/>
              </w:rPr>
              <w:t>0.566093</w:t>
            </w:r>
          </w:p>
        </w:tc>
      </w:tr>
      <w:tr w:rsidR="003A6E08" w:rsidRPr="003A6E08" w14:paraId="1DE22678" w14:textId="77777777" w:rsidTr="004F383D">
        <w:trPr>
          <w:trHeight w:val="300"/>
        </w:trPr>
        <w:tc>
          <w:tcPr>
            <w:tcW w:w="957" w:type="pct"/>
            <w:tcBorders>
              <w:top w:val="nil"/>
              <w:left w:val="nil"/>
              <w:bottom w:val="nil"/>
              <w:right w:val="nil"/>
            </w:tcBorders>
            <w:shd w:val="clear" w:color="auto" w:fill="auto"/>
            <w:noWrap/>
            <w:vAlign w:val="center"/>
            <w:hideMark/>
          </w:tcPr>
          <w:p w14:paraId="5FA73F0F" w14:textId="77777777" w:rsidR="003A6E08" w:rsidRPr="003A6E08" w:rsidRDefault="003A6E08" w:rsidP="003A6E0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Lucida Console" w:eastAsia="Times New Roman" w:hAnsi="Lucida Console" w:cs="Times New Roman"/>
                <w:sz w:val="20"/>
                <w:szCs w:val="20"/>
              </w:rPr>
            </w:pPr>
            <w:r w:rsidRPr="003A6E08">
              <w:rPr>
                <w:rFonts w:ascii="Lucida Console" w:eastAsia="Times New Roman" w:hAnsi="Lucida Console" w:cs="Times New Roman"/>
                <w:sz w:val="20"/>
                <w:szCs w:val="20"/>
              </w:rPr>
              <w:t>13</w:t>
            </w:r>
          </w:p>
        </w:tc>
        <w:tc>
          <w:tcPr>
            <w:tcW w:w="1014" w:type="pct"/>
            <w:tcBorders>
              <w:top w:val="nil"/>
              <w:left w:val="nil"/>
              <w:bottom w:val="nil"/>
              <w:right w:val="nil"/>
            </w:tcBorders>
            <w:shd w:val="clear" w:color="auto" w:fill="auto"/>
            <w:noWrap/>
            <w:vAlign w:val="bottom"/>
            <w:hideMark/>
          </w:tcPr>
          <w:p w14:paraId="2E2B0D13" w14:textId="77777777" w:rsidR="003A6E08" w:rsidRPr="003A6E08" w:rsidRDefault="003A6E08" w:rsidP="003A6E0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3A6E08">
              <w:rPr>
                <w:rFonts w:eastAsia="Times New Roman" w:cs="Times New Roman"/>
              </w:rPr>
              <w:t>0.544439</w:t>
            </w:r>
          </w:p>
        </w:tc>
        <w:tc>
          <w:tcPr>
            <w:tcW w:w="1490" w:type="pct"/>
            <w:tcBorders>
              <w:top w:val="nil"/>
              <w:left w:val="nil"/>
              <w:bottom w:val="nil"/>
              <w:right w:val="nil"/>
            </w:tcBorders>
            <w:shd w:val="clear" w:color="auto" w:fill="auto"/>
            <w:noWrap/>
            <w:vAlign w:val="bottom"/>
            <w:hideMark/>
          </w:tcPr>
          <w:p w14:paraId="44A15796" w14:textId="77777777" w:rsidR="003A6E08" w:rsidRPr="003A6E08" w:rsidRDefault="003A6E08" w:rsidP="003A6E0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3A6E08">
              <w:rPr>
                <w:rFonts w:eastAsia="Times New Roman" w:cs="Times New Roman"/>
              </w:rPr>
              <w:t>0.522786</w:t>
            </w:r>
          </w:p>
        </w:tc>
        <w:tc>
          <w:tcPr>
            <w:tcW w:w="1538" w:type="pct"/>
            <w:tcBorders>
              <w:top w:val="nil"/>
              <w:left w:val="nil"/>
              <w:bottom w:val="nil"/>
              <w:right w:val="nil"/>
            </w:tcBorders>
            <w:shd w:val="clear" w:color="auto" w:fill="auto"/>
            <w:noWrap/>
            <w:vAlign w:val="bottom"/>
            <w:hideMark/>
          </w:tcPr>
          <w:p w14:paraId="7CA9EC7B" w14:textId="77777777" w:rsidR="003A6E08" w:rsidRPr="003A6E08" w:rsidRDefault="003A6E08" w:rsidP="003A6E0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3A6E08">
              <w:rPr>
                <w:rFonts w:eastAsia="Times New Roman" w:cs="Times New Roman"/>
              </w:rPr>
              <w:t>0.566093</w:t>
            </w:r>
          </w:p>
        </w:tc>
      </w:tr>
      <w:tr w:rsidR="003A6E08" w:rsidRPr="003A6E08" w14:paraId="38F4F1AD" w14:textId="77777777" w:rsidTr="004F383D">
        <w:trPr>
          <w:trHeight w:val="300"/>
        </w:trPr>
        <w:tc>
          <w:tcPr>
            <w:tcW w:w="957" w:type="pct"/>
            <w:tcBorders>
              <w:top w:val="nil"/>
              <w:left w:val="nil"/>
              <w:right w:val="nil"/>
            </w:tcBorders>
            <w:shd w:val="clear" w:color="auto" w:fill="auto"/>
            <w:noWrap/>
            <w:vAlign w:val="center"/>
            <w:hideMark/>
          </w:tcPr>
          <w:p w14:paraId="07EA7FC5" w14:textId="77777777" w:rsidR="003A6E08" w:rsidRPr="003A6E08" w:rsidRDefault="003A6E08" w:rsidP="003A6E0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Lucida Console" w:eastAsia="Times New Roman" w:hAnsi="Lucida Console" w:cs="Times New Roman"/>
                <w:sz w:val="20"/>
                <w:szCs w:val="20"/>
              </w:rPr>
            </w:pPr>
            <w:r w:rsidRPr="003A6E08">
              <w:rPr>
                <w:rFonts w:ascii="Lucida Console" w:eastAsia="Times New Roman" w:hAnsi="Lucida Console" w:cs="Times New Roman"/>
                <w:sz w:val="20"/>
                <w:szCs w:val="20"/>
              </w:rPr>
              <w:t>14</w:t>
            </w:r>
          </w:p>
        </w:tc>
        <w:tc>
          <w:tcPr>
            <w:tcW w:w="1014" w:type="pct"/>
            <w:tcBorders>
              <w:top w:val="nil"/>
              <w:left w:val="nil"/>
              <w:right w:val="nil"/>
            </w:tcBorders>
            <w:shd w:val="clear" w:color="auto" w:fill="auto"/>
            <w:noWrap/>
            <w:vAlign w:val="bottom"/>
            <w:hideMark/>
          </w:tcPr>
          <w:p w14:paraId="4A34688E" w14:textId="77777777" w:rsidR="003A6E08" w:rsidRPr="003A6E08" w:rsidRDefault="003A6E08" w:rsidP="003A6E0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3A6E08">
              <w:rPr>
                <w:rFonts w:eastAsia="Times New Roman" w:cs="Times New Roman"/>
              </w:rPr>
              <w:t>0.544439</w:t>
            </w:r>
          </w:p>
        </w:tc>
        <w:tc>
          <w:tcPr>
            <w:tcW w:w="1490" w:type="pct"/>
            <w:tcBorders>
              <w:top w:val="nil"/>
              <w:left w:val="nil"/>
              <w:right w:val="nil"/>
            </w:tcBorders>
            <w:shd w:val="clear" w:color="auto" w:fill="auto"/>
            <w:noWrap/>
            <w:vAlign w:val="bottom"/>
            <w:hideMark/>
          </w:tcPr>
          <w:p w14:paraId="579BEE12" w14:textId="77777777" w:rsidR="003A6E08" w:rsidRPr="003A6E08" w:rsidRDefault="003A6E08" w:rsidP="003A6E0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3A6E08">
              <w:rPr>
                <w:rFonts w:eastAsia="Times New Roman" w:cs="Times New Roman"/>
              </w:rPr>
              <w:t>0.522786</w:t>
            </w:r>
          </w:p>
        </w:tc>
        <w:tc>
          <w:tcPr>
            <w:tcW w:w="1538" w:type="pct"/>
            <w:tcBorders>
              <w:top w:val="nil"/>
              <w:left w:val="nil"/>
              <w:right w:val="nil"/>
            </w:tcBorders>
            <w:shd w:val="clear" w:color="auto" w:fill="auto"/>
            <w:noWrap/>
            <w:vAlign w:val="bottom"/>
            <w:hideMark/>
          </w:tcPr>
          <w:p w14:paraId="14090441" w14:textId="77777777" w:rsidR="003A6E08" w:rsidRPr="003A6E08" w:rsidRDefault="003A6E08" w:rsidP="003A6E0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3A6E08">
              <w:rPr>
                <w:rFonts w:eastAsia="Times New Roman" w:cs="Times New Roman"/>
              </w:rPr>
              <w:t>0.566093</w:t>
            </w:r>
          </w:p>
        </w:tc>
      </w:tr>
      <w:tr w:rsidR="003A6E08" w:rsidRPr="003A6E08" w14:paraId="000ED795" w14:textId="77777777" w:rsidTr="004F383D">
        <w:trPr>
          <w:trHeight w:val="300"/>
        </w:trPr>
        <w:tc>
          <w:tcPr>
            <w:tcW w:w="957" w:type="pct"/>
            <w:tcBorders>
              <w:top w:val="nil"/>
              <w:left w:val="nil"/>
              <w:bottom w:val="single" w:sz="4" w:space="0" w:color="auto"/>
              <w:right w:val="nil"/>
            </w:tcBorders>
            <w:shd w:val="clear" w:color="auto" w:fill="auto"/>
            <w:noWrap/>
            <w:vAlign w:val="center"/>
            <w:hideMark/>
          </w:tcPr>
          <w:p w14:paraId="27E85F4D" w14:textId="77777777" w:rsidR="003A6E08" w:rsidRPr="003A6E08" w:rsidRDefault="003A6E08" w:rsidP="003A6E0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Lucida Console" w:eastAsia="Times New Roman" w:hAnsi="Lucida Console" w:cs="Times New Roman"/>
                <w:sz w:val="20"/>
                <w:szCs w:val="20"/>
              </w:rPr>
            </w:pPr>
            <w:r w:rsidRPr="003A6E08">
              <w:rPr>
                <w:rFonts w:ascii="Lucida Console" w:eastAsia="Times New Roman" w:hAnsi="Lucida Console" w:cs="Times New Roman"/>
                <w:sz w:val="20"/>
                <w:szCs w:val="20"/>
              </w:rPr>
              <w:t>15</w:t>
            </w:r>
          </w:p>
        </w:tc>
        <w:tc>
          <w:tcPr>
            <w:tcW w:w="1014" w:type="pct"/>
            <w:tcBorders>
              <w:top w:val="nil"/>
              <w:left w:val="nil"/>
              <w:bottom w:val="single" w:sz="4" w:space="0" w:color="auto"/>
              <w:right w:val="nil"/>
            </w:tcBorders>
            <w:shd w:val="clear" w:color="auto" w:fill="auto"/>
            <w:noWrap/>
            <w:vAlign w:val="bottom"/>
            <w:hideMark/>
          </w:tcPr>
          <w:p w14:paraId="189CE491" w14:textId="77777777" w:rsidR="003A6E08" w:rsidRPr="003A6E08" w:rsidRDefault="003A6E08" w:rsidP="003A6E0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3A6E08">
              <w:rPr>
                <w:rFonts w:eastAsia="Times New Roman" w:cs="Times New Roman"/>
              </w:rPr>
              <w:t>0.544439</w:t>
            </w:r>
          </w:p>
        </w:tc>
        <w:tc>
          <w:tcPr>
            <w:tcW w:w="1490" w:type="pct"/>
            <w:tcBorders>
              <w:top w:val="nil"/>
              <w:left w:val="nil"/>
              <w:bottom w:val="single" w:sz="4" w:space="0" w:color="auto"/>
              <w:right w:val="nil"/>
            </w:tcBorders>
            <w:shd w:val="clear" w:color="auto" w:fill="auto"/>
            <w:noWrap/>
            <w:vAlign w:val="bottom"/>
            <w:hideMark/>
          </w:tcPr>
          <w:p w14:paraId="55F94F1D" w14:textId="77777777" w:rsidR="003A6E08" w:rsidRPr="003A6E08" w:rsidRDefault="003A6E08" w:rsidP="003A6E0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3A6E08">
              <w:rPr>
                <w:rFonts w:eastAsia="Times New Roman" w:cs="Times New Roman"/>
              </w:rPr>
              <w:t>0.522786</w:t>
            </w:r>
          </w:p>
        </w:tc>
        <w:tc>
          <w:tcPr>
            <w:tcW w:w="1538" w:type="pct"/>
            <w:tcBorders>
              <w:top w:val="nil"/>
              <w:left w:val="nil"/>
              <w:bottom w:val="single" w:sz="4" w:space="0" w:color="auto"/>
              <w:right w:val="nil"/>
            </w:tcBorders>
            <w:shd w:val="clear" w:color="auto" w:fill="auto"/>
            <w:noWrap/>
            <w:vAlign w:val="bottom"/>
            <w:hideMark/>
          </w:tcPr>
          <w:p w14:paraId="585CED77" w14:textId="77777777" w:rsidR="003A6E08" w:rsidRPr="003A6E08" w:rsidRDefault="003A6E08" w:rsidP="003A6E0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3A6E08">
              <w:rPr>
                <w:rFonts w:eastAsia="Times New Roman" w:cs="Times New Roman"/>
              </w:rPr>
              <w:t>0.566093</w:t>
            </w:r>
          </w:p>
        </w:tc>
      </w:tr>
    </w:tbl>
    <w:p w14:paraId="377E5E69" w14:textId="77777777" w:rsidR="003A6E08" w:rsidRDefault="003A6E08"/>
    <w:p w14:paraId="68EAA33C" w14:textId="2E1D02EE" w:rsidR="00937D60" w:rsidRDefault="009F3004">
      <w:pPr>
        <w:rPr>
          <w:b/>
        </w:rPr>
      </w:pPr>
      <w:r>
        <w:rPr>
          <w:b/>
        </w:rPr>
        <w:lastRenderedPageBreak/>
        <w:t>Figure 19: Kaplan Meier Survival Curve for FGM in Niger</w:t>
      </w:r>
    </w:p>
    <w:p w14:paraId="0C853155" w14:textId="234364FD" w:rsidR="00937D60" w:rsidRDefault="00F678E6">
      <w:r>
        <w:rPr>
          <w:noProof/>
        </w:rPr>
        <w:drawing>
          <wp:inline distT="0" distB="0" distL="0" distR="0" wp14:anchorId="6B85F761" wp14:editId="78F08174">
            <wp:extent cx="5612253" cy="3061556"/>
            <wp:effectExtent l="0" t="0" r="762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613547" cy="3062262"/>
                    </a:xfrm>
                    <a:prstGeom prst="rect">
                      <a:avLst/>
                    </a:prstGeom>
                  </pic:spPr>
                </pic:pic>
              </a:graphicData>
            </a:graphic>
          </wp:inline>
        </w:drawing>
      </w:r>
    </w:p>
    <w:tbl>
      <w:tblPr>
        <w:tblW w:w="5000" w:type="pct"/>
        <w:tblLook w:val="04A0" w:firstRow="1" w:lastRow="0" w:firstColumn="1" w:lastColumn="0" w:noHBand="0" w:noVBand="1"/>
      </w:tblPr>
      <w:tblGrid>
        <w:gridCol w:w="1259"/>
        <w:gridCol w:w="1891"/>
        <w:gridCol w:w="3239"/>
        <w:gridCol w:w="2971"/>
      </w:tblGrid>
      <w:tr w:rsidR="00212036" w:rsidRPr="00212036" w14:paraId="5489329D" w14:textId="77777777" w:rsidTr="00535704">
        <w:trPr>
          <w:trHeight w:val="657"/>
        </w:trPr>
        <w:tc>
          <w:tcPr>
            <w:tcW w:w="673" w:type="pct"/>
            <w:tcBorders>
              <w:top w:val="single" w:sz="4" w:space="0" w:color="auto"/>
              <w:left w:val="nil"/>
              <w:bottom w:val="single" w:sz="4" w:space="0" w:color="auto"/>
              <w:right w:val="nil"/>
            </w:tcBorders>
            <w:shd w:val="clear" w:color="auto" w:fill="auto"/>
            <w:vAlign w:val="center"/>
            <w:hideMark/>
          </w:tcPr>
          <w:p w14:paraId="6FB408D3" w14:textId="77777777" w:rsidR="00212036" w:rsidRPr="00212036" w:rsidRDefault="00212036" w:rsidP="00212036">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rPr>
            </w:pPr>
            <w:r w:rsidRPr="00212036">
              <w:rPr>
                <w:rFonts w:eastAsia="Times New Roman" w:cs="Times New Roman"/>
                <w:color w:val="000000" w:themeColor="text1"/>
              </w:rPr>
              <w:t>Study time</w:t>
            </w:r>
          </w:p>
        </w:tc>
        <w:tc>
          <w:tcPr>
            <w:tcW w:w="1010" w:type="pct"/>
            <w:tcBorders>
              <w:top w:val="single" w:sz="4" w:space="0" w:color="auto"/>
              <w:left w:val="nil"/>
              <w:bottom w:val="single" w:sz="4" w:space="0" w:color="auto"/>
              <w:right w:val="nil"/>
            </w:tcBorders>
            <w:shd w:val="clear" w:color="auto" w:fill="auto"/>
            <w:vAlign w:val="center"/>
            <w:hideMark/>
          </w:tcPr>
          <w:p w14:paraId="68C37FBC" w14:textId="77777777" w:rsidR="00212036" w:rsidRPr="00212036" w:rsidRDefault="00212036" w:rsidP="00212036">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rPr>
            </w:pPr>
            <w:r w:rsidRPr="00212036">
              <w:rPr>
                <w:rFonts w:eastAsia="Times New Roman" w:cs="Times New Roman"/>
                <w:color w:val="000000" w:themeColor="text1"/>
              </w:rPr>
              <w:t>Point estimate</w:t>
            </w:r>
          </w:p>
        </w:tc>
        <w:tc>
          <w:tcPr>
            <w:tcW w:w="1730" w:type="pct"/>
            <w:tcBorders>
              <w:top w:val="single" w:sz="4" w:space="0" w:color="auto"/>
              <w:left w:val="nil"/>
              <w:bottom w:val="single" w:sz="4" w:space="0" w:color="auto"/>
              <w:right w:val="nil"/>
            </w:tcBorders>
            <w:shd w:val="clear" w:color="auto" w:fill="auto"/>
            <w:vAlign w:val="center"/>
            <w:hideMark/>
          </w:tcPr>
          <w:p w14:paraId="2F083D85" w14:textId="77777777" w:rsidR="00212036" w:rsidRPr="00212036" w:rsidRDefault="00212036" w:rsidP="00212036">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rPr>
            </w:pPr>
            <w:r w:rsidRPr="00212036">
              <w:rPr>
                <w:rFonts w:eastAsia="Times New Roman" w:cs="Times New Roman"/>
                <w:color w:val="000000" w:themeColor="text1"/>
              </w:rPr>
              <w:t>Confidence interval (lower)</w:t>
            </w:r>
          </w:p>
        </w:tc>
        <w:tc>
          <w:tcPr>
            <w:tcW w:w="1587" w:type="pct"/>
            <w:tcBorders>
              <w:top w:val="single" w:sz="4" w:space="0" w:color="auto"/>
              <w:left w:val="nil"/>
              <w:bottom w:val="single" w:sz="4" w:space="0" w:color="auto"/>
              <w:right w:val="nil"/>
            </w:tcBorders>
            <w:shd w:val="clear" w:color="auto" w:fill="auto"/>
            <w:vAlign w:val="center"/>
            <w:hideMark/>
          </w:tcPr>
          <w:p w14:paraId="6A2CD235" w14:textId="77777777" w:rsidR="00212036" w:rsidRPr="00212036" w:rsidRDefault="00212036" w:rsidP="00212036">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rPr>
            </w:pPr>
            <w:r w:rsidRPr="00212036">
              <w:rPr>
                <w:rFonts w:eastAsia="Times New Roman" w:cs="Times New Roman"/>
                <w:color w:val="000000" w:themeColor="text1"/>
              </w:rPr>
              <w:t>Confidence interval (upper)</w:t>
            </w:r>
          </w:p>
        </w:tc>
      </w:tr>
      <w:tr w:rsidR="00212036" w:rsidRPr="00212036" w14:paraId="2775155D" w14:textId="77777777" w:rsidTr="00535704">
        <w:trPr>
          <w:trHeight w:val="288"/>
        </w:trPr>
        <w:tc>
          <w:tcPr>
            <w:tcW w:w="673" w:type="pct"/>
            <w:tcBorders>
              <w:top w:val="single" w:sz="4" w:space="0" w:color="auto"/>
              <w:left w:val="nil"/>
              <w:bottom w:val="nil"/>
              <w:right w:val="nil"/>
            </w:tcBorders>
            <w:shd w:val="clear" w:color="auto" w:fill="auto"/>
            <w:noWrap/>
            <w:vAlign w:val="center"/>
            <w:hideMark/>
          </w:tcPr>
          <w:p w14:paraId="2E679870" w14:textId="77777777" w:rsidR="00212036" w:rsidRPr="00212036" w:rsidRDefault="00212036" w:rsidP="00212036">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Lucida Console" w:eastAsia="Times New Roman" w:hAnsi="Lucida Console" w:cs="Times New Roman"/>
                <w:sz w:val="20"/>
                <w:szCs w:val="20"/>
              </w:rPr>
            </w:pPr>
            <w:r w:rsidRPr="00212036">
              <w:rPr>
                <w:rFonts w:ascii="Lucida Console" w:eastAsia="Times New Roman" w:hAnsi="Lucida Console" w:cs="Times New Roman"/>
                <w:sz w:val="20"/>
                <w:szCs w:val="20"/>
              </w:rPr>
              <w:t>0</w:t>
            </w:r>
          </w:p>
        </w:tc>
        <w:tc>
          <w:tcPr>
            <w:tcW w:w="1010" w:type="pct"/>
            <w:tcBorders>
              <w:top w:val="single" w:sz="4" w:space="0" w:color="auto"/>
              <w:left w:val="nil"/>
              <w:bottom w:val="nil"/>
              <w:right w:val="nil"/>
            </w:tcBorders>
            <w:shd w:val="clear" w:color="auto" w:fill="auto"/>
            <w:noWrap/>
            <w:vAlign w:val="bottom"/>
            <w:hideMark/>
          </w:tcPr>
          <w:p w14:paraId="574FCDA3" w14:textId="77777777" w:rsidR="00212036" w:rsidRPr="00212036" w:rsidRDefault="00212036" w:rsidP="00212036">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212036">
              <w:rPr>
                <w:rFonts w:eastAsia="Times New Roman" w:cs="Times New Roman"/>
              </w:rPr>
              <w:t>0.972924</w:t>
            </w:r>
          </w:p>
        </w:tc>
        <w:tc>
          <w:tcPr>
            <w:tcW w:w="1730" w:type="pct"/>
            <w:tcBorders>
              <w:top w:val="single" w:sz="4" w:space="0" w:color="auto"/>
              <w:left w:val="nil"/>
              <w:bottom w:val="nil"/>
              <w:right w:val="nil"/>
            </w:tcBorders>
            <w:shd w:val="clear" w:color="auto" w:fill="auto"/>
            <w:noWrap/>
            <w:vAlign w:val="center"/>
            <w:hideMark/>
          </w:tcPr>
          <w:p w14:paraId="2B90D4F6" w14:textId="77777777" w:rsidR="00212036" w:rsidRPr="00212036" w:rsidRDefault="00212036" w:rsidP="00212036">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Lucida Console" w:eastAsia="Times New Roman" w:hAnsi="Lucida Console" w:cs="Times New Roman"/>
                <w:sz w:val="20"/>
                <w:szCs w:val="20"/>
              </w:rPr>
            </w:pPr>
            <w:r w:rsidRPr="00212036">
              <w:rPr>
                <w:rFonts w:ascii="Lucida Console" w:eastAsia="Times New Roman" w:hAnsi="Lucida Console" w:cs="Times New Roman"/>
                <w:sz w:val="20"/>
                <w:szCs w:val="20"/>
              </w:rPr>
              <w:t>0.95581</w:t>
            </w:r>
          </w:p>
        </w:tc>
        <w:tc>
          <w:tcPr>
            <w:tcW w:w="1587" w:type="pct"/>
            <w:tcBorders>
              <w:top w:val="single" w:sz="4" w:space="0" w:color="auto"/>
              <w:left w:val="nil"/>
              <w:bottom w:val="nil"/>
              <w:right w:val="nil"/>
            </w:tcBorders>
            <w:shd w:val="clear" w:color="auto" w:fill="auto"/>
            <w:noWrap/>
            <w:vAlign w:val="bottom"/>
            <w:hideMark/>
          </w:tcPr>
          <w:p w14:paraId="6E46A6AC" w14:textId="77777777" w:rsidR="00212036" w:rsidRPr="00212036" w:rsidRDefault="00212036" w:rsidP="00212036">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212036">
              <w:rPr>
                <w:rFonts w:eastAsia="Times New Roman" w:cs="Times New Roman"/>
              </w:rPr>
              <w:t>0.990042</w:t>
            </w:r>
          </w:p>
        </w:tc>
      </w:tr>
      <w:tr w:rsidR="00212036" w:rsidRPr="00212036" w14:paraId="2B29C1A4" w14:textId="77777777" w:rsidTr="00F678E6">
        <w:trPr>
          <w:trHeight w:val="288"/>
        </w:trPr>
        <w:tc>
          <w:tcPr>
            <w:tcW w:w="673" w:type="pct"/>
            <w:tcBorders>
              <w:top w:val="nil"/>
              <w:left w:val="nil"/>
              <w:bottom w:val="nil"/>
              <w:right w:val="nil"/>
            </w:tcBorders>
            <w:shd w:val="clear" w:color="auto" w:fill="auto"/>
            <w:noWrap/>
            <w:vAlign w:val="center"/>
            <w:hideMark/>
          </w:tcPr>
          <w:p w14:paraId="51C15472" w14:textId="77777777" w:rsidR="00212036" w:rsidRPr="00212036" w:rsidRDefault="00212036" w:rsidP="00212036">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Lucida Console" w:eastAsia="Times New Roman" w:hAnsi="Lucida Console" w:cs="Times New Roman"/>
                <w:sz w:val="20"/>
                <w:szCs w:val="20"/>
              </w:rPr>
            </w:pPr>
            <w:r w:rsidRPr="00212036">
              <w:rPr>
                <w:rFonts w:ascii="Lucida Console" w:eastAsia="Times New Roman" w:hAnsi="Lucida Console" w:cs="Times New Roman"/>
                <w:sz w:val="20"/>
                <w:szCs w:val="20"/>
              </w:rPr>
              <w:t>1</w:t>
            </w:r>
          </w:p>
        </w:tc>
        <w:tc>
          <w:tcPr>
            <w:tcW w:w="1010" w:type="pct"/>
            <w:tcBorders>
              <w:top w:val="nil"/>
              <w:left w:val="nil"/>
              <w:bottom w:val="nil"/>
              <w:right w:val="nil"/>
            </w:tcBorders>
            <w:shd w:val="clear" w:color="auto" w:fill="auto"/>
            <w:noWrap/>
            <w:vAlign w:val="bottom"/>
            <w:hideMark/>
          </w:tcPr>
          <w:p w14:paraId="00D17415" w14:textId="77777777" w:rsidR="00212036" w:rsidRPr="00212036" w:rsidRDefault="00212036" w:rsidP="00212036">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212036">
              <w:rPr>
                <w:rFonts w:eastAsia="Times New Roman" w:cs="Times New Roman"/>
              </w:rPr>
              <w:t>0.972924</w:t>
            </w:r>
          </w:p>
        </w:tc>
        <w:tc>
          <w:tcPr>
            <w:tcW w:w="1730" w:type="pct"/>
            <w:tcBorders>
              <w:top w:val="nil"/>
              <w:left w:val="nil"/>
              <w:bottom w:val="nil"/>
              <w:right w:val="nil"/>
            </w:tcBorders>
            <w:shd w:val="clear" w:color="auto" w:fill="auto"/>
            <w:noWrap/>
            <w:vAlign w:val="center"/>
            <w:hideMark/>
          </w:tcPr>
          <w:p w14:paraId="7E5EF4DC" w14:textId="77777777" w:rsidR="00212036" w:rsidRPr="00212036" w:rsidRDefault="00212036" w:rsidP="00212036">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Lucida Console" w:eastAsia="Times New Roman" w:hAnsi="Lucida Console" w:cs="Times New Roman"/>
                <w:sz w:val="20"/>
                <w:szCs w:val="20"/>
              </w:rPr>
            </w:pPr>
            <w:r w:rsidRPr="00212036">
              <w:rPr>
                <w:rFonts w:ascii="Lucida Console" w:eastAsia="Times New Roman" w:hAnsi="Lucida Console" w:cs="Times New Roman"/>
                <w:sz w:val="20"/>
                <w:szCs w:val="20"/>
              </w:rPr>
              <w:t>0.95581</w:t>
            </w:r>
          </w:p>
        </w:tc>
        <w:tc>
          <w:tcPr>
            <w:tcW w:w="1587" w:type="pct"/>
            <w:tcBorders>
              <w:top w:val="nil"/>
              <w:left w:val="nil"/>
              <w:bottom w:val="nil"/>
              <w:right w:val="nil"/>
            </w:tcBorders>
            <w:shd w:val="clear" w:color="auto" w:fill="auto"/>
            <w:noWrap/>
            <w:vAlign w:val="bottom"/>
            <w:hideMark/>
          </w:tcPr>
          <w:p w14:paraId="1BE494B6" w14:textId="77777777" w:rsidR="00212036" w:rsidRPr="00212036" w:rsidRDefault="00212036" w:rsidP="00212036">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212036">
              <w:rPr>
                <w:rFonts w:eastAsia="Times New Roman" w:cs="Times New Roman"/>
              </w:rPr>
              <w:t>0.990042</w:t>
            </w:r>
          </w:p>
        </w:tc>
      </w:tr>
      <w:tr w:rsidR="00212036" w:rsidRPr="00212036" w14:paraId="2364A190" w14:textId="77777777" w:rsidTr="00F678E6">
        <w:trPr>
          <w:trHeight w:val="288"/>
        </w:trPr>
        <w:tc>
          <w:tcPr>
            <w:tcW w:w="673" w:type="pct"/>
            <w:tcBorders>
              <w:top w:val="nil"/>
              <w:left w:val="nil"/>
              <w:bottom w:val="nil"/>
              <w:right w:val="nil"/>
            </w:tcBorders>
            <w:shd w:val="clear" w:color="auto" w:fill="auto"/>
            <w:noWrap/>
            <w:vAlign w:val="center"/>
            <w:hideMark/>
          </w:tcPr>
          <w:p w14:paraId="7BF67AE7" w14:textId="77777777" w:rsidR="00212036" w:rsidRPr="00212036" w:rsidRDefault="00212036" w:rsidP="00212036">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Lucida Console" w:eastAsia="Times New Roman" w:hAnsi="Lucida Console" w:cs="Times New Roman"/>
                <w:sz w:val="20"/>
                <w:szCs w:val="20"/>
              </w:rPr>
            </w:pPr>
            <w:r w:rsidRPr="00212036">
              <w:rPr>
                <w:rFonts w:ascii="Lucida Console" w:eastAsia="Times New Roman" w:hAnsi="Lucida Console" w:cs="Times New Roman"/>
                <w:sz w:val="20"/>
                <w:szCs w:val="20"/>
              </w:rPr>
              <w:t>2</w:t>
            </w:r>
          </w:p>
        </w:tc>
        <w:tc>
          <w:tcPr>
            <w:tcW w:w="1010" w:type="pct"/>
            <w:tcBorders>
              <w:top w:val="nil"/>
              <w:left w:val="nil"/>
              <w:bottom w:val="nil"/>
              <w:right w:val="nil"/>
            </w:tcBorders>
            <w:shd w:val="clear" w:color="auto" w:fill="auto"/>
            <w:noWrap/>
            <w:vAlign w:val="bottom"/>
            <w:hideMark/>
          </w:tcPr>
          <w:p w14:paraId="39D5F750" w14:textId="77777777" w:rsidR="00212036" w:rsidRPr="00212036" w:rsidRDefault="00212036" w:rsidP="00212036">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212036">
              <w:rPr>
                <w:rFonts w:eastAsia="Times New Roman" w:cs="Times New Roman"/>
              </w:rPr>
              <w:t>0.968751</w:t>
            </w:r>
          </w:p>
        </w:tc>
        <w:tc>
          <w:tcPr>
            <w:tcW w:w="1730" w:type="pct"/>
            <w:tcBorders>
              <w:top w:val="nil"/>
              <w:left w:val="nil"/>
              <w:bottom w:val="nil"/>
              <w:right w:val="nil"/>
            </w:tcBorders>
            <w:shd w:val="clear" w:color="auto" w:fill="auto"/>
            <w:noWrap/>
            <w:vAlign w:val="center"/>
            <w:hideMark/>
          </w:tcPr>
          <w:p w14:paraId="607D9A97" w14:textId="77777777" w:rsidR="00212036" w:rsidRPr="00212036" w:rsidRDefault="00212036" w:rsidP="00212036">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Lucida Console" w:eastAsia="Times New Roman" w:hAnsi="Lucida Console" w:cs="Times New Roman"/>
                <w:sz w:val="20"/>
                <w:szCs w:val="20"/>
              </w:rPr>
            </w:pPr>
            <w:r w:rsidRPr="00212036">
              <w:rPr>
                <w:rFonts w:ascii="Lucida Console" w:eastAsia="Times New Roman" w:hAnsi="Lucida Console" w:cs="Times New Roman"/>
                <w:sz w:val="20"/>
                <w:szCs w:val="20"/>
              </w:rPr>
              <w:t>0.94966</w:t>
            </w:r>
          </w:p>
        </w:tc>
        <w:tc>
          <w:tcPr>
            <w:tcW w:w="1587" w:type="pct"/>
            <w:tcBorders>
              <w:top w:val="nil"/>
              <w:left w:val="nil"/>
              <w:bottom w:val="nil"/>
              <w:right w:val="nil"/>
            </w:tcBorders>
            <w:shd w:val="clear" w:color="auto" w:fill="auto"/>
            <w:noWrap/>
            <w:vAlign w:val="bottom"/>
            <w:hideMark/>
          </w:tcPr>
          <w:p w14:paraId="4DA08D96" w14:textId="77777777" w:rsidR="00212036" w:rsidRPr="00212036" w:rsidRDefault="00212036" w:rsidP="00212036">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212036">
              <w:rPr>
                <w:rFonts w:eastAsia="Times New Roman" w:cs="Times New Roman"/>
              </w:rPr>
              <w:t>0.987837</w:t>
            </w:r>
          </w:p>
        </w:tc>
      </w:tr>
      <w:tr w:rsidR="00212036" w:rsidRPr="00212036" w14:paraId="79DDC96F" w14:textId="77777777" w:rsidTr="00F678E6">
        <w:trPr>
          <w:trHeight w:val="288"/>
        </w:trPr>
        <w:tc>
          <w:tcPr>
            <w:tcW w:w="673" w:type="pct"/>
            <w:tcBorders>
              <w:top w:val="nil"/>
              <w:left w:val="nil"/>
              <w:bottom w:val="nil"/>
              <w:right w:val="nil"/>
            </w:tcBorders>
            <w:shd w:val="clear" w:color="auto" w:fill="auto"/>
            <w:noWrap/>
            <w:vAlign w:val="center"/>
            <w:hideMark/>
          </w:tcPr>
          <w:p w14:paraId="6696E4A1" w14:textId="77777777" w:rsidR="00212036" w:rsidRPr="00212036" w:rsidRDefault="00212036" w:rsidP="00212036">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Lucida Console" w:eastAsia="Times New Roman" w:hAnsi="Lucida Console" w:cs="Times New Roman"/>
                <w:sz w:val="20"/>
                <w:szCs w:val="20"/>
              </w:rPr>
            </w:pPr>
            <w:r w:rsidRPr="00212036">
              <w:rPr>
                <w:rFonts w:ascii="Lucida Console" w:eastAsia="Times New Roman" w:hAnsi="Lucida Console" w:cs="Times New Roman"/>
                <w:sz w:val="20"/>
                <w:szCs w:val="20"/>
              </w:rPr>
              <w:t>3</w:t>
            </w:r>
          </w:p>
        </w:tc>
        <w:tc>
          <w:tcPr>
            <w:tcW w:w="1010" w:type="pct"/>
            <w:tcBorders>
              <w:top w:val="nil"/>
              <w:left w:val="nil"/>
              <w:bottom w:val="nil"/>
              <w:right w:val="nil"/>
            </w:tcBorders>
            <w:shd w:val="clear" w:color="auto" w:fill="auto"/>
            <w:noWrap/>
            <w:vAlign w:val="bottom"/>
            <w:hideMark/>
          </w:tcPr>
          <w:p w14:paraId="45CDF417" w14:textId="77777777" w:rsidR="00212036" w:rsidRPr="00212036" w:rsidRDefault="00212036" w:rsidP="00212036">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212036">
              <w:rPr>
                <w:rFonts w:eastAsia="Times New Roman" w:cs="Times New Roman"/>
              </w:rPr>
              <w:t>0.964697</w:t>
            </w:r>
          </w:p>
        </w:tc>
        <w:tc>
          <w:tcPr>
            <w:tcW w:w="1730" w:type="pct"/>
            <w:tcBorders>
              <w:top w:val="nil"/>
              <w:left w:val="nil"/>
              <w:bottom w:val="nil"/>
              <w:right w:val="nil"/>
            </w:tcBorders>
            <w:shd w:val="clear" w:color="auto" w:fill="auto"/>
            <w:noWrap/>
            <w:vAlign w:val="center"/>
            <w:hideMark/>
          </w:tcPr>
          <w:p w14:paraId="0919FD03" w14:textId="77777777" w:rsidR="00212036" w:rsidRPr="00212036" w:rsidRDefault="00212036" w:rsidP="00212036">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Lucida Console" w:eastAsia="Times New Roman" w:hAnsi="Lucida Console" w:cs="Times New Roman"/>
                <w:sz w:val="20"/>
                <w:szCs w:val="20"/>
              </w:rPr>
            </w:pPr>
            <w:r w:rsidRPr="00212036">
              <w:rPr>
                <w:rFonts w:ascii="Lucida Console" w:eastAsia="Times New Roman" w:hAnsi="Lucida Console" w:cs="Times New Roman"/>
                <w:sz w:val="20"/>
                <w:szCs w:val="20"/>
              </w:rPr>
              <w:t>0.94438</w:t>
            </w:r>
          </w:p>
        </w:tc>
        <w:tc>
          <w:tcPr>
            <w:tcW w:w="1587" w:type="pct"/>
            <w:tcBorders>
              <w:top w:val="nil"/>
              <w:left w:val="nil"/>
              <w:bottom w:val="nil"/>
              <w:right w:val="nil"/>
            </w:tcBorders>
            <w:shd w:val="clear" w:color="auto" w:fill="auto"/>
            <w:noWrap/>
            <w:vAlign w:val="bottom"/>
            <w:hideMark/>
          </w:tcPr>
          <w:p w14:paraId="450C09B9" w14:textId="77777777" w:rsidR="00212036" w:rsidRPr="00212036" w:rsidRDefault="00212036" w:rsidP="00212036">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212036">
              <w:rPr>
                <w:rFonts w:eastAsia="Times New Roman" w:cs="Times New Roman"/>
              </w:rPr>
              <w:t>0.985014</w:t>
            </w:r>
          </w:p>
        </w:tc>
      </w:tr>
      <w:tr w:rsidR="00212036" w:rsidRPr="00212036" w14:paraId="5BF5218F" w14:textId="77777777" w:rsidTr="00F678E6">
        <w:trPr>
          <w:trHeight w:val="288"/>
        </w:trPr>
        <w:tc>
          <w:tcPr>
            <w:tcW w:w="673" w:type="pct"/>
            <w:tcBorders>
              <w:top w:val="nil"/>
              <w:left w:val="nil"/>
              <w:bottom w:val="nil"/>
              <w:right w:val="nil"/>
            </w:tcBorders>
            <w:shd w:val="clear" w:color="auto" w:fill="auto"/>
            <w:noWrap/>
            <w:vAlign w:val="center"/>
            <w:hideMark/>
          </w:tcPr>
          <w:p w14:paraId="4C858F40" w14:textId="77777777" w:rsidR="00212036" w:rsidRPr="00212036" w:rsidRDefault="00212036" w:rsidP="00212036">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Lucida Console" w:eastAsia="Times New Roman" w:hAnsi="Lucida Console" w:cs="Times New Roman"/>
                <w:sz w:val="20"/>
                <w:szCs w:val="20"/>
              </w:rPr>
            </w:pPr>
            <w:r w:rsidRPr="00212036">
              <w:rPr>
                <w:rFonts w:ascii="Lucida Console" w:eastAsia="Times New Roman" w:hAnsi="Lucida Console" w:cs="Times New Roman"/>
                <w:sz w:val="20"/>
                <w:szCs w:val="20"/>
              </w:rPr>
              <w:t>4</w:t>
            </w:r>
          </w:p>
        </w:tc>
        <w:tc>
          <w:tcPr>
            <w:tcW w:w="1010" w:type="pct"/>
            <w:tcBorders>
              <w:top w:val="nil"/>
              <w:left w:val="nil"/>
              <w:bottom w:val="nil"/>
              <w:right w:val="nil"/>
            </w:tcBorders>
            <w:shd w:val="clear" w:color="auto" w:fill="auto"/>
            <w:noWrap/>
            <w:vAlign w:val="bottom"/>
            <w:hideMark/>
          </w:tcPr>
          <w:p w14:paraId="3AD561B1" w14:textId="77777777" w:rsidR="00212036" w:rsidRPr="00212036" w:rsidRDefault="00212036" w:rsidP="00212036">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212036">
              <w:rPr>
                <w:rFonts w:eastAsia="Times New Roman" w:cs="Times New Roman"/>
              </w:rPr>
              <w:t>0.964697</w:t>
            </w:r>
          </w:p>
        </w:tc>
        <w:tc>
          <w:tcPr>
            <w:tcW w:w="1730" w:type="pct"/>
            <w:tcBorders>
              <w:top w:val="nil"/>
              <w:left w:val="nil"/>
              <w:bottom w:val="nil"/>
              <w:right w:val="nil"/>
            </w:tcBorders>
            <w:shd w:val="clear" w:color="auto" w:fill="auto"/>
            <w:noWrap/>
            <w:vAlign w:val="center"/>
            <w:hideMark/>
          </w:tcPr>
          <w:p w14:paraId="27119C2B" w14:textId="77777777" w:rsidR="00212036" w:rsidRPr="00212036" w:rsidRDefault="00212036" w:rsidP="00212036">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Lucida Console" w:eastAsia="Times New Roman" w:hAnsi="Lucida Console" w:cs="Times New Roman"/>
                <w:sz w:val="20"/>
                <w:szCs w:val="20"/>
              </w:rPr>
            </w:pPr>
            <w:r w:rsidRPr="00212036">
              <w:rPr>
                <w:rFonts w:ascii="Lucida Console" w:eastAsia="Times New Roman" w:hAnsi="Lucida Console" w:cs="Times New Roman"/>
                <w:sz w:val="20"/>
                <w:szCs w:val="20"/>
              </w:rPr>
              <w:t>0.94438</w:t>
            </w:r>
          </w:p>
        </w:tc>
        <w:tc>
          <w:tcPr>
            <w:tcW w:w="1587" w:type="pct"/>
            <w:tcBorders>
              <w:top w:val="nil"/>
              <w:left w:val="nil"/>
              <w:bottom w:val="nil"/>
              <w:right w:val="nil"/>
            </w:tcBorders>
            <w:shd w:val="clear" w:color="auto" w:fill="auto"/>
            <w:noWrap/>
            <w:vAlign w:val="bottom"/>
            <w:hideMark/>
          </w:tcPr>
          <w:p w14:paraId="69A0E16E" w14:textId="77777777" w:rsidR="00212036" w:rsidRPr="00212036" w:rsidRDefault="00212036" w:rsidP="00212036">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212036">
              <w:rPr>
                <w:rFonts w:eastAsia="Times New Roman" w:cs="Times New Roman"/>
              </w:rPr>
              <w:t>0.985014</w:t>
            </w:r>
          </w:p>
        </w:tc>
      </w:tr>
      <w:tr w:rsidR="00212036" w:rsidRPr="00212036" w14:paraId="0414655D" w14:textId="77777777" w:rsidTr="00F678E6">
        <w:trPr>
          <w:trHeight w:val="288"/>
        </w:trPr>
        <w:tc>
          <w:tcPr>
            <w:tcW w:w="673" w:type="pct"/>
            <w:tcBorders>
              <w:top w:val="nil"/>
              <w:left w:val="nil"/>
              <w:bottom w:val="nil"/>
              <w:right w:val="nil"/>
            </w:tcBorders>
            <w:shd w:val="clear" w:color="auto" w:fill="auto"/>
            <w:noWrap/>
            <w:vAlign w:val="center"/>
            <w:hideMark/>
          </w:tcPr>
          <w:p w14:paraId="66155AAA" w14:textId="77777777" w:rsidR="00212036" w:rsidRPr="00212036" w:rsidRDefault="00212036" w:rsidP="00212036">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Lucida Console" w:eastAsia="Times New Roman" w:hAnsi="Lucida Console" w:cs="Times New Roman"/>
                <w:sz w:val="20"/>
                <w:szCs w:val="20"/>
              </w:rPr>
            </w:pPr>
            <w:r w:rsidRPr="00212036">
              <w:rPr>
                <w:rFonts w:ascii="Lucida Console" w:eastAsia="Times New Roman" w:hAnsi="Lucida Console" w:cs="Times New Roman"/>
                <w:sz w:val="20"/>
                <w:szCs w:val="20"/>
              </w:rPr>
              <w:t>5</w:t>
            </w:r>
          </w:p>
        </w:tc>
        <w:tc>
          <w:tcPr>
            <w:tcW w:w="1010" w:type="pct"/>
            <w:tcBorders>
              <w:top w:val="nil"/>
              <w:left w:val="nil"/>
              <w:bottom w:val="nil"/>
              <w:right w:val="nil"/>
            </w:tcBorders>
            <w:shd w:val="clear" w:color="auto" w:fill="auto"/>
            <w:noWrap/>
            <w:vAlign w:val="bottom"/>
            <w:hideMark/>
          </w:tcPr>
          <w:p w14:paraId="5C44254A" w14:textId="77777777" w:rsidR="00212036" w:rsidRPr="00212036" w:rsidRDefault="00212036" w:rsidP="00212036">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212036">
              <w:rPr>
                <w:rFonts w:eastAsia="Times New Roman" w:cs="Times New Roman"/>
              </w:rPr>
              <w:t>0.962959</w:t>
            </w:r>
          </w:p>
        </w:tc>
        <w:tc>
          <w:tcPr>
            <w:tcW w:w="1730" w:type="pct"/>
            <w:tcBorders>
              <w:top w:val="nil"/>
              <w:left w:val="nil"/>
              <w:bottom w:val="nil"/>
              <w:right w:val="nil"/>
            </w:tcBorders>
            <w:shd w:val="clear" w:color="auto" w:fill="auto"/>
            <w:noWrap/>
            <w:vAlign w:val="center"/>
            <w:hideMark/>
          </w:tcPr>
          <w:p w14:paraId="3D57798D" w14:textId="77777777" w:rsidR="00212036" w:rsidRPr="00212036" w:rsidRDefault="00212036" w:rsidP="00212036">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Lucida Console" w:eastAsia="Times New Roman" w:hAnsi="Lucida Console" w:cs="Times New Roman"/>
                <w:sz w:val="20"/>
                <w:szCs w:val="20"/>
              </w:rPr>
            </w:pPr>
            <w:r w:rsidRPr="00212036">
              <w:rPr>
                <w:rFonts w:ascii="Lucida Console" w:eastAsia="Times New Roman" w:hAnsi="Lucida Console" w:cs="Times New Roman"/>
                <w:sz w:val="20"/>
                <w:szCs w:val="20"/>
              </w:rPr>
              <w:t>0.94137</w:t>
            </w:r>
          </w:p>
        </w:tc>
        <w:tc>
          <w:tcPr>
            <w:tcW w:w="1587" w:type="pct"/>
            <w:tcBorders>
              <w:top w:val="nil"/>
              <w:left w:val="nil"/>
              <w:bottom w:val="nil"/>
              <w:right w:val="nil"/>
            </w:tcBorders>
            <w:shd w:val="clear" w:color="auto" w:fill="auto"/>
            <w:noWrap/>
            <w:vAlign w:val="bottom"/>
            <w:hideMark/>
          </w:tcPr>
          <w:p w14:paraId="5FDEDEC0" w14:textId="77777777" w:rsidR="00212036" w:rsidRPr="00212036" w:rsidRDefault="00212036" w:rsidP="00212036">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212036">
              <w:rPr>
                <w:rFonts w:eastAsia="Times New Roman" w:cs="Times New Roman"/>
              </w:rPr>
              <w:t>0.98455</w:t>
            </w:r>
          </w:p>
        </w:tc>
      </w:tr>
      <w:tr w:rsidR="00212036" w:rsidRPr="00212036" w14:paraId="143C1622" w14:textId="77777777" w:rsidTr="00F678E6">
        <w:trPr>
          <w:trHeight w:val="288"/>
        </w:trPr>
        <w:tc>
          <w:tcPr>
            <w:tcW w:w="673" w:type="pct"/>
            <w:tcBorders>
              <w:top w:val="nil"/>
              <w:left w:val="nil"/>
              <w:bottom w:val="nil"/>
              <w:right w:val="nil"/>
            </w:tcBorders>
            <w:shd w:val="clear" w:color="auto" w:fill="auto"/>
            <w:noWrap/>
            <w:vAlign w:val="center"/>
            <w:hideMark/>
          </w:tcPr>
          <w:p w14:paraId="1D814CB2" w14:textId="77777777" w:rsidR="00212036" w:rsidRPr="00212036" w:rsidRDefault="00212036" w:rsidP="00212036">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Lucida Console" w:eastAsia="Times New Roman" w:hAnsi="Lucida Console" w:cs="Times New Roman"/>
                <w:sz w:val="20"/>
                <w:szCs w:val="20"/>
              </w:rPr>
            </w:pPr>
            <w:r w:rsidRPr="00212036">
              <w:rPr>
                <w:rFonts w:ascii="Lucida Console" w:eastAsia="Times New Roman" w:hAnsi="Lucida Console" w:cs="Times New Roman"/>
                <w:sz w:val="20"/>
                <w:szCs w:val="20"/>
              </w:rPr>
              <w:t>6</w:t>
            </w:r>
          </w:p>
        </w:tc>
        <w:tc>
          <w:tcPr>
            <w:tcW w:w="1010" w:type="pct"/>
            <w:tcBorders>
              <w:top w:val="nil"/>
              <w:left w:val="nil"/>
              <w:bottom w:val="nil"/>
              <w:right w:val="nil"/>
            </w:tcBorders>
            <w:shd w:val="clear" w:color="auto" w:fill="auto"/>
            <w:noWrap/>
            <w:vAlign w:val="bottom"/>
            <w:hideMark/>
          </w:tcPr>
          <w:p w14:paraId="04680D14" w14:textId="77777777" w:rsidR="00212036" w:rsidRPr="00212036" w:rsidRDefault="00212036" w:rsidP="00212036">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212036">
              <w:rPr>
                <w:rFonts w:eastAsia="Times New Roman" w:cs="Times New Roman"/>
              </w:rPr>
              <w:t>0.962959</w:t>
            </w:r>
          </w:p>
        </w:tc>
        <w:tc>
          <w:tcPr>
            <w:tcW w:w="1730" w:type="pct"/>
            <w:tcBorders>
              <w:top w:val="nil"/>
              <w:left w:val="nil"/>
              <w:bottom w:val="nil"/>
              <w:right w:val="nil"/>
            </w:tcBorders>
            <w:shd w:val="clear" w:color="auto" w:fill="auto"/>
            <w:noWrap/>
            <w:vAlign w:val="center"/>
            <w:hideMark/>
          </w:tcPr>
          <w:p w14:paraId="26CA6586" w14:textId="77777777" w:rsidR="00212036" w:rsidRPr="00212036" w:rsidRDefault="00212036" w:rsidP="00212036">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Lucida Console" w:eastAsia="Times New Roman" w:hAnsi="Lucida Console" w:cs="Times New Roman"/>
                <w:sz w:val="20"/>
                <w:szCs w:val="20"/>
              </w:rPr>
            </w:pPr>
            <w:r w:rsidRPr="00212036">
              <w:rPr>
                <w:rFonts w:ascii="Lucida Console" w:eastAsia="Times New Roman" w:hAnsi="Lucida Console" w:cs="Times New Roman"/>
                <w:sz w:val="20"/>
                <w:szCs w:val="20"/>
              </w:rPr>
              <w:t>0.94137</w:t>
            </w:r>
          </w:p>
        </w:tc>
        <w:tc>
          <w:tcPr>
            <w:tcW w:w="1587" w:type="pct"/>
            <w:tcBorders>
              <w:top w:val="nil"/>
              <w:left w:val="nil"/>
              <w:bottom w:val="nil"/>
              <w:right w:val="nil"/>
            </w:tcBorders>
            <w:shd w:val="clear" w:color="auto" w:fill="auto"/>
            <w:noWrap/>
            <w:vAlign w:val="bottom"/>
            <w:hideMark/>
          </w:tcPr>
          <w:p w14:paraId="3DA5946E" w14:textId="77777777" w:rsidR="00212036" w:rsidRPr="00212036" w:rsidRDefault="00212036" w:rsidP="00212036">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212036">
              <w:rPr>
                <w:rFonts w:eastAsia="Times New Roman" w:cs="Times New Roman"/>
              </w:rPr>
              <w:t>0.98455</w:t>
            </w:r>
          </w:p>
        </w:tc>
      </w:tr>
      <w:tr w:rsidR="00212036" w:rsidRPr="00212036" w14:paraId="76B59585" w14:textId="77777777" w:rsidTr="00F678E6">
        <w:trPr>
          <w:trHeight w:val="288"/>
        </w:trPr>
        <w:tc>
          <w:tcPr>
            <w:tcW w:w="673" w:type="pct"/>
            <w:tcBorders>
              <w:top w:val="nil"/>
              <w:left w:val="nil"/>
              <w:bottom w:val="nil"/>
              <w:right w:val="nil"/>
            </w:tcBorders>
            <w:shd w:val="clear" w:color="auto" w:fill="auto"/>
            <w:noWrap/>
            <w:vAlign w:val="center"/>
            <w:hideMark/>
          </w:tcPr>
          <w:p w14:paraId="6029C57B" w14:textId="77777777" w:rsidR="00212036" w:rsidRPr="00212036" w:rsidRDefault="00212036" w:rsidP="00212036">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Lucida Console" w:eastAsia="Times New Roman" w:hAnsi="Lucida Console" w:cs="Times New Roman"/>
                <w:sz w:val="20"/>
                <w:szCs w:val="20"/>
              </w:rPr>
            </w:pPr>
            <w:r w:rsidRPr="00212036">
              <w:rPr>
                <w:rFonts w:ascii="Lucida Console" w:eastAsia="Times New Roman" w:hAnsi="Lucida Console" w:cs="Times New Roman"/>
                <w:sz w:val="20"/>
                <w:szCs w:val="20"/>
              </w:rPr>
              <w:t>7</w:t>
            </w:r>
          </w:p>
        </w:tc>
        <w:tc>
          <w:tcPr>
            <w:tcW w:w="1010" w:type="pct"/>
            <w:tcBorders>
              <w:top w:val="nil"/>
              <w:left w:val="nil"/>
              <w:bottom w:val="nil"/>
              <w:right w:val="nil"/>
            </w:tcBorders>
            <w:shd w:val="clear" w:color="auto" w:fill="auto"/>
            <w:noWrap/>
            <w:vAlign w:val="bottom"/>
            <w:hideMark/>
          </w:tcPr>
          <w:p w14:paraId="3D89E330" w14:textId="77777777" w:rsidR="00212036" w:rsidRPr="00212036" w:rsidRDefault="00212036" w:rsidP="00212036">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212036">
              <w:rPr>
                <w:rFonts w:eastAsia="Times New Roman" w:cs="Times New Roman"/>
              </w:rPr>
              <w:t>0.962959</w:t>
            </w:r>
          </w:p>
        </w:tc>
        <w:tc>
          <w:tcPr>
            <w:tcW w:w="1730" w:type="pct"/>
            <w:tcBorders>
              <w:top w:val="nil"/>
              <w:left w:val="nil"/>
              <w:bottom w:val="nil"/>
              <w:right w:val="nil"/>
            </w:tcBorders>
            <w:shd w:val="clear" w:color="auto" w:fill="auto"/>
            <w:noWrap/>
            <w:vAlign w:val="center"/>
            <w:hideMark/>
          </w:tcPr>
          <w:p w14:paraId="6DDD8AAB" w14:textId="77777777" w:rsidR="00212036" w:rsidRPr="00212036" w:rsidRDefault="00212036" w:rsidP="00212036">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Lucida Console" w:eastAsia="Times New Roman" w:hAnsi="Lucida Console" w:cs="Times New Roman"/>
                <w:sz w:val="20"/>
                <w:szCs w:val="20"/>
              </w:rPr>
            </w:pPr>
            <w:r w:rsidRPr="00212036">
              <w:rPr>
                <w:rFonts w:ascii="Lucida Console" w:eastAsia="Times New Roman" w:hAnsi="Lucida Console" w:cs="Times New Roman"/>
                <w:sz w:val="20"/>
                <w:szCs w:val="20"/>
              </w:rPr>
              <w:t>0.94137</w:t>
            </w:r>
          </w:p>
        </w:tc>
        <w:tc>
          <w:tcPr>
            <w:tcW w:w="1587" w:type="pct"/>
            <w:tcBorders>
              <w:top w:val="nil"/>
              <w:left w:val="nil"/>
              <w:bottom w:val="nil"/>
              <w:right w:val="nil"/>
            </w:tcBorders>
            <w:shd w:val="clear" w:color="auto" w:fill="auto"/>
            <w:noWrap/>
            <w:vAlign w:val="bottom"/>
            <w:hideMark/>
          </w:tcPr>
          <w:p w14:paraId="671DA0FA" w14:textId="77777777" w:rsidR="00212036" w:rsidRPr="00212036" w:rsidRDefault="00212036" w:rsidP="00212036">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212036">
              <w:rPr>
                <w:rFonts w:eastAsia="Times New Roman" w:cs="Times New Roman"/>
              </w:rPr>
              <w:t>0.98455</w:t>
            </w:r>
          </w:p>
        </w:tc>
      </w:tr>
      <w:tr w:rsidR="00212036" w:rsidRPr="00212036" w14:paraId="291093D6" w14:textId="77777777" w:rsidTr="00F678E6">
        <w:trPr>
          <w:trHeight w:val="288"/>
        </w:trPr>
        <w:tc>
          <w:tcPr>
            <w:tcW w:w="673" w:type="pct"/>
            <w:tcBorders>
              <w:top w:val="nil"/>
              <w:left w:val="nil"/>
              <w:bottom w:val="nil"/>
              <w:right w:val="nil"/>
            </w:tcBorders>
            <w:shd w:val="clear" w:color="auto" w:fill="auto"/>
            <w:noWrap/>
            <w:vAlign w:val="center"/>
            <w:hideMark/>
          </w:tcPr>
          <w:p w14:paraId="2F361570" w14:textId="77777777" w:rsidR="00212036" w:rsidRPr="00212036" w:rsidRDefault="00212036" w:rsidP="00212036">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Lucida Console" w:eastAsia="Times New Roman" w:hAnsi="Lucida Console" w:cs="Times New Roman"/>
                <w:sz w:val="20"/>
                <w:szCs w:val="20"/>
              </w:rPr>
            </w:pPr>
            <w:r w:rsidRPr="00212036">
              <w:rPr>
                <w:rFonts w:ascii="Lucida Console" w:eastAsia="Times New Roman" w:hAnsi="Lucida Console" w:cs="Times New Roman"/>
                <w:sz w:val="20"/>
                <w:szCs w:val="20"/>
              </w:rPr>
              <w:t>8</w:t>
            </w:r>
          </w:p>
        </w:tc>
        <w:tc>
          <w:tcPr>
            <w:tcW w:w="1010" w:type="pct"/>
            <w:tcBorders>
              <w:top w:val="nil"/>
              <w:left w:val="nil"/>
              <w:bottom w:val="nil"/>
              <w:right w:val="nil"/>
            </w:tcBorders>
            <w:shd w:val="clear" w:color="auto" w:fill="auto"/>
            <w:noWrap/>
            <w:vAlign w:val="bottom"/>
            <w:hideMark/>
          </w:tcPr>
          <w:p w14:paraId="48E148EC" w14:textId="77777777" w:rsidR="00212036" w:rsidRPr="00212036" w:rsidRDefault="00212036" w:rsidP="00212036">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212036">
              <w:rPr>
                <w:rFonts w:eastAsia="Times New Roman" w:cs="Times New Roman"/>
              </w:rPr>
              <w:t>0.962959</w:t>
            </w:r>
          </w:p>
        </w:tc>
        <w:tc>
          <w:tcPr>
            <w:tcW w:w="1730" w:type="pct"/>
            <w:tcBorders>
              <w:top w:val="nil"/>
              <w:left w:val="nil"/>
              <w:bottom w:val="nil"/>
              <w:right w:val="nil"/>
            </w:tcBorders>
            <w:shd w:val="clear" w:color="auto" w:fill="auto"/>
            <w:noWrap/>
            <w:vAlign w:val="center"/>
            <w:hideMark/>
          </w:tcPr>
          <w:p w14:paraId="05B75A68" w14:textId="77777777" w:rsidR="00212036" w:rsidRPr="00212036" w:rsidRDefault="00212036" w:rsidP="00212036">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Lucida Console" w:eastAsia="Times New Roman" w:hAnsi="Lucida Console" w:cs="Times New Roman"/>
                <w:sz w:val="20"/>
                <w:szCs w:val="20"/>
              </w:rPr>
            </w:pPr>
            <w:r w:rsidRPr="00212036">
              <w:rPr>
                <w:rFonts w:ascii="Lucida Console" w:eastAsia="Times New Roman" w:hAnsi="Lucida Console" w:cs="Times New Roman"/>
                <w:sz w:val="20"/>
                <w:szCs w:val="20"/>
              </w:rPr>
              <w:t>0.94137</w:t>
            </w:r>
          </w:p>
        </w:tc>
        <w:tc>
          <w:tcPr>
            <w:tcW w:w="1587" w:type="pct"/>
            <w:tcBorders>
              <w:top w:val="nil"/>
              <w:left w:val="nil"/>
              <w:bottom w:val="nil"/>
              <w:right w:val="nil"/>
            </w:tcBorders>
            <w:shd w:val="clear" w:color="auto" w:fill="auto"/>
            <w:noWrap/>
            <w:vAlign w:val="bottom"/>
            <w:hideMark/>
          </w:tcPr>
          <w:p w14:paraId="661404FF" w14:textId="77777777" w:rsidR="00212036" w:rsidRPr="00212036" w:rsidRDefault="00212036" w:rsidP="00212036">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212036">
              <w:rPr>
                <w:rFonts w:eastAsia="Times New Roman" w:cs="Times New Roman"/>
              </w:rPr>
              <w:t>0.98455</w:t>
            </w:r>
          </w:p>
        </w:tc>
      </w:tr>
      <w:tr w:rsidR="00212036" w:rsidRPr="00212036" w14:paraId="5E4C998D" w14:textId="77777777" w:rsidTr="00F678E6">
        <w:trPr>
          <w:trHeight w:val="288"/>
        </w:trPr>
        <w:tc>
          <w:tcPr>
            <w:tcW w:w="673" w:type="pct"/>
            <w:tcBorders>
              <w:top w:val="nil"/>
              <w:left w:val="nil"/>
              <w:bottom w:val="nil"/>
              <w:right w:val="nil"/>
            </w:tcBorders>
            <w:shd w:val="clear" w:color="auto" w:fill="auto"/>
            <w:noWrap/>
            <w:vAlign w:val="center"/>
            <w:hideMark/>
          </w:tcPr>
          <w:p w14:paraId="7C04537A" w14:textId="77777777" w:rsidR="00212036" w:rsidRPr="00212036" w:rsidRDefault="00212036" w:rsidP="00212036">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Lucida Console" w:eastAsia="Times New Roman" w:hAnsi="Lucida Console" w:cs="Times New Roman"/>
                <w:sz w:val="20"/>
                <w:szCs w:val="20"/>
              </w:rPr>
            </w:pPr>
            <w:r w:rsidRPr="00212036">
              <w:rPr>
                <w:rFonts w:ascii="Lucida Console" w:eastAsia="Times New Roman" w:hAnsi="Lucida Console" w:cs="Times New Roman"/>
                <w:sz w:val="20"/>
                <w:szCs w:val="20"/>
              </w:rPr>
              <w:t>9</w:t>
            </w:r>
          </w:p>
        </w:tc>
        <w:tc>
          <w:tcPr>
            <w:tcW w:w="1010" w:type="pct"/>
            <w:tcBorders>
              <w:top w:val="nil"/>
              <w:left w:val="nil"/>
              <w:bottom w:val="nil"/>
              <w:right w:val="nil"/>
            </w:tcBorders>
            <w:shd w:val="clear" w:color="auto" w:fill="auto"/>
            <w:noWrap/>
            <w:vAlign w:val="bottom"/>
            <w:hideMark/>
          </w:tcPr>
          <w:p w14:paraId="4D036E40" w14:textId="77777777" w:rsidR="00212036" w:rsidRPr="00212036" w:rsidRDefault="00212036" w:rsidP="00212036">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212036">
              <w:rPr>
                <w:rFonts w:eastAsia="Times New Roman" w:cs="Times New Roman"/>
              </w:rPr>
              <w:t>0.962959</w:t>
            </w:r>
          </w:p>
        </w:tc>
        <w:tc>
          <w:tcPr>
            <w:tcW w:w="1730" w:type="pct"/>
            <w:tcBorders>
              <w:top w:val="nil"/>
              <w:left w:val="nil"/>
              <w:bottom w:val="nil"/>
              <w:right w:val="nil"/>
            </w:tcBorders>
            <w:shd w:val="clear" w:color="auto" w:fill="auto"/>
            <w:noWrap/>
            <w:vAlign w:val="center"/>
            <w:hideMark/>
          </w:tcPr>
          <w:p w14:paraId="17A95BB4" w14:textId="77777777" w:rsidR="00212036" w:rsidRPr="00212036" w:rsidRDefault="00212036" w:rsidP="00212036">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Lucida Console" w:eastAsia="Times New Roman" w:hAnsi="Lucida Console" w:cs="Times New Roman"/>
                <w:sz w:val="20"/>
                <w:szCs w:val="20"/>
              </w:rPr>
            </w:pPr>
            <w:r w:rsidRPr="00212036">
              <w:rPr>
                <w:rFonts w:ascii="Lucida Console" w:eastAsia="Times New Roman" w:hAnsi="Lucida Console" w:cs="Times New Roman"/>
                <w:sz w:val="20"/>
                <w:szCs w:val="20"/>
              </w:rPr>
              <w:t>0.94137</w:t>
            </w:r>
          </w:p>
        </w:tc>
        <w:tc>
          <w:tcPr>
            <w:tcW w:w="1587" w:type="pct"/>
            <w:tcBorders>
              <w:top w:val="nil"/>
              <w:left w:val="nil"/>
              <w:bottom w:val="nil"/>
              <w:right w:val="nil"/>
            </w:tcBorders>
            <w:shd w:val="clear" w:color="auto" w:fill="auto"/>
            <w:noWrap/>
            <w:vAlign w:val="bottom"/>
            <w:hideMark/>
          </w:tcPr>
          <w:p w14:paraId="572FC2AF" w14:textId="77777777" w:rsidR="00212036" w:rsidRPr="00212036" w:rsidRDefault="00212036" w:rsidP="00212036">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212036">
              <w:rPr>
                <w:rFonts w:eastAsia="Times New Roman" w:cs="Times New Roman"/>
              </w:rPr>
              <w:t>0.98455</w:t>
            </w:r>
          </w:p>
        </w:tc>
      </w:tr>
      <w:tr w:rsidR="00212036" w:rsidRPr="00212036" w14:paraId="3AD70EFB" w14:textId="77777777" w:rsidTr="00F678E6">
        <w:trPr>
          <w:trHeight w:val="288"/>
        </w:trPr>
        <w:tc>
          <w:tcPr>
            <w:tcW w:w="673" w:type="pct"/>
            <w:tcBorders>
              <w:top w:val="nil"/>
              <w:left w:val="nil"/>
              <w:bottom w:val="nil"/>
              <w:right w:val="nil"/>
            </w:tcBorders>
            <w:shd w:val="clear" w:color="auto" w:fill="auto"/>
            <w:noWrap/>
            <w:vAlign w:val="center"/>
            <w:hideMark/>
          </w:tcPr>
          <w:p w14:paraId="3BAB983B" w14:textId="77777777" w:rsidR="00212036" w:rsidRPr="00212036" w:rsidRDefault="00212036" w:rsidP="00212036">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Lucida Console" w:eastAsia="Times New Roman" w:hAnsi="Lucida Console" w:cs="Times New Roman"/>
                <w:sz w:val="20"/>
                <w:szCs w:val="20"/>
              </w:rPr>
            </w:pPr>
            <w:r w:rsidRPr="00212036">
              <w:rPr>
                <w:rFonts w:ascii="Lucida Console" w:eastAsia="Times New Roman" w:hAnsi="Lucida Console" w:cs="Times New Roman"/>
                <w:sz w:val="20"/>
                <w:szCs w:val="20"/>
              </w:rPr>
              <w:t>10</w:t>
            </w:r>
          </w:p>
        </w:tc>
        <w:tc>
          <w:tcPr>
            <w:tcW w:w="1010" w:type="pct"/>
            <w:tcBorders>
              <w:top w:val="nil"/>
              <w:left w:val="nil"/>
              <w:bottom w:val="nil"/>
              <w:right w:val="nil"/>
            </w:tcBorders>
            <w:shd w:val="clear" w:color="auto" w:fill="auto"/>
            <w:noWrap/>
            <w:vAlign w:val="bottom"/>
            <w:hideMark/>
          </w:tcPr>
          <w:p w14:paraId="40FBD963" w14:textId="77777777" w:rsidR="00212036" w:rsidRPr="00212036" w:rsidRDefault="00212036" w:rsidP="00212036">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212036">
              <w:rPr>
                <w:rFonts w:eastAsia="Times New Roman" w:cs="Times New Roman"/>
              </w:rPr>
              <w:t>0.957032</w:t>
            </w:r>
          </w:p>
        </w:tc>
        <w:tc>
          <w:tcPr>
            <w:tcW w:w="1730" w:type="pct"/>
            <w:tcBorders>
              <w:top w:val="nil"/>
              <w:left w:val="nil"/>
              <w:bottom w:val="nil"/>
              <w:right w:val="nil"/>
            </w:tcBorders>
            <w:shd w:val="clear" w:color="auto" w:fill="auto"/>
            <w:noWrap/>
            <w:vAlign w:val="center"/>
            <w:hideMark/>
          </w:tcPr>
          <w:p w14:paraId="18CF8F85" w14:textId="77777777" w:rsidR="00212036" w:rsidRPr="00212036" w:rsidRDefault="00212036" w:rsidP="00212036">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Lucida Console" w:eastAsia="Times New Roman" w:hAnsi="Lucida Console" w:cs="Times New Roman"/>
                <w:sz w:val="20"/>
                <w:szCs w:val="20"/>
              </w:rPr>
            </w:pPr>
            <w:r w:rsidRPr="00212036">
              <w:rPr>
                <w:rFonts w:ascii="Lucida Console" w:eastAsia="Times New Roman" w:hAnsi="Lucida Console" w:cs="Times New Roman"/>
                <w:sz w:val="20"/>
                <w:szCs w:val="20"/>
              </w:rPr>
              <w:t>0.93289</w:t>
            </w:r>
          </w:p>
        </w:tc>
        <w:tc>
          <w:tcPr>
            <w:tcW w:w="1587" w:type="pct"/>
            <w:tcBorders>
              <w:top w:val="nil"/>
              <w:left w:val="nil"/>
              <w:bottom w:val="nil"/>
              <w:right w:val="nil"/>
            </w:tcBorders>
            <w:shd w:val="clear" w:color="auto" w:fill="auto"/>
            <w:noWrap/>
            <w:vAlign w:val="bottom"/>
            <w:hideMark/>
          </w:tcPr>
          <w:p w14:paraId="6DC1B203" w14:textId="77777777" w:rsidR="00212036" w:rsidRPr="00212036" w:rsidRDefault="00212036" w:rsidP="00212036">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212036">
              <w:rPr>
                <w:rFonts w:eastAsia="Times New Roman" w:cs="Times New Roman"/>
              </w:rPr>
              <w:t>0.981177</w:t>
            </w:r>
          </w:p>
        </w:tc>
      </w:tr>
      <w:tr w:rsidR="00212036" w:rsidRPr="00212036" w14:paraId="3FB33C4F" w14:textId="77777777" w:rsidTr="00F678E6">
        <w:trPr>
          <w:trHeight w:val="288"/>
        </w:trPr>
        <w:tc>
          <w:tcPr>
            <w:tcW w:w="673" w:type="pct"/>
            <w:tcBorders>
              <w:top w:val="nil"/>
              <w:left w:val="nil"/>
              <w:bottom w:val="nil"/>
              <w:right w:val="nil"/>
            </w:tcBorders>
            <w:shd w:val="clear" w:color="auto" w:fill="auto"/>
            <w:noWrap/>
            <w:vAlign w:val="center"/>
            <w:hideMark/>
          </w:tcPr>
          <w:p w14:paraId="6766909E" w14:textId="77777777" w:rsidR="00212036" w:rsidRPr="00212036" w:rsidRDefault="00212036" w:rsidP="00212036">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Lucida Console" w:eastAsia="Times New Roman" w:hAnsi="Lucida Console" w:cs="Times New Roman"/>
                <w:sz w:val="20"/>
                <w:szCs w:val="20"/>
              </w:rPr>
            </w:pPr>
            <w:r w:rsidRPr="00212036">
              <w:rPr>
                <w:rFonts w:ascii="Lucida Console" w:eastAsia="Times New Roman" w:hAnsi="Lucida Console" w:cs="Times New Roman"/>
                <w:sz w:val="20"/>
                <w:szCs w:val="20"/>
              </w:rPr>
              <w:t>11</w:t>
            </w:r>
          </w:p>
        </w:tc>
        <w:tc>
          <w:tcPr>
            <w:tcW w:w="1010" w:type="pct"/>
            <w:tcBorders>
              <w:top w:val="nil"/>
              <w:left w:val="nil"/>
              <w:bottom w:val="nil"/>
              <w:right w:val="nil"/>
            </w:tcBorders>
            <w:shd w:val="clear" w:color="auto" w:fill="auto"/>
            <w:noWrap/>
            <w:vAlign w:val="bottom"/>
            <w:hideMark/>
          </w:tcPr>
          <w:p w14:paraId="64C6EAA4" w14:textId="77777777" w:rsidR="00212036" w:rsidRPr="00212036" w:rsidRDefault="00212036" w:rsidP="00212036">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212036">
              <w:rPr>
                <w:rFonts w:eastAsia="Times New Roman" w:cs="Times New Roman"/>
              </w:rPr>
              <w:t>0.957032</w:t>
            </w:r>
          </w:p>
        </w:tc>
        <w:tc>
          <w:tcPr>
            <w:tcW w:w="1730" w:type="pct"/>
            <w:tcBorders>
              <w:top w:val="nil"/>
              <w:left w:val="nil"/>
              <w:bottom w:val="nil"/>
              <w:right w:val="nil"/>
            </w:tcBorders>
            <w:shd w:val="clear" w:color="auto" w:fill="auto"/>
            <w:noWrap/>
            <w:vAlign w:val="center"/>
            <w:hideMark/>
          </w:tcPr>
          <w:p w14:paraId="3E248F56" w14:textId="77777777" w:rsidR="00212036" w:rsidRPr="00212036" w:rsidRDefault="00212036" w:rsidP="00212036">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Lucida Console" w:eastAsia="Times New Roman" w:hAnsi="Lucida Console" w:cs="Times New Roman"/>
                <w:sz w:val="20"/>
                <w:szCs w:val="20"/>
              </w:rPr>
            </w:pPr>
            <w:r w:rsidRPr="00212036">
              <w:rPr>
                <w:rFonts w:ascii="Lucida Console" w:eastAsia="Times New Roman" w:hAnsi="Lucida Console" w:cs="Times New Roman"/>
                <w:sz w:val="20"/>
                <w:szCs w:val="20"/>
              </w:rPr>
              <w:t>0.93289</w:t>
            </w:r>
          </w:p>
        </w:tc>
        <w:tc>
          <w:tcPr>
            <w:tcW w:w="1587" w:type="pct"/>
            <w:tcBorders>
              <w:top w:val="nil"/>
              <w:left w:val="nil"/>
              <w:bottom w:val="nil"/>
              <w:right w:val="nil"/>
            </w:tcBorders>
            <w:shd w:val="clear" w:color="auto" w:fill="auto"/>
            <w:noWrap/>
            <w:vAlign w:val="bottom"/>
            <w:hideMark/>
          </w:tcPr>
          <w:p w14:paraId="1B9BB674" w14:textId="77777777" w:rsidR="00212036" w:rsidRPr="00212036" w:rsidRDefault="00212036" w:rsidP="00212036">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212036">
              <w:rPr>
                <w:rFonts w:eastAsia="Times New Roman" w:cs="Times New Roman"/>
              </w:rPr>
              <w:t>0.981177</w:t>
            </w:r>
          </w:p>
        </w:tc>
      </w:tr>
      <w:tr w:rsidR="00212036" w:rsidRPr="00212036" w14:paraId="71E5176C" w14:textId="77777777" w:rsidTr="00F678E6">
        <w:trPr>
          <w:trHeight w:val="288"/>
        </w:trPr>
        <w:tc>
          <w:tcPr>
            <w:tcW w:w="673" w:type="pct"/>
            <w:tcBorders>
              <w:top w:val="nil"/>
              <w:left w:val="nil"/>
              <w:bottom w:val="nil"/>
              <w:right w:val="nil"/>
            </w:tcBorders>
            <w:shd w:val="clear" w:color="auto" w:fill="auto"/>
            <w:noWrap/>
            <w:vAlign w:val="center"/>
            <w:hideMark/>
          </w:tcPr>
          <w:p w14:paraId="5A1D7711" w14:textId="77777777" w:rsidR="00212036" w:rsidRPr="00212036" w:rsidRDefault="00212036" w:rsidP="00212036">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Lucida Console" w:eastAsia="Times New Roman" w:hAnsi="Lucida Console" w:cs="Times New Roman"/>
                <w:sz w:val="20"/>
                <w:szCs w:val="20"/>
              </w:rPr>
            </w:pPr>
            <w:r w:rsidRPr="00212036">
              <w:rPr>
                <w:rFonts w:ascii="Lucida Console" w:eastAsia="Times New Roman" w:hAnsi="Lucida Console" w:cs="Times New Roman"/>
                <w:sz w:val="20"/>
                <w:szCs w:val="20"/>
              </w:rPr>
              <w:t>12</w:t>
            </w:r>
          </w:p>
        </w:tc>
        <w:tc>
          <w:tcPr>
            <w:tcW w:w="1010" w:type="pct"/>
            <w:tcBorders>
              <w:top w:val="nil"/>
              <w:left w:val="nil"/>
              <w:bottom w:val="nil"/>
              <w:right w:val="nil"/>
            </w:tcBorders>
            <w:shd w:val="clear" w:color="auto" w:fill="auto"/>
            <w:noWrap/>
            <w:vAlign w:val="bottom"/>
            <w:hideMark/>
          </w:tcPr>
          <w:p w14:paraId="376DB53F" w14:textId="77777777" w:rsidR="00212036" w:rsidRPr="00212036" w:rsidRDefault="00212036" w:rsidP="00212036">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212036">
              <w:rPr>
                <w:rFonts w:eastAsia="Times New Roman" w:cs="Times New Roman"/>
              </w:rPr>
              <w:t>0.957032</w:t>
            </w:r>
          </w:p>
        </w:tc>
        <w:tc>
          <w:tcPr>
            <w:tcW w:w="1730" w:type="pct"/>
            <w:tcBorders>
              <w:top w:val="nil"/>
              <w:left w:val="nil"/>
              <w:bottom w:val="nil"/>
              <w:right w:val="nil"/>
            </w:tcBorders>
            <w:shd w:val="clear" w:color="auto" w:fill="auto"/>
            <w:noWrap/>
            <w:vAlign w:val="center"/>
            <w:hideMark/>
          </w:tcPr>
          <w:p w14:paraId="06CF0536" w14:textId="77777777" w:rsidR="00212036" w:rsidRPr="00212036" w:rsidRDefault="00212036" w:rsidP="00212036">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Lucida Console" w:eastAsia="Times New Roman" w:hAnsi="Lucida Console" w:cs="Times New Roman"/>
                <w:sz w:val="20"/>
                <w:szCs w:val="20"/>
              </w:rPr>
            </w:pPr>
            <w:r w:rsidRPr="00212036">
              <w:rPr>
                <w:rFonts w:ascii="Lucida Console" w:eastAsia="Times New Roman" w:hAnsi="Lucida Console" w:cs="Times New Roman"/>
                <w:sz w:val="20"/>
                <w:szCs w:val="20"/>
              </w:rPr>
              <w:t>0.93289</w:t>
            </w:r>
          </w:p>
        </w:tc>
        <w:tc>
          <w:tcPr>
            <w:tcW w:w="1587" w:type="pct"/>
            <w:tcBorders>
              <w:top w:val="nil"/>
              <w:left w:val="nil"/>
              <w:bottom w:val="nil"/>
              <w:right w:val="nil"/>
            </w:tcBorders>
            <w:shd w:val="clear" w:color="auto" w:fill="auto"/>
            <w:noWrap/>
            <w:vAlign w:val="bottom"/>
            <w:hideMark/>
          </w:tcPr>
          <w:p w14:paraId="4F079B7E" w14:textId="77777777" w:rsidR="00212036" w:rsidRPr="00212036" w:rsidRDefault="00212036" w:rsidP="00212036">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212036">
              <w:rPr>
                <w:rFonts w:eastAsia="Times New Roman" w:cs="Times New Roman"/>
              </w:rPr>
              <w:t>0.981177</w:t>
            </w:r>
          </w:p>
        </w:tc>
      </w:tr>
      <w:tr w:rsidR="00212036" w:rsidRPr="00212036" w14:paraId="63C98AE9" w14:textId="77777777" w:rsidTr="00F678E6">
        <w:trPr>
          <w:trHeight w:val="288"/>
        </w:trPr>
        <w:tc>
          <w:tcPr>
            <w:tcW w:w="673" w:type="pct"/>
            <w:tcBorders>
              <w:top w:val="nil"/>
              <w:left w:val="nil"/>
              <w:bottom w:val="nil"/>
              <w:right w:val="nil"/>
            </w:tcBorders>
            <w:shd w:val="clear" w:color="auto" w:fill="auto"/>
            <w:noWrap/>
            <w:vAlign w:val="center"/>
            <w:hideMark/>
          </w:tcPr>
          <w:p w14:paraId="7CC08497" w14:textId="77777777" w:rsidR="00212036" w:rsidRPr="00212036" w:rsidRDefault="00212036" w:rsidP="00212036">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Lucida Console" w:eastAsia="Times New Roman" w:hAnsi="Lucida Console" w:cs="Times New Roman"/>
                <w:sz w:val="20"/>
                <w:szCs w:val="20"/>
              </w:rPr>
            </w:pPr>
            <w:r w:rsidRPr="00212036">
              <w:rPr>
                <w:rFonts w:ascii="Lucida Console" w:eastAsia="Times New Roman" w:hAnsi="Lucida Console" w:cs="Times New Roman"/>
                <w:sz w:val="20"/>
                <w:szCs w:val="20"/>
              </w:rPr>
              <w:t>13</w:t>
            </w:r>
          </w:p>
        </w:tc>
        <w:tc>
          <w:tcPr>
            <w:tcW w:w="1010" w:type="pct"/>
            <w:tcBorders>
              <w:top w:val="nil"/>
              <w:left w:val="nil"/>
              <w:bottom w:val="nil"/>
              <w:right w:val="nil"/>
            </w:tcBorders>
            <w:shd w:val="clear" w:color="auto" w:fill="auto"/>
            <w:noWrap/>
            <w:vAlign w:val="bottom"/>
            <w:hideMark/>
          </w:tcPr>
          <w:p w14:paraId="00AB8687" w14:textId="77777777" w:rsidR="00212036" w:rsidRPr="00212036" w:rsidRDefault="00212036" w:rsidP="00212036">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212036">
              <w:rPr>
                <w:rFonts w:eastAsia="Times New Roman" w:cs="Times New Roman"/>
              </w:rPr>
              <w:t>0.957032</w:t>
            </w:r>
          </w:p>
        </w:tc>
        <w:tc>
          <w:tcPr>
            <w:tcW w:w="1730" w:type="pct"/>
            <w:tcBorders>
              <w:top w:val="nil"/>
              <w:left w:val="nil"/>
              <w:bottom w:val="nil"/>
              <w:right w:val="nil"/>
            </w:tcBorders>
            <w:shd w:val="clear" w:color="auto" w:fill="auto"/>
            <w:noWrap/>
            <w:vAlign w:val="center"/>
            <w:hideMark/>
          </w:tcPr>
          <w:p w14:paraId="4F548B49" w14:textId="77777777" w:rsidR="00212036" w:rsidRPr="00212036" w:rsidRDefault="00212036" w:rsidP="00212036">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Lucida Console" w:eastAsia="Times New Roman" w:hAnsi="Lucida Console" w:cs="Times New Roman"/>
                <w:sz w:val="20"/>
                <w:szCs w:val="20"/>
              </w:rPr>
            </w:pPr>
            <w:r w:rsidRPr="00212036">
              <w:rPr>
                <w:rFonts w:ascii="Lucida Console" w:eastAsia="Times New Roman" w:hAnsi="Lucida Console" w:cs="Times New Roman"/>
                <w:sz w:val="20"/>
                <w:szCs w:val="20"/>
              </w:rPr>
              <w:t>0.93289</w:t>
            </w:r>
          </w:p>
        </w:tc>
        <w:tc>
          <w:tcPr>
            <w:tcW w:w="1587" w:type="pct"/>
            <w:tcBorders>
              <w:top w:val="nil"/>
              <w:left w:val="nil"/>
              <w:bottom w:val="nil"/>
              <w:right w:val="nil"/>
            </w:tcBorders>
            <w:shd w:val="clear" w:color="auto" w:fill="auto"/>
            <w:noWrap/>
            <w:vAlign w:val="bottom"/>
            <w:hideMark/>
          </w:tcPr>
          <w:p w14:paraId="797049BB" w14:textId="77777777" w:rsidR="00212036" w:rsidRPr="00212036" w:rsidRDefault="00212036" w:rsidP="00212036">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212036">
              <w:rPr>
                <w:rFonts w:eastAsia="Times New Roman" w:cs="Times New Roman"/>
              </w:rPr>
              <w:t>0.981177</w:t>
            </w:r>
          </w:p>
        </w:tc>
      </w:tr>
      <w:tr w:rsidR="00212036" w:rsidRPr="00212036" w14:paraId="5CB6AFB0" w14:textId="77777777" w:rsidTr="00F678E6">
        <w:trPr>
          <w:trHeight w:val="288"/>
        </w:trPr>
        <w:tc>
          <w:tcPr>
            <w:tcW w:w="673" w:type="pct"/>
            <w:tcBorders>
              <w:top w:val="nil"/>
              <w:left w:val="nil"/>
              <w:bottom w:val="nil"/>
              <w:right w:val="nil"/>
            </w:tcBorders>
            <w:shd w:val="clear" w:color="auto" w:fill="auto"/>
            <w:noWrap/>
            <w:vAlign w:val="center"/>
            <w:hideMark/>
          </w:tcPr>
          <w:p w14:paraId="45E2EFC6" w14:textId="77777777" w:rsidR="00212036" w:rsidRPr="00212036" w:rsidRDefault="00212036" w:rsidP="00212036">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Lucida Console" w:eastAsia="Times New Roman" w:hAnsi="Lucida Console" w:cs="Times New Roman"/>
                <w:sz w:val="20"/>
                <w:szCs w:val="20"/>
              </w:rPr>
            </w:pPr>
            <w:r w:rsidRPr="00212036">
              <w:rPr>
                <w:rFonts w:ascii="Lucida Console" w:eastAsia="Times New Roman" w:hAnsi="Lucida Console" w:cs="Times New Roman"/>
                <w:sz w:val="20"/>
                <w:szCs w:val="20"/>
              </w:rPr>
              <w:t>14</w:t>
            </w:r>
          </w:p>
        </w:tc>
        <w:tc>
          <w:tcPr>
            <w:tcW w:w="1010" w:type="pct"/>
            <w:tcBorders>
              <w:top w:val="nil"/>
              <w:left w:val="nil"/>
              <w:bottom w:val="nil"/>
              <w:right w:val="nil"/>
            </w:tcBorders>
            <w:shd w:val="clear" w:color="auto" w:fill="auto"/>
            <w:noWrap/>
            <w:vAlign w:val="bottom"/>
            <w:hideMark/>
          </w:tcPr>
          <w:p w14:paraId="2E1564AF" w14:textId="77777777" w:rsidR="00212036" w:rsidRPr="00212036" w:rsidRDefault="00212036" w:rsidP="00212036">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212036">
              <w:rPr>
                <w:rFonts w:eastAsia="Times New Roman" w:cs="Times New Roman"/>
              </w:rPr>
              <w:t>0.957032</w:t>
            </w:r>
          </w:p>
        </w:tc>
        <w:tc>
          <w:tcPr>
            <w:tcW w:w="1730" w:type="pct"/>
            <w:tcBorders>
              <w:top w:val="nil"/>
              <w:left w:val="nil"/>
              <w:bottom w:val="nil"/>
              <w:right w:val="nil"/>
            </w:tcBorders>
            <w:shd w:val="clear" w:color="auto" w:fill="auto"/>
            <w:noWrap/>
            <w:vAlign w:val="center"/>
            <w:hideMark/>
          </w:tcPr>
          <w:p w14:paraId="05C45AAE" w14:textId="77777777" w:rsidR="00212036" w:rsidRPr="00212036" w:rsidRDefault="00212036" w:rsidP="00212036">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Lucida Console" w:eastAsia="Times New Roman" w:hAnsi="Lucida Console" w:cs="Times New Roman"/>
                <w:sz w:val="20"/>
                <w:szCs w:val="20"/>
              </w:rPr>
            </w:pPr>
            <w:r w:rsidRPr="00212036">
              <w:rPr>
                <w:rFonts w:ascii="Lucida Console" w:eastAsia="Times New Roman" w:hAnsi="Lucida Console" w:cs="Times New Roman"/>
                <w:sz w:val="20"/>
                <w:szCs w:val="20"/>
              </w:rPr>
              <w:t>0.93289</w:t>
            </w:r>
          </w:p>
        </w:tc>
        <w:tc>
          <w:tcPr>
            <w:tcW w:w="1587" w:type="pct"/>
            <w:tcBorders>
              <w:top w:val="nil"/>
              <w:left w:val="nil"/>
              <w:bottom w:val="nil"/>
              <w:right w:val="nil"/>
            </w:tcBorders>
            <w:shd w:val="clear" w:color="auto" w:fill="auto"/>
            <w:noWrap/>
            <w:vAlign w:val="bottom"/>
            <w:hideMark/>
          </w:tcPr>
          <w:p w14:paraId="58D7752A" w14:textId="77777777" w:rsidR="00212036" w:rsidRPr="00212036" w:rsidRDefault="00212036" w:rsidP="00212036">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212036">
              <w:rPr>
                <w:rFonts w:eastAsia="Times New Roman" w:cs="Times New Roman"/>
              </w:rPr>
              <w:t>0.981177</w:t>
            </w:r>
          </w:p>
        </w:tc>
      </w:tr>
      <w:tr w:rsidR="00212036" w:rsidRPr="00212036" w14:paraId="458D8A2C" w14:textId="77777777" w:rsidTr="00F678E6">
        <w:trPr>
          <w:trHeight w:val="288"/>
        </w:trPr>
        <w:tc>
          <w:tcPr>
            <w:tcW w:w="673" w:type="pct"/>
            <w:tcBorders>
              <w:top w:val="nil"/>
              <w:left w:val="nil"/>
              <w:bottom w:val="nil"/>
              <w:right w:val="nil"/>
            </w:tcBorders>
            <w:shd w:val="clear" w:color="auto" w:fill="auto"/>
            <w:noWrap/>
            <w:vAlign w:val="center"/>
            <w:hideMark/>
          </w:tcPr>
          <w:p w14:paraId="677ECE33" w14:textId="77777777" w:rsidR="00212036" w:rsidRPr="00212036" w:rsidRDefault="00212036" w:rsidP="00212036">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Lucida Console" w:eastAsia="Times New Roman" w:hAnsi="Lucida Console" w:cs="Times New Roman"/>
                <w:sz w:val="20"/>
                <w:szCs w:val="20"/>
              </w:rPr>
            </w:pPr>
            <w:r w:rsidRPr="00212036">
              <w:rPr>
                <w:rFonts w:ascii="Lucida Console" w:eastAsia="Times New Roman" w:hAnsi="Lucida Console" w:cs="Times New Roman"/>
                <w:sz w:val="20"/>
                <w:szCs w:val="20"/>
              </w:rPr>
              <w:t>15</w:t>
            </w:r>
          </w:p>
        </w:tc>
        <w:tc>
          <w:tcPr>
            <w:tcW w:w="1010" w:type="pct"/>
            <w:tcBorders>
              <w:top w:val="nil"/>
              <w:left w:val="nil"/>
              <w:bottom w:val="nil"/>
              <w:right w:val="nil"/>
            </w:tcBorders>
            <w:shd w:val="clear" w:color="auto" w:fill="auto"/>
            <w:noWrap/>
            <w:vAlign w:val="bottom"/>
            <w:hideMark/>
          </w:tcPr>
          <w:p w14:paraId="06B95D83" w14:textId="77777777" w:rsidR="00212036" w:rsidRPr="00212036" w:rsidRDefault="00212036" w:rsidP="00212036">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212036">
              <w:rPr>
                <w:rFonts w:eastAsia="Times New Roman" w:cs="Times New Roman"/>
              </w:rPr>
              <w:t>0.955166</w:t>
            </w:r>
          </w:p>
        </w:tc>
        <w:tc>
          <w:tcPr>
            <w:tcW w:w="1730" w:type="pct"/>
            <w:tcBorders>
              <w:top w:val="nil"/>
              <w:left w:val="nil"/>
              <w:bottom w:val="nil"/>
              <w:right w:val="nil"/>
            </w:tcBorders>
            <w:shd w:val="clear" w:color="auto" w:fill="auto"/>
            <w:noWrap/>
            <w:vAlign w:val="center"/>
            <w:hideMark/>
          </w:tcPr>
          <w:p w14:paraId="10451C0C" w14:textId="77777777" w:rsidR="00212036" w:rsidRPr="00212036" w:rsidRDefault="00212036" w:rsidP="00212036">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Lucida Console" w:eastAsia="Times New Roman" w:hAnsi="Lucida Console" w:cs="Times New Roman"/>
                <w:sz w:val="20"/>
                <w:szCs w:val="20"/>
              </w:rPr>
            </w:pPr>
            <w:r w:rsidRPr="00212036">
              <w:rPr>
                <w:rFonts w:ascii="Lucida Console" w:eastAsia="Times New Roman" w:hAnsi="Lucida Console" w:cs="Times New Roman"/>
                <w:sz w:val="20"/>
                <w:szCs w:val="20"/>
              </w:rPr>
              <w:t>0.9308</w:t>
            </w:r>
          </w:p>
        </w:tc>
        <w:tc>
          <w:tcPr>
            <w:tcW w:w="1587" w:type="pct"/>
            <w:tcBorders>
              <w:top w:val="nil"/>
              <w:left w:val="nil"/>
              <w:bottom w:val="nil"/>
              <w:right w:val="nil"/>
            </w:tcBorders>
            <w:shd w:val="clear" w:color="auto" w:fill="auto"/>
            <w:noWrap/>
            <w:vAlign w:val="bottom"/>
            <w:hideMark/>
          </w:tcPr>
          <w:p w14:paraId="4651A757" w14:textId="77777777" w:rsidR="00212036" w:rsidRPr="00212036" w:rsidRDefault="00212036" w:rsidP="00212036">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212036">
              <w:rPr>
                <w:rFonts w:eastAsia="Times New Roman" w:cs="Times New Roman"/>
              </w:rPr>
              <w:t>0.979538</w:t>
            </w:r>
          </w:p>
        </w:tc>
      </w:tr>
      <w:tr w:rsidR="00212036" w:rsidRPr="00212036" w14:paraId="5ABBA6E0" w14:textId="77777777" w:rsidTr="00F678E6">
        <w:trPr>
          <w:trHeight w:val="288"/>
        </w:trPr>
        <w:tc>
          <w:tcPr>
            <w:tcW w:w="673" w:type="pct"/>
            <w:tcBorders>
              <w:top w:val="nil"/>
              <w:left w:val="nil"/>
              <w:bottom w:val="nil"/>
              <w:right w:val="nil"/>
            </w:tcBorders>
            <w:shd w:val="clear" w:color="auto" w:fill="auto"/>
            <w:noWrap/>
            <w:vAlign w:val="center"/>
            <w:hideMark/>
          </w:tcPr>
          <w:p w14:paraId="61FAA475" w14:textId="77777777" w:rsidR="00212036" w:rsidRPr="00212036" w:rsidRDefault="00212036" w:rsidP="00212036">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Lucida Console" w:eastAsia="Times New Roman" w:hAnsi="Lucida Console" w:cs="Times New Roman"/>
                <w:sz w:val="20"/>
                <w:szCs w:val="20"/>
              </w:rPr>
            </w:pPr>
            <w:r w:rsidRPr="00212036">
              <w:rPr>
                <w:rFonts w:ascii="Lucida Console" w:eastAsia="Times New Roman" w:hAnsi="Lucida Console" w:cs="Times New Roman"/>
                <w:sz w:val="20"/>
                <w:szCs w:val="20"/>
              </w:rPr>
              <w:t>16</w:t>
            </w:r>
          </w:p>
        </w:tc>
        <w:tc>
          <w:tcPr>
            <w:tcW w:w="1010" w:type="pct"/>
            <w:tcBorders>
              <w:top w:val="nil"/>
              <w:left w:val="nil"/>
              <w:bottom w:val="nil"/>
              <w:right w:val="nil"/>
            </w:tcBorders>
            <w:shd w:val="clear" w:color="auto" w:fill="auto"/>
            <w:noWrap/>
            <w:vAlign w:val="bottom"/>
            <w:hideMark/>
          </w:tcPr>
          <w:p w14:paraId="6783FA9D" w14:textId="77777777" w:rsidR="00212036" w:rsidRPr="00212036" w:rsidRDefault="00212036" w:rsidP="00212036">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212036">
              <w:rPr>
                <w:rFonts w:eastAsia="Times New Roman" w:cs="Times New Roman"/>
              </w:rPr>
              <w:t>0.955166</w:t>
            </w:r>
          </w:p>
        </w:tc>
        <w:tc>
          <w:tcPr>
            <w:tcW w:w="1730" w:type="pct"/>
            <w:tcBorders>
              <w:top w:val="nil"/>
              <w:left w:val="nil"/>
              <w:bottom w:val="nil"/>
              <w:right w:val="nil"/>
            </w:tcBorders>
            <w:shd w:val="clear" w:color="auto" w:fill="auto"/>
            <w:noWrap/>
            <w:vAlign w:val="center"/>
            <w:hideMark/>
          </w:tcPr>
          <w:p w14:paraId="4D323845" w14:textId="77777777" w:rsidR="00212036" w:rsidRPr="00212036" w:rsidRDefault="00212036" w:rsidP="00212036">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Lucida Console" w:eastAsia="Times New Roman" w:hAnsi="Lucida Console" w:cs="Times New Roman"/>
                <w:sz w:val="20"/>
                <w:szCs w:val="20"/>
              </w:rPr>
            </w:pPr>
            <w:r w:rsidRPr="00212036">
              <w:rPr>
                <w:rFonts w:ascii="Lucida Console" w:eastAsia="Times New Roman" w:hAnsi="Lucida Console" w:cs="Times New Roman"/>
                <w:sz w:val="20"/>
                <w:szCs w:val="20"/>
              </w:rPr>
              <w:t>0.9308</w:t>
            </w:r>
          </w:p>
        </w:tc>
        <w:tc>
          <w:tcPr>
            <w:tcW w:w="1587" w:type="pct"/>
            <w:tcBorders>
              <w:top w:val="nil"/>
              <w:left w:val="nil"/>
              <w:bottom w:val="nil"/>
              <w:right w:val="nil"/>
            </w:tcBorders>
            <w:shd w:val="clear" w:color="auto" w:fill="auto"/>
            <w:noWrap/>
            <w:vAlign w:val="bottom"/>
            <w:hideMark/>
          </w:tcPr>
          <w:p w14:paraId="1AA583BD" w14:textId="77777777" w:rsidR="00212036" w:rsidRPr="00212036" w:rsidRDefault="00212036" w:rsidP="00212036">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212036">
              <w:rPr>
                <w:rFonts w:eastAsia="Times New Roman" w:cs="Times New Roman"/>
              </w:rPr>
              <w:t>0.979538</w:t>
            </w:r>
          </w:p>
        </w:tc>
      </w:tr>
      <w:tr w:rsidR="00212036" w:rsidRPr="00212036" w14:paraId="07709D23" w14:textId="77777777" w:rsidTr="00F678E6">
        <w:trPr>
          <w:trHeight w:val="288"/>
        </w:trPr>
        <w:tc>
          <w:tcPr>
            <w:tcW w:w="673" w:type="pct"/>
            <w:tcBorders>
              <w:top w:val="nil"/>
              <w:left w:val="nil"/>
              <w:bottom w:val="nil"/>
              <w:right w:val="nil"/>
            </w:tcBorders>
            <w:shd w:val="clear" w:color="auto" w:fill="auto"/>
            <w:noWrap/>
            <w:vAlign w:val="center"/>
            <w:hideMark/>
          </w:tcPr>
          <w:p w14:paraId="6BFDC892" w14:textId="77777777" w:rsidR="00212036" w:rsidRPr="00212036" w:rsidRDefault="00212036" w:rsidP="00212036">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Lucida Console" w:eastAsia="Times New Roman" w:hAnsi="Lucida Console" w:cs="Times New Roman"/>
                <w:sz w:val="20"/>
                <w:szCs w:val="20"/>
              </w:rPr>
            </w:pPr>
            <w:r w:rsidRPr="00212036">
              <w:rPr>
                <w:rFonts w:ascii="Lucida Console" w:eastAsia="Times New Roman" w:hAnsi="Lucida Console" w:cs="Times New Roman"/>
                <w:sz w:val="20"/>
                <w:szCs w:val="20"/>
              </w:rPr>
              <w:t>17</w:t>
            </w:r>
          </w:p>
        </w:tc>
        <w:tc>
          <w:tcPr>
            <w:tcW w:w="1010" w:type="pct"/>
            <w:tcBorders>
              <w:top w:val="nil"/>
              <w:left w:val="nil"/>
              <w:bottom w:val="nil"/>
              <w:right w:val="nil"/>
            </w:tcBorders>
            <w:shd w:val="clear" w:color="auto" w:fill="auto"/>
            <w:noWrap/>
            <w:vAlign w:val="bottom"/>
            <w:hideMark/>
          </w:tcPr>
          <w:p w14:paraId="02048A25" w14:textId="77777777" w:rsidR="00212036" w:rsidRPr="00212036" w:rsidRDefault="00212036" w:rsidP="00212036">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212036">
              <w:rPr>
                <w:rFonts w:eastAsia="Times New Roman" w:cs="Times New Roman"/>
              </w:rPr>
              <w:t>0.955166</w:t>
            </w:r>
          </w:p>
        </w:tc>
        <w:tc>
          <w:tcPr>
            <w:tcW w:w="1730" w:type="pct"/>
            <w:tcBorders>
              <w:top w:val="nil"/>
              <w:left w:val="nil"/>
              <w:bottom w:val="nil"/>
              <w:right w:val="nil"/>
            </w:tcBorders>
            <w:shd w:val="clear" w:color="auto" w:fill="auto"/>
            <w:noWrap/>
            <w:vAlign w:val="center"/>
            <w:hideMark/>
          </w:tcPr>
          <w:p w14:paraId="03345FB9" w14:textId="77777777" w:rsidR="00212036" w:rsidRPr="00212036" w:rsidRDefault="00212036" w:rsidP="00212036">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Lucida Console" w:eastAsia="Times New Roman" w:hAnsi="Lucida Console" w:cs="Times New Roman"/>
                <w:sz w:val="20"/>
                <w:szCs w:val="20"/>
              </w:rPr>
            </w:pPr>
            <w:r w:rsidRPr="00212036">
              <w:rPr>
                <w:rFonts w:ascii="Lucida Console" w:eastAsia="Times New Roman" w:hAnsi="Lucida Console" w:cs="Times New Roman"/>
                <w:sz w:val="20"/>
                <w:szCs w:val="20"/>
              </w:rPr>
              <w:t>0.9308</w:t>
            </w:r>
          </w:p>
        </w:tc>
        <w:tc>
          <w:tcPr>
            <w:tcW w:w="1587" w:type="pct"/>
            <w:tcBorders>
              <w:top w:val="nil"/>
              <w:left w:val="nil"/>
              <w:bottom w:val="nil"/>
              <w:right w:val="nil"/>
            </w:tcBorders>
            <w:shd w:val="clear" w:color="auto" w:fill="auto"/>
            <w:noWrap/>
            <w:vAlign w:val="bottom"/>
            <w:hideMark/>
          </w:tcPr>
          <w:p w14:paraId="0B48EB1E" w14:textId="77777777" w:rsidR="00212036" w:rsidRPr="00212036" w:rsidRDefault="00212036" w:rsidP="00212036">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212036">
              <w:rPr>
                <w:rFonts w:eastAsia="Times New Roman" w:cs="Times New Roman"/>
              </w:rPr>
              <w:t>0.979538</w:t>
            </w:r>
          </w:p>
        </w:tc>
      </w:tr>
      <w:tr w:rsidR="00212036" w:rsidRPr="00212036" w14:paraId="5D2F0480" w14:textId="77777777" w:rsidTr="00535704">
        <w:trPr>
          <w:trHeight w:val="288"/>
        </w:trPr>
        <w:tc>
          <w:tcPr>
            <w:tcW w:w="673" w:type="pct"/>
            <w:tcBorders>
              <w:top w:val="nil"/>
              <w:left w:val="nil"/>
              <w:right w:val="nil"/>
            </w:tcBorders>
            <w:shd w:val="clear" w:color="auto" w:fill="auto"/>
            <w:noWrap/>
            <w:vAlign w:val="center"/>
            <w:hideMark/>
          </w:tcPr>
          <w:p w14:paraId="0648FF42" w14:textId="77777777" w:rsidR="00212036" w:rsidRPr="00212036" w:rsidRDefault="00212036" w:rsidP="00212036">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Lucida Console" w:eastAsia="Times New Roman" w:hAnsi="Lucida Console" w:cs="Times New Roman"/>
                <w:sz w:val="20"/>
                <w:szCs w:val="20"/>
              </w:rPr>
            </w:pPr>
            <w:r w:rsidRPr="00212036">
              <w:rPr>
                <w:rFonts w:ascii="Lucida Console" w:eastAsia="Times New Roman" w:hAnsi="Lucida Console" w:cs="Times New Roman"/>
                <w:sz w:val="20"/>
                <w:szCs w:val="20"/>
              </w:rPr>
              <w:t>18</w:t>
            </w:r>
          </w:p>
        </w:tc>
        <w:tc>
          <w:tcPr>
            <w:tcW w:w="1010" w:type="pct"/>
            <w:tcBorders>
              <w:top w:val="nil"/>
              <w:left w:val="nil"/>
              <w:right w:val="nil"/>
            </w:tcBorders>
            <w:shd w:val="clear" w:color="auto" w:fill="auto"/>
            <w:noWrap/>
            <w:vAlign w:val="bottom"/>
            <w:hideMark/>
          </w:tcPr>
          <w:p w14:paraId="39754975" w14:textId="77777777" w:rsidR="00212036" w:rsidRPr="00212036" w:rsidRDefault="00212036" w:rsidP="00212036">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212036">
              <w:rPr>
                <w:rFonts w:eastAsia="Times New Roman" w:cs="Times New Roman"/>
              </w:rPr>
              <w:t>0.955166</w:t>
            </w:r>
          </w:p>
        </w:tc>
        <w:tc>
          <w:tcPr>
            <w:tcW w:w="1730" w:type="pct"/>
            <w:tcBorders>
              <w:top w:val="nil"/>
              <w:left w:val="nil"/>
              <w:right w:val="nil"/>
            </w:tcBorders>
            <w:shd w:val="clear" w:color="auto" w:fill="auto"/>
            <w:noWrap/>
            <w:vAlign w:val="center"/>
            <w:hideMark/>
          </w:tcPr>
          <w:p w14:paraId="638FE3EA" w14:textId="77777777" w:rsidR="00212036" w:rsidRPr="00212036" w:rsidRDefault="00212036" w:rsidP="00212036">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Lucida Console" w:eastAsia="Times New Roman" w:hAnsi="Lucida Console" w:cs="Times New Roman"/>
                <w:sz w:val="20"/>
                <w:szCs w:val="20"/>
              </w:rPr>
            </w:pPr>
            <w:r w:rsidRPr="00212036">
              <w:rPr>
                <w:rFonts w:ascii="Lucida Console" w:eastAsia="Times New Roman" w:hAnsi="Lucida Console" w:cs="Times New Roman"/>
                <w:sz w:val="20"/>
                <w:szCs w:val="20"/>
              </w:rPr>
              <w:t>0.9308</w:t>
            </w:r>
          </w:p>
        </w:tc>
        <w:tc>
          <w:tcPr>
            <w:tcW w:w="1587" w:type="pct"/>
            <w:tcBorders>
              <w:top w:val="nil"/>
              <w:left w:val="nil"/>
              <w:right w:val="nil"/>
            </w:tcBorders>
            <w:shd w:val="clear" w:color="auto" w:fill="auto"/>
            <w:noWrap/>
            <w:vAlign w:val="bottom"/>
            <w:hideMark/>
          </w:tcPr>
          <w:p w14:paraId="22276A8A" w14:textId="77777777" w:rsidR="00212036" w:rsidRPr="00212036" w:rsidRDefault="00212036" w:rsidP="00212036">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212036">
              <w:rPr>
                <w:rFonts w:eastAsia="Times New Roman" w:cs="Times New Roman"/>
              </w:rPr>
              <w:t>0.979538</w:t>
            </w:r>
          </w:p>
        </w:tc>
      </w:tr>
      <w:tr w:rsidR="00212036" w:rsidRPr="00212036" w14:paraId="084FF85C" w14:textId="77777777" w:rsidTr="00535704">
        <w:trPr>
          <w:trHeight w:val="288"/>
        </w:trPr>
        <w:tc>
          <w:tcPr>
            <w:tcW w:w="673" w:type="pct"/>
            <w:tcBorders>
              <w:top w:val="nil"/>
              <w:left w:val="nil"/>
              <w:bottom w:val="single" w:sz="4" w:space="0" w:color="auto"/>
              <w:right w:val="nil"/>
            </w:tcBorders>
            <w:shd w:val="clear" w:color="auto" w:fill="auto"/>
            <w:noWrap/>
            <w:vAlign w:val="center"/>
            <w:hideMark/>
          </w:tcPr>
          <w:p w14:paraId="6FCC9091" w14:textId="77777777" w:rsidR="00212036" w:rsidRPr="00212036" w:rsidRDefault="00212036" w:rsidP="00212036">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Lucida Console" w:eastAsia="Times New Roman" w:hAnsi="Lucida Console" w:cs="Times New Roman"/>
                <w:sz w:val="20"/>
                <w:szCs w:val="20"/>
              </w:rPr>
            </w:pPr>
            <w:r w:rsidRPr="00212036">
              <w:rPr>
                <w:rFonts w:ascii="Lucida Console" w:eastAsia="Times New Roman" w:hAnsi="Lucida Console" w:cs="Times New Roman"/>
                <w:sz w:val="20"/>
                <w:szCs w:val="20"/>
              </w:rPr>
              <w:t>19</w:t>
            </w:r>
          </w:p>
        </w:tc>
        <w:tc>
          <w:tcPr>
            <w:tcW w:w="1010" w:type="pct"/>
            <w:tcBorders>
              <w:top w:val="nil"/>
              <w:left w:val="nil"/>
              <w:bottom w:val="single" w:sz="4" w:space="0" w:color="auto"/>
              <w:right w:val="nil"/>
            </w:tcBorders>
            <w:shd w:val="clear" w:color="auto" w:fill="auto"/>
            <w:noWrap/>
            <w:vAlign w:val="bottom"/>
            <w:hideMark/>
          </w:tcPr>
          <w:p w14:paraId="15D3045D" w14:textId="77777777" w:rsidR="00212036" w:rsidRPr="00212036" w:rsidRDefault="00212036" w:rsidP="00212036">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212036">
              <w:rPr>
                <w:rFonts w:eastAsia="Times New Roman" w:cs="Times New Roman"/>
              </w:rPr>
              <w:t>0.955166</w:t>
            </w:r>
          </w:p>
        </w:tc>
        <w:tc>
          <w:tcPr>
            <w:tcW w:w="1730" w:type="pct"/>
            <w:tcBorders>
              <w:top w:val="nil"/>
              <w:left w:val="nil"/>
              <w:bottom w:val="single" w:sz="4" w:space="0" w:color="auto"/>
              <w:right w:val="nil"/>
            </w:tcBorders>
            <w:shd w:val="clear" w:color="auto" w:fill="auto"/>
            <w:noWrap/>
            <w:vAlign w:val="bottom"/>
            <w:hideMark/>
          </w:tcPr>
          <w:p w14:paraId="5B5B16A9" w14:textId="77777777" w:rsidR="00212036" w:rsidRPr="00212036" w:rsidRDefault="00212036" w:rsidP="00212036">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212036">
              <w:rPr>
                <w:rFonts w:eastAsia="Times New Roman" w:cs="Times New Roman"/>
              </w:rPr>
              <w:t>0.930795</w:t>
            </w:r>
          </w:p>
        </w:tc>
        <w:tc>
          <w:tcPr>
            <w:tcW w:w="1587" w:type="pct"/>
            <w:tcBorders>
              <w:top w:val="nil"/>
              <w:left w:val="nil"/>
              <w:bottom w:val="single" w:sz="4" w:space="0" w:color="auto"/>
              <w:right w:val="nil"/>
            </w:tcBorders>
            <w:shd w:val="clear" w:color="auto" w:fill="auto"/>
            <w:noWrap/>
            <w:vAlign w:val="bottom"/>
            <w:hideMark/>
          </w:tcPr>
          <w:p w14:paraId="5081380C" w14:textId="77777777" w:rsidR="00212036" w:rsidRPr="00212036" w:rsidRDefault="00212036" w:rsidP="00212036">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212036">
              <w:rPr>
                <w:rFonts w:eastAsia="Times New Roman" w:cs="Times New Roman"/>
              </w:rPr>
              <w:t>0.979538</w:t>
            </w:r>
          </w:p>
        </w:tc>
      </w:tr>
    </w:tbl>
    <w:p w14:paraId="691E2EDE" w14:textId="77777777" w:rsidR="00212036" w:rsidRDefault="00212036"/>
    <w:p w14:paraId="7211E53B" w14:textId="77777777" w:rsidR="00937D60" w:rsidRDefault="009F3004">
      <w:pPr>
        <w:rPr>
          <w:b/>
        </w:rPr>
      </w:pPr>
      <w:r>
        <w:rPr>
          <w:b/>
        </w:rPr>
        <w:t>Figure 20: Kaplan Meier Survival Curve for FGM in Nigeria</w:t>
      </w:r>
    </w:p>
    <w:p w14:paraId="3393EAAA" w14:textId="1E7CE5DC" w:rsidR="00937D60" w:rsidRDefault="00E60056">
      <w:r w:rsidRPr="00E60056">
        <w:rPr>
          <w:noProof/>
        </w:rPr>
        <w:drawing>
          <wp:inline distT="0" distB="0" distL="0" distR="0" wp14:anchorId="5A00A3E4" wp14:editId="2988BE09">
            <wp:extent cx="5943600" cy="34296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3429635"/>
                    </a:xfrm>
                    <a:prstGeom prst="rect">
                      <a:avLst/>
                    </a:prstGeom>
                  </pic:spPr>
                </pic:pic>
              </a:graphicData>
            </a:graphic>
          </wp:inline>
        </w:drawing>
      </w:r>
    </w:p>
    <w:tbl>
      <w:tblPr>
        <w:tblW w:w="5000" w:type="pct"/>
        <w:tblLook w:val="04A0" w:firstRow="1" w:lastRow="0" w:firstColumn="1" w:lastColumn="0" w:noHBand="0" w:noVBand="1"/>
      </w:tblPr>
      <w:tblGrid>
        <w:gridCol w:w="1440"/>
        <w:gridCol w:w="1529"/>
        <w:gridCol w:w="2973"/>
        <w:gridCol w:w="3418"/>
      </w:tblGrid>
      <w:tr w:rsidR="00873572" w:rsidRPr="00873572" w14:paraId="137DB333" w14:textId="77777777" w:rsidTr="00873572">
        <w:trPr>
          <w:trHeight w:val="630"/>
        </w:trPr>
        <w:tc>
          <w:tcPr>
            <w:tcW w:w="769" w:type="pct"/>
            <w:tcBorders>
              <w:top w:val="single" w:sz="4" w:space="0" w:color="auto"/>
              <w:left w:val="nil"/>
              <w:bottom w:val="single" w:sz="4" w:space="0" w:color="auto"/>
              <w:right w:val="nil"/>
            </w:tcBorders>
            <w:shd w:val="clear" w:color="auto" w:fill="auto"/>
            <w:vAlign w:val="center"/>
            <w:hideMark/>
          </w:tcPr>
          <w:p w14:paraId="56796D2D" w14:textId="77777777" w:rsidR="00873572" w:rsidRPr="00873572" w:rsidRDefault="00873572" w:rsidP="00873572">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rPr>
            </w:pPr>
            <w:r w:rsidRPr="00873572">
              <w:rPr>
                <w:rFonts w:eastAsia="Times New Roman" w:cs="Times New Roman"/>
              </w:rPr>
              <w:t>Study time</w:t>
            </w:r>
          </w:p>
        </w:tc>
        <w:tc>
          <w:tcPr>
            <w:tcW w:w="817" w:type="pct"/>
            <w:tcBorders>
              <w:top w:val="single" w:sz="4" w:space="0" w:color="auto"/>
              <w:left w:val="nil"/>
              <w:bottom w:val="single" w:sz="4" w:space="0" w:color="auto"/>
              <w:right w:val="nil"/>
            </w:tcBorders>
            <w:shd w:val="clear" w:color="auto" w:fill="auto"/>
            <w:vAlign w:val="center"/>
            <w:hideMark/>
          </w:tcPr>
          <w:p w14:paraId="0B5E3DA1" w14:textId="77777777" w:rsidR="00873572" w:rsidRPr="00873572" w:rsidRDefault="00873572" w:rsidP="00873572">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rPr>
            </w:pPr>
            <w:r w:rsidRPr="00873572">
              <w:rPr>
                <w:rFonts w:eastAsia="Times New Roman" w:cs="Times New Roman"/>
              </w:rPr>
              <w:t>Point estimate</w:t>
            </w:r>
          </w:p>
        </w:tc>
        <w:tc>
          <w:tcPr>
            <w:tcW w:w="1588" w:type="pct"/>
            <w:tcBorders>
              <w:top w:val="single" w:sz="4" w:space="0" w:color="auto"/>
              <w:left w:val="nil"/>
              <w:bottom w:val="single" w:sz="4" w:space="0" w:color="auto"/>
              <w:right w:val="nil"/>
            </w:tcBorders>
            <w:shd w:val="clear" w:color="auto" w:fill="auto"/>
            <w:vAlign w:val="center"/>
            <w:hideMark/>
          </w:tcPr>
          <w:p w14:paraId="396EFAA4" w14:textId="77777777" w:rsidR="00873572" w:rsidRPr="00873572" w:rsidRDefault="00873572" w:rsidP="00873572">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rPr>
            </w:pPr>
            <w:r w:rsidRPr="00873572">
              <w:rPr>
                <w:rFonts w:eastAsia="Times New Roman" w:cs="Times New Roman"/>
              </w:rPr>
              <w:t>Confidence interval (lower)</w:t>
            </w:r>
          </w:p>
        </w:tc>
        <w:tc>
          <w:tcPr>
            <w:tcW w:w="1826" w:type="pct"/>
            <w:tcBorders>
              <w:top w:val="single" w:sz="4" w:space="0" w:color="auto"/>
              <w:left w:val="nil"/>
              <w:bottom w:val="single" w:sz="4" w:space="0" w:color="auto"/>
              <w:right w:val="nil"/>
            </w:tcBorders>
            <w:shd w:val="clear" w:color="auto" w:fill="auto"/>
            <w:vAlign w:val="center"/>
            <w:hideMark/>
          </w:tcPr>
          <w:p w14:paraId="71924569" w14:textId="77777777" w:rsidR="00873572" w:rsidRPr="00873572" w:rsidRDefault="00873572" w:rsidP="00873572">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rPr>
            </w:pPr>
            <w:r w:rsidRPr="00873572">
              <w:rPr>
                <w:rFonts w:eastAsia="Times New Roman" w:cs="Times New Roman"/>
              </w:rPr>
              <w:t>Confidence interval (upper)</w:t>
            </w:r>
          </w:p>
        </w:tc>
      </w:tr>
      <w:tr w:rsidR="00873572" w:rsidRPr="00873572" w14:paraId="50F6E4CA" w14:textId="77777777" w:rsidTr="00873572">
        <w:trPr>
          <w:trHeight w:val="300"/>
        </w:trPr>
        <w:tc>
          <w:tcPr>
            <w:tcW w:w="769" w:type="pct"/>
            <w:tcBorders>
              <w:top w:val="single" w:sz="4" w:space="0" w:color="auto"/>
              <w:left w:val="nil"/>
              <w:bottom w:val="nil"/>
              <w:right w:val="nil"/>
            </w:tcBorders>
            <w:shd w:val="clear" w:color="auto" w:fill="auto"/>
            <w:noWrap/>
            <w:vAlign w:val="center"/>
            <w:hideMark/>
          </w:tcPr>
          <w:p w14:paraId="58506E4A" w14:textId="77777777" w:rsidR="00873572" w:rsidRPr="00873572" w:rsidRDefault="00873572" w:rsidP="00873572">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Lucida Console" w:eastAsia="Times New Roman" w:hAnsi="Lucida Console" w:cs="Times New Roman"/>
                <w:sz w:val="20"/>
                <w:szCs w:val="20"/>
              </w:rPr>
            </w:pPr>
            <w:r w:rsidRPr="00873572">
              <w:rPr>
                <w:rFonts w:ascii="Lucida Console" w:eastAsia="Times New Roman" w:hAnsi="Lucida Console" w:cs="Times New Roman"/>
                <w:sz w:val="20"/>
                <w:szCs w:val="20"/>
              </w:rPr>
              <w:t>0</w:t>
            </w:r>
          </w:p>
        </w:tc>
        <w:tc>
          <w:tcPr>
            <w:tcW w:w="817" w:type="pct"/>
            <w:tcBorders>
              <w:top w:val="single" w:sz="4" w:space="0" w:color="auto"/>
              <w:left w:val="nil"/>
              <w:bottom w:val="nil"/>
              <w:right w:val="nil"/>
            </w:tcBorders>
            <w:shd w:val="clear" w:color="auto" w:fill="auto"/>
            <w:noWrap/>
            <w:vAlign w:val="center"/>
            <w:hideMark/>
          </w:tcPr>
          <w:p w14:paraId="20A3E0A8" w14:textId="77777777" w:rsidR="00873572" w:rsidRPr="00873572" w:rsidRDefault="00873572" w:rsidP="00873572">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Lucida Console" w:eastAsia="Times New Roman" w:hAnsi="Lucida Console" w:cs="Times New Roman"/>
                <w:sz w:val="20"/>
                <w:szCs w:val="20"/>
              </w:rPr>
            </w:pPr>
            <w:r w:rsidRPr="00873572">
              <w:rPr>
                <w:rFonts w:ascii="Lucida Console" w:eastAsia="Times New Roman" w:hAnsi="Lucida Console" w:cs="Times New Roman"/>
                <w:sz w:val="20"/>
                <w:szCs w:val="20"/>
              </w:rPr>
              <w:t>0.80779</w:t>
            </w:r>
          </w:p>
        </w:tc>
        <w:tc>
          <w:tcPr>
            <w:tcW w:w="1588" w:type="pct"/>
            <w:tcBorders>
              <w:top w:val="single" w:sz="4" w:space="0" w:color="auto"/>
              <w:left w:val="nil"/>
              <w:bottom w:val="nil"/>
              <w:right w:val="nil"/>
            </w:tcBorders>
            <w:shd w:val="clear" w:color="auto" w:fill="auto"/>
            <w:noWrap/>
            <w:vAlign w:val="bottom"/>
            <w:hideMark/>
          </w:tcPr>
          <w:p w14:paraId="49EE435B" w14:textId="77777777" w:rsidR="00873572" w:rsidRPr="00873572" w:rsidRDefault="00873572" w:rsidP="00873572">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873572">
              <w:rPr>
                <w:rFonts w:eastAsia="Times New Roman" w:cs="Times New Roman"/>
              </w:rPr>
              <w:t>0.791155</w:t>
            </w:r>
          </w:p>
        </w:tc>
        <w:tc>
          <w:tcPr>
            <w:tcW w:w="1826" w:type="pct"/>
            <w:tcBorders>
              <w:top w:val="single" w:sz="4" w:space="0" w:color="auto"/>
              <w:left w:val="nil"/>
              <w:bottom w:val="nil"/>
              <w:right w:val="nil"/>
            </w:tcBorders>
            <w:shd w:val="clear" w:color="auto" w:fill="auto"/>
            <w:noWrap/>
            <w:vAlign w:val="bottom"/>
            <w:hideMark/>
          </w:tcPr>
          <w:p w14:paraId="549AC7FC" w14:textId="77777777" w:rsidR="00873572" w:rsidRPr="00873572" w:rsidRDefault="00873572" w:rsidP="00873572">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873572">
              <w:rPr>
                <w:rFonts w:eastAsia="Times New Roman" w:cs="Times New Roman"/>
              </w:rPr>
              <w:t>0.824417</w:t>
            </w:r>
          </w:p>
        </w:tc>
      </w:tr>
      <w:tr w:rsidR="00873572" w:rsidRPr="00873572" w14:paraId="27B74126" w14:textId="77777777" w:rsidTr="00873572">
        <w:trPr>
          <w:trHeight w:val="300"/>
        </w:trPr>
        <w:tc>
          <w:tcPr>
            <w:tcW w:w="769" w:type="pct"/>
            <w:tcBorders>
              <w:top w:val="nil"/>
              <w:left w:val="nil"/>
              <w:bottom w:val="nil"/>
              <w:right w:val="nil"/>
            </w:tcBorders>
            <w:shd w:val="clear" w:color="auto" w:fill="auto"/>
            <w:noWrap/>
            <w:vAlign w:val="center"/>
            <w:hideMark/>
          </w:tcPr>
          <w:p w14:paraId="2AB3F5D9" w14:textId="77777777" w:rsidR="00873572" w:rsidRPr="00873572" w:rsidRDefault="00873572" w:rsidP="00873572">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Lucida Console" w:eastAsia="Times New Roman" w:hAnsi="Lucida Console" w:cs="Times New Roman"/>
                <w:sz w:val="20"/>
                <w:szCs w:val="20"/>
              </w:rPr>
            </w:pPr>
            <w:r w:rsidRPr="00873572">
              <w:rPr>
                <w:rFonts w:ascii="Lucida Console" w:eastAsia="Times New Roman" w:hAnsi="Lucida Console" w:cs="Times New Roman"/>
                <w:sz w:val="20"/>
                <w:szCs w:val="20"/>
              </w:rPr>
              <w:t>1</w:t>
            </w:r>
          </w:p>
        </w:tc>
        <w:tc>
          <w:tcPr>
            <w:tcW w:w="817" w:type="pct"/>
            <w:tcBorders>
              <w:top w:val="nil"/>
              <w:left w:val="nil"/>
              <w:bottom w:val="nil"/>
              <w:right w:val="nil"/>
            </w:tcBorders>
            <w:shd w:val="clear" w:color="auto" w:fill="auto"/>
            <w:noWrap/>
            <w:vAlign w:val="center"/>
            <w:hideMark/>
          </w:tcPr>
          <w:p w14:paraId="54EB3EDA" w14:textId="77777777" w:rsidR="00873572" w:rsidRPr="00873572" w:rsidRDefault="00873572" w:rsidP="00873572">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Lucida Console" w:eastAsia="Times New Roman" w:hAnsi="Lucida Console" w:cs="Times New Roman"/>
                <w:sz w:val="20"/>
                <w:szCs w:val="20"/>
              </w:rPr>
            </w:pPr>
            <w:r w:rsidRPr="00873572">
              <w:rPr>
                <w:rFonts w:ascii="Lucida Console" w:eastAsia="Times New Roman" w:hAnsi="Lucida Console" w:cs="Times New Roman"/>
                <w:sz w:val="20"/>
                <w:szCs w:val="20"/>
              </w:rPr>
              <w:t>0.79579</w:t>
            </w:r>
          </w:p>
        </w:tc>
        <w:tc>
          <w:tcPr>
            <w:tcW w:w="1588" w:type="pct"/>
            <w:tcBorders>
              <w:top w:val="nil"/>
              <w:left w:val="nil"/>
              <w:bottom w:val="nil"/>
              <w:right w:val="nil"/>
            </w:tcBorders>
            <w:shd w:val="clear" w:color="auto" w:fill="auto"/>
            <w:noWrap/>
            <w:vAlign w:val="bottom"/>
            <w:hideMark/>
          </w:tcPr>
          <w:p w14:paraId="5FD713CD" w14:textId="77777777" w:rsidR="00873572" w:rsidRPr="00873572" w:rsidRDefault="00873572" w:rsidP="00873572">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873572">
              <w:rPr>
                <w:rFonts w:eastAsia="Times New Roman" w:cs="Times New Roman"/>
              </w:rPr>
              <w:t>0.778776</w:t>
            </w:r>
          </w:p>
        </w:tc>
        <w:tc>
          <w:tcPr>
            <w:tcW w:w="1826" w:type="pct"/>
            <w:tcBorders>
              <w:top w:val="nil"/>
              <w:left w:val="nil"/>
              <w:bottom w:val="nil"/>
              <w:right w:val="nil"/>
            </w:tcBorders>
            <w:shd w:val="clear" w:color="auto" w:fill="auto"/>
            <w:noWrap/>
            <w:vAlign w:val="bottom"/>
            <w:hideMark/>
          </w:tcPr>
          <w:p w14:paraId="591F7ACF" w14:textId="77777777" w:rsidR="00873572" w:rsidRPr="00873572" w:rsidRDefault="00873572" w:rsidP="00873572">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873572">
              <w:rPr>
                <w:rFonts w:eastAsia="Times New Roman" w:cs="Times New Roman"/>
              </w:rPr>
              <w:t>0.8128</w:t>
            </w:r>
          </w:p>
        </w:tc>
      </w:tr>
      <w:tr w:rsidR="00873572" w:rsidRPr="00873572" w14:paraId="56A5E425" w14:textId="77777777" w:rsidTr="00873572">
        <w:trPr>
          <w:trHeight w:val="300"/>
        </w:trPr>
        <w:tc>
          <w:tcPr>
            <w:tcW w:w="769" w:type="pct"/>
            <w:tcBorders>
              <w:top w:val="nil"/>
              <w:left w:val="nil"/>
              <w:bottom w:val="nil"/>
              <w:right w:val="nil"/>
            </w:tcBorders>
            <w:shd w:val="clear" w:color="auto" w:fill="auto"/>
            <w:noWrap/>
            <w:vAlign w:val="center"/>
            <w:hideMark/>
          </w:tcPr>
          <w:p w14:paraId="3C4B2280" w14:textId="77777777" w:rsidR="00873572" w:rsidRPr="00873572" w:rsidRDefault="00873572" w:rsidP="00873572">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Lucida Console" w:eastAsia="Times New Roman" w:hAnsi="Lucida Console" w:cs="Times New Roman"/>
                <w:sz w:val="20"/>
                <w:szCs w:val="20"/>
              </w:rPr>
            </w:pPr>
            <w:r w:rsidRPr="00873572">
              <w:rPr>
                <w:rFonts w:ascii="Lucida Console" w:eastAsia="Times New Roman" w:hAnsi="Lucida Console" w:cs="Times New Roman"/>
                <w:sz w:val="20"/>
                <w:szCs w:val="20"/>
              </w:rPr>
              <w:t>2</w:t>
            </w:r>
          </w:p>
        </w:tc>
        <w:tc>
          <w:tcPr>
            <w:tcW w:w="817" w:type="pct"/>
            <w:tcBorders>
              <w:top w:val="nil"/>
              <w:left w:val="nil"/>
              <w:bottom w:val="nil"/>
              <w:right w:val="nil"/>
            </w:tcBorders>
            <w:shd w:val="clear" w:color="auto" w:fill="auto"/>
            <w:noWrap/>
            <w:vAlign w:val="center"/>
            <w:hideMark/>
          </w:tcPr>
          <w:p w14:paraId="29775E38" w14:textId="77777777" w:rsidR="00873572" w:rsidRPr="00873572" w:rsidRDefault="00873572" w:rsidP="00873572">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Lucida Console" w:eastAsia="Times New Roman" w:hAnsi="Lucida Console" w:cs="Times New Roman"/>
                <w:sz w:val="20"/>
                <w:szCs w:val="20"/>
              </w:rPr>
            </w:pPr>
            <w:r w:rsidRPr="00873572">
              <w:rPr>
                <w:rFonts w:ascii="Lucida Console" w:eastAsia="Times New Roman" w:hAnsi="Lucida Console" w:cs="Times New Roman"/>
                <w:sz w:val="20"/>
                <w:szCs w:val="20"/>
              </w:rPr>
              <w:t>0.79027</w:t>
            </w:r>
          </w:p>
        </w:tc>
        <w:tc>
          <w:tcPr>
            <w:tcW w:w="1588" w:type="pct"/>
            <w:tcBorders>
              <w:top w:val="nil"/>
              <w:left w:val="nil"/>
              <w:bottom w:val="nil"/>
              <w:right w:val="nil"/>
            </w:tcBorders>
            <w:shd w:val="clear" w:color="auto" w:fill="auto"/>
            <w:noWrap/>
            <w:vAlign w:val="bottom"/>
            <w:hideMark/>
          </w:tcPr>
          <w:p w14:paraId="63665C63" w14:textId="77777777" w:rsidR="00873572" w:rsidRPr="00873572" w:rsidRDefault="00873572" w:rsidP="00873572">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873572">
              <w:rPr>
                <w:rFonts w:eastAsia="Times New Roman" w:cs="Times New Roman"/>
              </w:rPr>
              <w:t>0.773116</w:t>
            </w:r>
          </w:p>
        </w:tc>
        <w:tc>
          <w:tcPr>
            <w:tcW w:w="1826" w:type="pct"/>
            <w:tcBorders>
              <w:top w:val="nil"/>
              <w:left w:val="nil"/>
              <w:bottom w:val="nil"/>
              <w:right w:val="nil"/>
            </w:tcBorders>
            <w:shd w:val="clear" w:color="auto" w:fill="auto"/>
            <w:noWrap/>
            <w:vAlign w:val="bottom"/>
            <w:hideMark/>
          </w:tcPr>
          <w:p w14:paraId="68F33E32" w14:textId="77777777" w:rsidR="00873572" w:rsidRPr="00873572" w:rsidRDefault="00873572" w:rsidP="00873572">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873572">
              <w:rPr>
                <w:rFonts w:eastAsia="Times New Roman" w:cs="Times New Roman"/>
              </w:rPr>
              <w:t>0.807417</w:t>
            </w:r>
          </w:p>
        </w:tc>
      </w:tr>
      <w:tr w:rsidR="00873572" w:rsidRPr="00873572" w14:paraId="3A62A642" w14:textId="77777777" w:rsidTr="00873572">
        <w:trPr>
          <w:trHeight w:val="300"/>
        </w:trPr>
        <w:tc>
          <w:tcPr>
            <w:tcW w:w="769" w:type="pct"/>
            <w:tcBorders>
              <w:top w:val="nil"/>
              <w:left w:val="nil"/>
              <w:bottom w:val="nil"/>
              <w:right w:val="nil"/>
            </w:tcBorders>
            <w:shd w:val="clear" w:color="auto" w:fill="auto"/>
            <w:noWrap/>
            <w:vAlign w:val="center"/>
            <w:hideMark/>
          </w:tcPr>
          <w:p w14:paraId="352E536E" w14:textId="77777777" w:rsidR="00873572" w:rsidRPr="00873572" w:rsidRDefault="00873572" w:rsidP="00873572">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Lucida Console" w:eastAsia="Times New Roman" w:hAnsi="Lucida Console" w:cs="Times New Roman"/>
                <w:sz w:val="20"/>
                <w:szCs w:val="20"/>
              </w:rPr>
            </w:pPr>
            <w:r w:rsidRPr="00873572">
              <w:rPr>
                <w:rFonts w:ascii="Lucida Console" w:eastAsia="Times New Roman" w:hAnsi="Lucida Console" w:cs="Times New Roman"/>
                <w:sz w:val="20"/>
                <w:szCs w:val="20"/>
              </w:rPr>
              <w:t>3</w:t>
            </w:r>
          </w:p>
        </w:tc>
        <w:tc>
          <w:tcPr>
            <w:tcW w:w="817" w:type="pct"/>
            <w:tcBorders>
              <w:top w:val="nil"/>
              <w:left w:val="nil"/>
              <w:bottom w:val="nil"/>
              <w:right w:val="nil"/>
            </w:tcBorders>
            <w:shd w:val="clear" w:color="auto" w:fill="auto"/>
            <w:noWrap/>
            <w:vAlign w:val="center"/>
            <w:hideMark/>
          </w:tcPr>
          <w:p w14:paraId="4D4383B1" w14:textId="77777777" w:rsidR="00873572" w:rsidRPr="00873572" w:rsidRDefault="00873572" w:rsidP="00873572">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Lucida Console" w:eastAsia="Times New Roman" w:hAnsi="Lucida Console" w:cs="Times New Roman"/>
                <w:sz w:val="20"/>
                <w:szCs w:val="20"/>
              </w:rPr>
            </w:pPr>
            <w:r w:rsidRPr="00873572">
              <w:rPr>
                <w:rFonts w:ascii="Lucida Console" w:eastAsia="Times New Roman" w:hAnsi="Lucida Console" w:cs="Times New Roman"/>
                <w:sz w:val="20"/>
                <w:szCs w:val="20"/>
              </w:rPr>
              <w:t>0.78782</w:t>
            </w:r>
          </w:p>
        </w:tc>
        <w:tc>
          <w:tcPr>
            <w:tcW w:w="1588" w:type="pct"/>
            <w:tcBorders>
              <w:top w:val="nil"/>
              <w:left w:val="nil"/>
              <w:bottom w:val="nil"/>
              <w:right w:val="nil"/>
            </w:tcBorders>
            <w:shd w:val="clear" w:color="auto" w:fill="auto"/>
            <w:noWrap/>
            <w:vAlign w:val="bottom"/>
            <w:hideMark/>
          </w:tcPr>
          <w:p w14:paraId="32200A3F" w14:textId="77777777" w:rsidR="00873572" w:rsidRPr="00873572" w:rsidRDefault="00873572" w:rsidP="00873572">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873572">
              <w:rPr>
                <w:rFonts w:eastAsia="Times New Roman" w:cs="Times New Roman"/>
              </w:rPr>
              <w:t>0.770606</w:t>
            </w:r>
          </w:p>
        </w:tc>
        <w:tc>
          <w:tcPr>
            <w:tcW w:w="1826" w:type="pct"/>
            <w:tcBorders>
              <w:top w:val="nil"/>
              <w:left w:val="nil"/>
              <w:bottom w:val="nil"/>
              <w:right w:val="nil"/>
            </w:tcBorders>
            <w:shd w:val="clear" w:color="auto" w:fill="auto"/>
            <w:noWrap/>
            <w:vAlign w:val="bottom"/>
            <w:hideMark/>
          </w:tcPr>
          <w:p w14:paraId="1235F0C6" w14:textId="77777777" w:rsidR="00873572" w:rsidRPr="00873572" w:rsidRDefault="00873572" w:rsidP="00873572">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873572">
              <w:rPr>
                <w:rFonts w:eastAsia="Times New Roman" w:cs="Times New Roman"/>
              </w:rPr>
              <w:t>0.805026</w:t>
            </w:r>
          </w:p>
        </w:tc>
      </w:tr>
      <w:tr w:rsidR="00873572" w:rsidRPr="00873572" w14:paraId="4AFDA2AE" w14:textId="77777777" w:rsidTr="00873572">
        <w:trPr>
          <w:trHeight w:val="300"/>
        </w:trPr>
        <w:tc>
          <w:tcPr>
            <w:tcW w:w="769" w:type="pct"/>
            <w:tcBorders>
              <w:top w:val="nil"/>
              <w:left w:val="nil"/>
              <w:bottom w:val="nil"/>
              <w:right w:val="nil"/>
            </w:tcBorders>
            <w:shd w:val="clear" w:color="auto" w:fill="auto"/>
            <w:noWrap/>
            <w:vAlign w:val="center"/>
            <w:hideMark/>
          </w:tcPr>
          <w:p w14:paraId="75911301" w14:textId="77777777" w:rsidR="00873572" w:rsidRPr="00873572" w:rsidRDefault="00873572" w:rsidP="00873572">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Lucida Console" w:eastAsia="Times New Roman" w:hAnsi="Lucida Console" w:cs="Times New Roman"/>
                <w:sz w:val="20"/>
                <w:szCs w:val="20"/>
              </w:rPr>
            </w:pPr>
            <w:r w:rsidRPr="00873572">
              <w:rPr>
                <w:rFonts w:ascii="Lucida Console" w:eastAsia="Times New Roman" w:hAnsi="Lucida Console" w:cs="Times New Roman"/>
                <w:sz w:val="20"/>
                <w:szCs w:val="20"/>
              </w:rPr>
              <w:t>4</w:t>
            </w:r>
          </w:p>
        </w:tc>
        <w:tc>
          <w:tcPr>
            <w:tcW w:w="817" w:type="pct"/>
            <w:tcBorders>
              <w:top w:val="nil"/>
              <w:left w:val="nil"/>
              <w:bottom w:val="nil"/>
              <w:right w:val="nil"/>
            </w:tcBorders>
            <w:shd w:val="clear" w:color="auto" w:fill="auto"/>
            <w:noWrap/>
            <w:vAlign w:val="center"/>
            <w:hideMark/>
          </w:tcPr>
          <w:p w14:paraId="5993162E" w14:textId="77777777" w:rsidR="00873572" w:rsidRPr="00873572" w:rsidRDefault="00873572" w:rsidP="00873572">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Lucida Console" w:eastAsia="Times New Roman" w:hAnsi="Lucida Console" w:cs="Times New Roman"/>
                <w:sz w:val="20"/>
                <w:szCs w:val="20"/>
              </w:rPr>
            </w:pPr>
            <w:r w:rsidRPr="00873572">
              <w:rPr>
                <w:rFonts w:ascii="Lucida Console" w:eastAsia="Times New Roman" w:hAnsi="Lucida Console" w:cs="Times New Roman"/>
                <w:sz w:val="20"/>
                <w:szCs w:val="20"/>
              </w:rPr>
              <w:t>0.78577</w:t>
            </w:r>
          </w:p>
        </w:tc>
        <w:tc>
          <w:tcPr>
            <w:tcW w:w="1588" w:type="pct"/>
            <w:tcBorders>
              <w:top w:val="nil"/>
              <w:left w:val="nil"/>
              <w:bottom w:val="nil"/>
              <w:right w:val="nil"/>
            </w:tcBorders>
            <w:shd w:val="clear" w:color="auto" w:fill="auto"/>
            <w:noWrap/>
            <w:vAlign w:val="bottom"/>
            <w:hideMark/>
          </w:tcPr>
          <w:p w14:paraId="7AC6D69F" w14:textId="77777777" w:rsidR="00873572" w:rsidRPr="00873572" w:rsidRDefault="00873572" w:rsidP="00873572">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873572">
              <w:rPr>
                <w:rFonts w:eastAsia="Times New Roman" w:cs="Times New Roman"/>
              </w:rPr>
              <w:t>0.768494</w:t>
            </w:r>
          </w:p>
        </w:tc>
        <w:tc>
          <w:tcPr>
            <w:tcW w:w="1826" w:type="pct"/>
            <w:tcBorders>
              <w:top w:val="nil"/>
              <w:left w:val="nil"/>
              <w:bottom w:val="nil"/>
              <w:right w:val="nil"/>
            </w:tcBorders>
            <w:shd w:val="clear" w:color="auto" w:fill="auto"/>
            <w:noWrap/>
            <w:vAlign w:val="bottom"/>
            <w:hideMark/>
          </w:tcPr>
          <w:p w14:paraId="392491E4" w14:textId="77777777" w:rsidR="00873572" w:rsidRPr="00873572" w:rsidRDefault="00873572" w:rsidP="00873572">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873572">
              <w:rPr>
                <w:rFonts w:eastAsia="Times New Roman" w:cs="Times New Roman"/>
              </w:rPr>
              <w:t>0.803055</w:t>
            </w:r>
          </w:p>
        </w:tc>
      </w:tr>
      <w:tr w:rsidR="00873572" w:rsidRPr="00873572" w14:paraId="244F28EB" w14:textId="77777777" w:rsidTr="00873572">
        <w:trPr>
          <w:trHeight w:val="300"/>
        </w:trPr>
        <w:tc>
          <w:tcPr>
            <w:tcW w:w="769" w:type="pct"/>
            <w:tcBorders>
              <w:top w:val="nil"/>
              <w:left w:val="nil"/>
              <w:bottom w:val="nil"/>
              <w:right w:val="nil"/>
            </w:tcBorders>
            <w:shd w:val="clear" w:color="auto" w:fill="auto"/>
            <w:noWrap/>
            <w:vAlign w:val="center"/>
            <w:hideMark/>
          </w:tcPr>
          <w:p w14:paraId="7F56D8A8" w14:textId="77777777" w:rsidR="00873572" w:rsidRPr="00873572" w:rsidRDefault="00873572" w:rsidP="00873572">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Lucida Console" w:eastAsia="Times New Roman" w:hAnsi="Lucida Console" w:cs="Times New Roman"/>
                <w:sz w:val="20"/>
                <w:szCs w:val="20"/>
              </w:rPr>
            </w:pPr>
            <w:r w:rsidRPr="00873572">
              <w:rPr>
                <w:rFonts w:ascii="Lucida Console" w:eastAsia="Times New Roman" w:hAnsi="Lucida Console" w:cs="Times New Roman"/>
                <w:sz w:val="20"/>
                <w:szCs w:val="20"/>
              </w:rPr>
              <w:t>5</w:t>
            </w:r>
          </w:p>
        </w:tc>
        <w:tc>
          <w:tcPr>
            <w:tcW w:w="817" w:type="pct"/>
            <w:tcBorders>
              <w:top w:val="nil"/>
              <w:left w:val="nil"/>
              <w:bottom w:val="nil"/>
              <w:right w:val="nil"/>
            </w:tcBorders>
            <w:shd w:val="clear" w:color="auto" w:fill="auto"/>
            <w:noWrap/>
            <w:vAlign w:val="center"/>
            <w:hideMark/>
          </w:tcPr>
          <w:p w14:paraId="41C29101" w14:textId="77777777" w:rsidR="00873572" w:rsidRPr="00873572" w:rsidRDefault="00873572" w:rsidP="00873572">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Lucida Console" w:eastAsia="Times New Roman" w:hAnsi="Lucida Console" w:cs="Times New Roman"/>
                <w:sz w:val="20"/>
                <w:szCs w:val="20"/>
              </w:rPr>
            </w:pPr>
            <w:r w:rsidRPr="00873572">
              <w:rPr>
                <w:rFonts w:ascii="Lucida Console" w:eastAsia="Times New Roman" w:hAnsi="Lucida Console" w:cs="Times New Roman"/>
                <w:sz w:val="20"/>
                <w:szCs w:val="20"/>
              </w:rPr>
              <w:t>0.78318</w:t>
            </w:r>
          </w:p>
        </w:tc>
        <w:tc>
          <w:tcPr>
            <w:tcW w:w="1588" w:type="pct"/>
            <w:tcBorders>
              <w:top w:val="nil"/>
              <w:left w:val="nil"/>
              <w:bottom w:val="nil"/>
              <w:right w:val="nil"/>
            </w:tcBorders>
            <w:shd w:val="clear" w:color="auto" w:fill="auto"/>
            <w:noWrap/>
            <w:vAlign w:val="bottom"/>
            <w:hideMark/>
          </w:tcPr>
          <w:p w14:paraId="6041A376" w14:textId="77777777" w:rsidR="00873572" w:rsidRPr="00873572" w:rsidRDefault="00873572" w:rsidP="00873572">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873572">
              <w:rPr>
                <w:rFonts w:eastAsia="Times New Roman" w:cs="Times New Roman"/>
              </w:rPr>
              <w:t>0.765814</w:t>
            </w:r>
          </w:p>
        </w:tc>
        <w:tc>
          <w:tcPr>
            <w:tcW w:w="1826" w:type="pct"/>
            <w:tcBorders>
              <w:top w:val="nil"/>
              <w:left w:val="nil"/>
              <w:bottom w:val="nil"/>
              <w:right w:val="nil"/>
            </w:tcBorders>
            <w:shd w:val="clear" w:color="auto" w:fill="auto"/>
            <w:noWrap/>
            <w:vAlign w:val="bottom"/>
            <w:hideMark/>
          </w:tcPr>
          <w:p w14:paraId="5128C660" w14:textId="77777777" w:rsidR="00873572" w:rsidRPr="00873572" w:rsidRDefault="00873572" w:rsidP="00873572">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873572">
              <w:rPr>
                <w:rFonts w:eastAsia="Times New Roman" w:cs="Times New Roman"/>
              </w:rPr>
              <w:t>0.800555</w:t>
            </w:r>
          </w:p>
        </w:tc>
      </w:tr>
      <w:tr w:rsidR="00873572" w:rsidRPr="00873572" w14:paraId="53D09EAB" w14:textId="77777777" w:rsidTr="00873572">
        <w:trPr>
          <w:trHeight w:val="300"/>
        </w:trPr>
        <w:tc>
          <w:tcPr>
            <w:tcW w:w="769" w:type="pct"/>
            <w:tcBorders>
              <w:top w:val="nil"/>
              <w:left w:val="nil"/>
              <w:bottom w:val="nil"/>
              <w:right w:val="nil"/>
            </w:tcBorders>
            <w:shd w:val="clear" w:color="auto" w:fill="auto"/>
            <w:noWrap/>
            <w:vAlign w:val="center"/>
            <w:hideMark/>
          </w:tcPr>
          <w:p w14:paraId="0BE18342" w14:textId="77777777" w:rsidR="00873572" w:rsidRPr="00873572" w:rsidRDefault="00873572" w:rsidP="00873572">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Lucida Console" w:eastAsia="Times New Roman" w:hAnsi="Lucida Console" w:cs="Times New Roman"/>
                <w:sz w:val="20"/>
                <w:szCs w:val="20"/>
              </w:rPr>
            </w:pPr>
            <w:r w:rsidRPr="00873572">
              <w:rPr>
                <w:rFonts w:ascii="Lucida Console" w:eastAsia="Times New Roman" w:hAnsi="Lucida Console" w:cs="Times New Roman"/>
                <w:sz w:val="20"/>
                <w:szCs w:val="20"/>
              </w:rPr>
              <w:t>6</w:t>
            </w:r>
          </w:p>
        </w:tc>
        <w:tc>
          <w:tcPr>
            <w:tcW w:w="817" w:type="pct"/>
            <w:tcBorders>
              <w:top w:val="nil"/>
              <w:left w:val="nil"/>
              <w:bottom w:val="nil"/>
              <w:right w:val="nil"/>
            </w:tcBorders>
            <w:shd w:val="clear" w:color="auto" w:fill="auto"/>
            <w:noWrap/>
            <w:vAlign w:val="center"/>
            <w:hideMark/>
          </w:tcPr>
          <w:p w14:paraId="6575442E" w14:textId="77777777" w:rsidR="00873572" w:rsidRPr="00873572" w:rsidRDefault="00873572" w:rsidP="00873572">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Lucida Console" w:eastAsia="Times New Roman" w:hAnsi="Lucida Console" w:cs="Times New Roman"/>
                <w:sz w:val="20"/>
                <w:szCs w:val="20"/>
              </w:rPr>
            </w:pPr>
            <w:r w:rsidRPr="00873572">
              <w:rPr>
                <w:rFonts w:ascii="Lucida Console" w:eastAsia="Times New Roman" w:hAnsi="Lucida Console" w:cs="Times New Roman"/>
                <w:sz w:val="20"/>
                <w:szCs w:val="20"/>
              </w:rPr>
              <w:t>0.78161</w:t>
            </w:r>
          </w:p>
        </w:tc>
        <w:tc>
          <w:tcPr>
            <w:tcW w:w="1588" w:type="pct"/>
            <w:tcBorders>
              <w:top w:val="nil"/>
              <w:left w:val="nil"/>
              <w:bottom w:val="nil"/>
              <w:right w:val="nil"/>
            </w:tcBorders>
            <w:shd w:val="clear" w:color="auto" w:fill="auto"/>
            <w:noWrap/>
            <w:vAlign w:val="bottom"/>
            <w:hideMark/>
          </w:tcPr>
          <w:p w14:paraId="5EC5844E" w14:textId="77777777" w:rsidR="00873572" w:rsidRPr="00873572" w:rsidRDefault="00873572" w:rsidP="00873572">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873572">
              <w:rPr>
                <w:rFonts w:eastAsia="Times New Roman" w:cs="Times New Roman"/>
              </w:rPr>
              <w:t>0.764139</w:t>
            </w:r>
          </w:p>
        </w:tc>
        <w:tc>
          <w:tcPr>
            <w:tcW w:w="1826" w:type="pct"/>
            <w:tcBorders>
              <w:top w:val="nil"/>
              <w:left w:val="nil"/>
              <w:bottom w:val="nil"/>
              <w:right w:val="nil"/>
            </w:tcBorders>
            <w:shd w:val="clear" w:color="auto" w:fill="auto"/>
            <w:noWrap/>
            <w:vAlign w:val="bottom"/>
            <w:hideMark/>
          </w:tcPr>
          <w:p w14:paraId="5A719E3E" w14:textId="77777777" w:rsidR="00873572" w:rsidRPr="00873572" w:rsidRDefault="00873572" w:rsidP="00873572">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873572">
              <w:rPr>
                <w:rFonts w:eastAsia="Times New Roman" w:cs="Times New Roman"/>
              </w:rPr>
              <w:t>0.799084</w:t>
            </w:r>
          </w:p>
        </w:tc>
      </w:tr>
      <w:tr w:rsidR="00873572" w:rsidRPr="00873572" w14:paraId="677F2CBF" w14:textId="77777777" w:rsidTr="00873572">
        <w:trPr>
          <w:trHeight w:val="300"/>
        </w:trPr>
        <w:tc>
          <w:tcPr>
            <w:tcW w:w="769" w:type="pct"/>
            <w:tcBorders>
              <w:top w:val="nil"/>
              <w:left w:val="nil"/>
              <w:bottom w:val="nil"/>
              <w:right w:val="nil"/>
            </w:tcBorders>
            <w:shd w:val="clear" w:color="auto" w:fill="auto"/>
            <w:noWrap/>
            <w:vAlign w:val="center"/>
            <w:hideMark/>
          </w:tcPr>
          <w:p w14:paraId="0563E06A" w14:textId="77777777" w:rsidR="00873572" w:rsidRPr="00873572" w:rsidRDefault="00873572" w:rsidP="00873572">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Lucida Console" w:eastAsia="Times New Roman" w:hAnsi="Lucida Console" w:cs="Times New Roman"/>
                <w:sz w:val="20"/>
                <w:szCs w:val="20"/>
              </w:rPr>
            </w:pPr>
            <w:r w:rsidRPr="00873572">
              <w:rPr>
                <w:rFonts w:ascii="Lucida Console" w:eastAsia="Times New Roman" w:hAnsi="Lucida Console" w:cs="Times New Roman"/>
                <w:sz w:val="20"/>
                <w:szCs w:val="20"/>
              </w:rPr>
              <w:t>7</w:t>
            </w:r>
          </w:p>
        </w:tc>
        <w:tc>
          <w:tcPr>
            <w:tcW w:w="817" w:type="pct"/>
            <w:tcBorders>
              <w:top w:val="nil"/>
              <w:left w:val="nil"/>
              <w:bottom w:val="nil"/>
              <w:right w:val="nil"/>
            </w:tcBorders>
            <w:shd w:val="clear" w:color="auto" w:fill="auto"/>
            <w:noWrap/>
            <w:vAlign w:val="center"/>
            <w:hideMark/>
          </w:tcPr>
          <w:p w14:paraId="63A4F143" w14:textId="77777777" w:rsidR="00873572" w:rsidRPr="00873572" w:rsidRDefault="00873572" w:rsidP="00873572">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Lucida Console" w:eastAsia="Times New Roman" w:hAnsi="Lucida Console" w:cs="Times New Roman"/>
                <w:sz w:val="20"/>
                <w:szCs w:val="20"/>
              </w:rPr>
            </w:pPr>
            <w:r w:rsidRPr="00873572">
              <w:rPr>
                <w:rFonts w:ascii="Lucida Console" w:eastAsia="Times New Roman" w:hAnsi="Lucida Console" w:cs="Times New Roman"/>
                <w:sz w:val="20"/>
                <w:szCs w:val="20"/>
              </w:rPr>
              <w:t>0.77952</w:t>
            </w:r>
          </w:p>
        </w:tc>
        <w:tc>
          <w:tcPr>
            <w:tcW w:w="1588" w:type="pct"/>
            <w:tcBorders>
              <w:top w:val="nil"/>
              <w:left w:val="nil"/>
              <w:bottom w:val="nil"/>
              <w:right w:val="nil"/>
            </w:tcBorders>
            <w:shd w:val="clear" w:color="auto" w:fill="auto"/>
            <w:noWrap/>
            <w:vAlign w:val="bottom"/>
            <w:hideMark/>
          </w:tcPr>
          <w:p w14:paraId="49C87E5E" w14:textId="77777777" w:rsidR="00873572" w:rsidRPr="00873572" w:rsidRDefault="00873572" w:rsidP="00873572">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873572">
              <w:rPr>
                <w:rFonts w:eastAsia="Times New Roman" w:cs="Times New Roman"/>
              </w:rPr>
              <w:t>0.761949</w:t>
            </w:r>
          </w:p>
        </w:tc>
        <w:tc>
          <w:tcPr>
            <w:tcW w:w="1826" w:type="pct"/>
            <w:tcBorders>
              <w:top w:val="nil"/>
              <w:left w:val="nil"/>
              <w:bottom w:val="nil"/>
              <w:right w:val="nil"/>
            </w:tcBorders>
            <w:shd w:val="clear" w:color="auto" w:fill="auto"/>
            <w:noWrap/>
            <w:vAlign w:val="bottom"/>
            <w:hideMark/>
          </w:tcPr>
          <w:p w14:paraId="2BA4AC9F" w14:textId="77777777" w:rsidR="00873572" w:rsidRPr="00873572" w:rsidRDefault="00873572" w:rsidP="00873572">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873572">
              <w:rPr>
                <w:rFonts w:eastAsia="Times New Roman" w:cs="Times New Roman"/>
              </w:rPr>
              <w:t>0.797095</w:t>
            </w:r>
          </w:p>
        </w:tc>
      </w:tr>
      <w:tr w:rsidR="00873572" w:rsidRPr="00873572" w14:paraId="52158AA5" w14:textId="77777777" w:rsidTr="00873572">
        <w:trPr>
          <w:trHeight w:val="300"/>
        </w:trPr>
        <w:tc>
          <w:tcPr>
            <w:tcW w:w="769" w:type="pct"/>
            <w:tcBorders>
              <w:top w:val="nil"/>
              <w:left w:val="nil"/>
              <w:bottom w:val="nil"/>
              <w:right w:val="nil"/>
            </w:tcBorders>
            <w:shd w:val="clear" w:color="auto" w:fill="auto"/>
            <w:noWrap/>
            <w:vAlign w:val="center"/>
            <w:hideMark/>
          </w:tcPr>
          <w:p w14:paraId="14E48530" w14:textId="77777777" w:rsidR="00873572" w:rsidRPr="00873572" w:rsidRDefault="00873572" w:rsidP="00873572">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Lucida Console" w:eastAsia="Times New Roman" w:hAnsi="Lucida Console" w:cs="Times New Roman"/>
                <w:sz w:val="20"/>
                <w:szCs w:val="20"/>
              </w:rPr>
            </w:pPr>
            <w:r w:rsidRPr="00873572">
              <w:rPr>
                <w:rFonts w:ascii="Lucida Console" w:eastAsia="Times New Roman" w:hAnsi="Lucida Console" w:cs="Times New Roman"/>
                <w:sz w:val="20"/>
                <w:szCs w:val="20"/>
              </w:rPr>
              <w:t>8</w:t>
            </w:r>
          </w:p>
        </w:tc>
        <w:tc>
          <w:tcPr>
            <w:tcW w:w="817" w:type="pct"/>
            <w:tcBorders>
              <w:top w:val="nil"/>
              <w:left w:val="nil"/>
              <w:bottom w:val="nil"/>
              <w:right w:val="nil"/>
            </w:tcBorders>
            <w:shd w:val="clear" w:color="auto" w:fill="auto"/>
            <w:noWrap/>
            <w:vAlign w:val="center"/>
            <w:hideMark/>
          </w:tcPr>
          <w:p w14:paraId="1DD64833" w14:textId="77777777" w:rsidR="00873572" w:rsidRPr="00873572" w:rsidRDefault="00873572" w:rsidP="00873572">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Lucida Console" w:eastAsia="Times New Roman" w:hAnsi="Lucida Console" w:cs="Times New Roman"/>
                <w:sz w:val="20"/>
                <w:szCs w:val="20"/>
              </w:rPr>
            </w:pPr>
            <w:r w:rsidRPr="00873572">
              <w:rPr>
                <w:rFonts w:ascii="Lucida Console" w:eastAsia="Times New Roman" w:hAnsi="Lucida Console" w:cs="Times New Roman"/>
                <w:sz w:val="20"/>
                <w:szCs w:val="20"/>
              </w:rPr>
              <w:t>0.77706</w:t>
            </w:r>
          </w:p>
        </w:tc>
        <w:tc>
          <w:tcPr>
            <w:tcW w:w="1588" w:type="pct"/>
            <w:tcBorders>
              <w:top w:val="nil"/>
              <w:left w:val="nil"/>
              <w:bottom w:val="nil"/>
              <w:right w:val="nil"/>
            </w:tcBorders>
            <w:shd w:val="clear" w:color="auto" w:fill="auto"/>
            <w:noWrap/>
            <w:vAlign w:val="bottom"/>
            <w:hideMark/>
          </w:tcPr>
          <w:p w14:paraId="409C8420" w14:textId="77777777" w:rsidR="00873572" w:rsidRPr="00873572" w:rsidRDefault="00873572" w:rsidP="00873572">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873572">
              <w:rPr>
                <w:rFonts w:eastAsia="Times New Roman" w:cs="Times New Roman"/>
              </w:rPr>
              <w:t>0.75947</w:t>
            </w:r>
          </w:p>
        </w:tc>
        <w:tc>
          <w:tcPr>
            <w:tcW w:w="1826" w:type="pct"/>
            <w:tcBorders>
              <w:top w:val="nil"/>
              <w:left w:val="nil"/>
              <w:bottom w:val="nil"/>
              <w:right w:val="nil"/>
            </w:tcBorders>
            <w:shd w:val="clear" w:color="auto" w:fill="auto"/>
            <w:noWrap/>
            <w:vAlign w:val="bottom"/>
            <w:hideMark/>
          </w:tcPr>
          <w:p w14:paraId="4F8590EC" w14:textId="77777777" w:rsidR="00873572" w:rsidRPr="00873572" w:rsidRDefault="00873572" w:rsidP="00873572">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873572">
              <w:rPr>
                <w:rFonts w:eastAsia="Times New Roman" w:cs="Times New Roman"/>
              </w:rPr>
              <w:t>0.794657</w:t>
            </w:r>
          </w:p>
        </w:tc>
      </w:tr>
      <w:tr w:rsidR="00873572" w:rsidRPr="00873572" w14:paraId="3C252342" w14:textId="77777777" w:rsidTr="00873572">
        <w:trPr>
          <w:trHeight w:val="300"/>
        </w:trPr>
        <w:tc>
          <w:tcPr>
            <w:tcW w:w="769" w:type="pct"/>
            <w:tcBorders>
              <w:top w:val="nil"/>
              <w:left w:val="nil"/>
              <w:bottom w:val="nil"/>
              <w:right w:val="nil"/>
            </w:tcBorders>
            <w:shd w:val="clear" w:color="auto" w:fill="auto"/>
            <w:noWrap/>
            <w:vAlign w:val="center"/>
            <w:hideMark/>
          </w:tcPr>
          <w:p w14:paraId="1F74BEC6" w14:textId="77777777" w:rsidR="00873572" w:rsidRPr="00873572" w:rsidRDefault="00873572" w:rsidP="00873572">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Lucida Console" w:eastAsia="Times New Roman" w:hAnsi="Lucida Console" w:cs="Times New Roman"/>
                <w:sz w:val="20"/>
                <w:szCs w:val="20"/>
              </w:rPr>
            </w:pPr>
            <w:r w:rsidRPr="00873572">
              <w:rPr>
                <w:rFonts w:ascii="Lucida Console" w:eastAsia="Times New Roman" w:hAnsi="Lucida Console" w:cs="Times New Roman"/>
                <w:sz w:val="20"/>
                <w:szCs w:val="20"/>
              </w:rPr>
              <w:t>9</w:t>
            </w:r>
          </w:p>
        </w:tc>
        <w:tc>
          <w:tcPr>
            <w:tcW w:w="817" w:type="pct"/>
            <w:tcBorders>
              <w:top w:val="nil"/>
              <w:left w:val="nil"/>
              <w:bottom w:val="nil"/>
              <w:right w:val="nil"/>
            </w:tcBorders>
            <w:shd w:val="clear" w:color="auto" w:fill="auto"/>
            <w:noWrap/>
            <w:vAlign w:val="center"/>
            <w:hideMark/>
          </w:tcPr>
          <w:p w14:paraId="5CC77BCF" w14:textId="77777777" w:rsidR="00873572" w:rsidRPr="00873572" w:rsidRDefault="00873572" w:rsidP="00873572">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Lucida Console" w:eastAsia="Times New Roman" w:hAnsi="Lucida Console" w:cs="Times New Roman"/>
                <w:sz w:val="20"/>
                <w:szCs w:val="20"/>
              </w:rPr>
            </w:pPr>
            <w:r w:rsidRPr="00873572">
              <w:rPr>
                <w:rFonts w:ascii="Lucida Console" w:eastAsia="Times New Roman" w:hAnsi="Lucida Console" w:cs="Times New Roman"/>
                <w:sz w:val="20"/>
                <w:szCs w:val="20"/>
              </w:rPr>
              <w:t>0.77594</w:t>
            </w:r>
          </w:p>
        </w:tc>
        <w:tc>
          <w:tcPr>
            <w:tcW w:w="1588" w:type="pct"/>
            <w:tcBorders>
              <w:top w:val="nil"/>
              <w:left w:val="nil"/>
              <w:bottom w:val="nil"/>
              <w:right w:val="nil"/>
            </w:tcBorders>
            <w:shd w:val="clear" w:color="auto" w:fill="auto"/>
            <w:noWrap/>
            <w:vAlign w:val="bottom"/>
            <w:hideMark/>
          </w:tcPr>
          <w:p w14:paraId="6BE591C8" w14:textId="77777777" w:rsidR="00873572" w:rsidRPr="00873572" w:rsidRDefault="00873572" w:rsidP="00873572">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873572">
              <w:rPr>
                <w:rFonts w:eastAsia="Times New Roman" w:cs="Times New Roman"/>
              </w:rPr>
              <w:t>0.758299</w:t>
            </w:r>
          </w:p>
        </w:tc>
        <w:tc>
          <w:tcPr>
            <w:tcW w:w="1826" w:type="pct"/>
            <w:tcBorders>
              <w:top w:val="nil"/>
              <w:left w:val="nil"/>
              <w:bottom w:val="nil"/>
              <w:right w:val="nil"/>
            </w:tcBorders>
            <w:shd w:val="clear" w:color="auto" w:fill="auto"/>
            <w:noWrap/>
            <w:vAlign w:val="bottom"/>
            <w:hideMark/>
          </w:tcPr>
          <w:p w14:paraId="6116A0D6" w14:textId="77777777" w:rsidR="00873572" w:rsidRPr="00873572" w:rsidRDefault="00873572" w:rsidP="00873572">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873572">
              <w:rPr>
                <w:rFonts w:eastAsia="Times New Roman" w:cs="Times New Roman"/>
              </w:rPr>
              <w:t>0.79358</w:t>
            </w:r>
          </w:p>
        </w:tc>
      </w:tr>
      <w:tr w:rsidR="00873572" w:rsidRPr="00873572" w14:paraId="40F01A46" w14:textId="77777777" w:rsidTr="00873572">
        <w:trPr>
          <w:trHeight w:val="300"/>
        </w:trPr>
        <w:tc>
          <w:tcPr>
            <w:tcW w:w="769" w:type="pct"/>
            <w:tcBorders>
              <w:top w:val="nil"/>
              <w:left w:val="nil"/>
              <w:bottom w:val="nil"/>
              <w:right w:val="nil"/>
            </w:tcBorders>
            <w:shd w:val="clear" w:color="auto" w:fill="auto"/>
            <w:noWrap/>
            <w:vAlign w:val="center"/>
            <w:hideMark/>
          </w:tcPr>
          <w:p w14:paraId="77C67BEE" w14:textId="77777777" w:rsidR="00873572" w:rsidRPr="00873572" w:rsidRDefault="00873572" w:rsidP="00873572">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Lucida Console" w:eastAsia="Times New Roman" w:hAnsi="Lucida Console" w:cs="Times New Roman"/>
                <w:sz w:val="20"/>
                <w:szCs w:val="20"/>
              </w:rPr>
            </w:pPr>
            <w:r w:rsidRPr="00873572">
              <w:rPr>
                <w:rFonts w:ascii="Lucida Console" w:eastAsia="Times New Roman" w:hAnsi="Lucida Console" w:cs="Times New Roman"/>
                <w:sz w:val="20"/>
                <w:szCs w:val="20"/>
              </w:rPr>
              <w:t>10</w:t>
            </w:r>
          </w:p>
        </w:tc>
        <w:tc>
          <w:tcPr>
            <w:tcW w:w="817" w:type="pct"/>
            <w:tcBorders>
              <w:top w:val="nil"/>
              <w:left w:val="nil"/>
              <w:bottom w:val="nil"/>
              <w:right w:val="nil"/>
            </w:tcBorders>
            <w:shd w:val="clear" w:color="auto" w:fill="auto"/>
            <w:noWrap/>
            <w:vAlign w:val="center"/>
            <w:hideMark/>
          </w:tcPr>
          <w:p w14:paraId="148D5B51" w14:textId="77777777" w:rsidR="00873572" w:rsidRPr="00873572" w:rsidRDefault="00873572" w:rsidP="00873572">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Lucida Console" w:eastAsia="Times New Roman" w:hAnsi="Lucida Console" w:cs="Times New Roman"/>
                <w:sz w:val="20"/>
                <w:szCs w:val="20"/>
              </w:rPr>
            </w:pPr>
            <w:r w:rsidRPr="00873572">
              <w:rPr>
                <w:rFonts w:ascii="Lucida Console" w:eastAsia="Times New Roman" w:hAnsi="Lucida Console" w:cs="Times New Roman"/>
                <w:sz w:val="20"/>
                <w:szCs w:val="20"/>
              </w:rPr>
              <w:t>0.77413</w:t>
            </w:r>
          </w:p>
        </w:tc>
        <w:tc>
          <w:tcPr>
            <w:tcW w:w="1588" w:type="pct"/>
            <w:tcBorders>
              <w:top w:val="nil"/>
              <w:left w:val="nil"/>
              <w:bottom w:val="nil"/>
              <w:right w:val="nil"/>
            </w:tcBorders>
            <w:shd w:val="clear" w:color="auto" w:fill="auto"/>
            <w:noWrap/>
            <w:vAlign w:val="bottom"/>
            <w:hideMark/>
          </w:tcPr>
          <w:p w14:paraId="0DF4DDAA" w14:textId="77777777" w:rsidR="00873572" w:rsidRPr="00873572" w:rsidRDefault="00873572" w:rsidP="00873572">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873572">
              <w:rPr>
                <w:rFonts w:eastAsia="Times New Roman" w:cs="Times New Roman"/>
              </w:rPr>
              <w:t>0.756346</w:t>
            </w:r>
          </w:p>
        </w:tc>
        <w:tc>
          <w:tcPr>
            <w:tcW w:w="1826" w:type="pct"/>
            <w:tcBorders>
              <w:top w:val="nil"/>
              <w:left w:val="nil"/>
              <w:bottom w:val="nil"/>
              <w:right w:val="nil"/>
            </w:tcBorders>
            <w:shd w:val="clear" w:color="auto" w:fill="auto"/>
            <w:noWrap/>
            <w:vAlign w:val="bottom"/>
            <w:hideMark/>
          </w:tcPr>
          <w:p w14:paraId="05E86ED2" w14:textId="77777777" w:rsidR="00873572" w:rsidRPr="00873572" w:rsidRDefault="00873572" w:rsidP="00873572">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873572">
              <w:rPr>
                <w:rFonts w:eastAsia="Times New Roman" w:cs="Times New Roman"/>
              </w:rPr>
              <w:t>0.79191</w:t>
            </w:r>
          </w:p>
        </w:tc>
      </w:tr>
      <w:tr w:rsidR="00873572" w:rsidRPr="00873572" w14:paraId="43BD04E4" w14:textId="77777777" w:rsidTr="00873572">
        <w:trPr>
          <w:trHeight w:val="300"/>
        </w:trPr>
        <w:tc>
          <w:tcPr>
            <w:tcW w:w="769" w:type="pct"/>
            <w:tcBorders>
              <w:top w:val="nil"/>
              <w:left w:val="nil"/>
              <w:bottom w:val="nil"/>
              <w:right w:val="nil"/>
            </w:tcBorders>
            <w:shd w:val="clear" w:color="auto" w:fill="auto"/>
            <w:noWrap/>
            <w:vAlign w:val="center"/>
            <w:hideMark/>
          </w:tcPr>
          <w:p w14:paraId="562CBACE" w14:textId="77777777" w:rsidR="00873572" w:rsidRPr="00873572" w:rsidRDefault="00873572" w:rsidP="00873572">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Lucida Console" w:eastAsia="Times New Roman" w:hAnsi="Lucida Console" w:cs="Times New Roman"/>
                <w:sz w:val="20"/>
                <w:szCs w:val="20"/>
              </w:rPr>
            </w:pPr>
            <w:r w:rsidRPr="00873572">
              <w:rPr>
                <w:rFonts w:ascii="Lucida Console" w:eastAsia="Times New Roman" w:hAnsi="Lucida Console" w:cs="Times New Roman"/>
                <w:sz w:val="20"/>
                <w:szCs w:val="20"/>
              </w:rPr>
              <w:t>11</w:t>
            </w:r>
          </w:p>
        </w:tc>
        <w:tc>
          <w:tcPr>
            <w:tcW w:w="817" w:type="pct"/>
            <w:tcBorders>
              <w:top w:val="nil"/>
              <w:left w:val="nil"/>
              <w:bottom w:val="nil"/>
              <w:right w:val="nil"/>
            </w:tcBorders>
            <w:shd w:val="clear" w:color="auto" w:fill="auto"/>
            <w:noWrap/>
            <w:vAlign w:val="center"/>
            <w:hideMark/>
          </w:tcPr>
          <w:p w14:paraId="0D0766B4" w14:textId="77777777" w:rsidR="00873572" w:rsidRPr="00873572" w:rsidRDefault="00873572" w:rsidP="00873572">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Lucida Console" w:eastAsia="Times New Roman" w:hAnsi="Lucida Console" w:cs="Times New Roman"/>
                <w:sz w:val="20"/>
                <w:szCs w:val="20"/>
              </w:rPr>
            </w:pPr>
            <w:r w:rsidRPr="00873572">
              <w:rPr>
                <w:rFonts w:ascii="Lucida Console" w:eastAsia="Times New Roman" w:hAnsi="Lucida Console" w:cs="Times New Roman"/>
                <w:sz w:val="20"/>
                <w:szCs w:val="20"/>
              </w:rPr>
              <w:t>0.77293</w:t>
            </w:r>
          </w:p>
        </w:tc>
        <w:tc>
          <w:tcPr>
            <w:tcW w:w="1588" w:type="pct"/>
            <w:tcBorders>
              <w:top w:val="nil"/>
              <w:left w:val="nil"/>
              <w:bottom w:val="nil"/>
              <w:right w:val="nil"/>
            </w:tcBorders>
            <w:shd w:val="clear" w:color="auto" w:fill="auto"/>
            <w:noWrap/>
            <w:vAlign w:val="bottom"/>
            <w:hideMark/>
          </w:tcPr>
          <w:p w14:paraId="6FFBB026" w14:textId="77777777" w:rsidR="00873572" w:rsidRPr="00873572" w:rsidRDefault="00873572" w:rsidP="00873572">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873572">
              <w:rPr>
                <w:rFonts w:eastAsia="Times New Roman" w:cs="Times New Roman"/>
              </w:rPr>
              <w:t>0.755106</w:t>
            </w:r>
          </w:p>
        </w:tc>
        <w:tc>
          <w:tcPr>
            <w:tcW w:w="1826" w:type="pct"/>
            <w:tcBorders>
              <w:top w:val="nil"/>
              <w:left w:val="nil"/>
              <w:bottom w:val="nil"/>
              <w:right w:val="nil"/>
            </w:tcBorders>
            <w:shd w:val="clear" w:color="auto" w:fill="auto"/>
            <w:noWrap/>
            <w:vAlign w:val="bottom"/>
            <w:hideMark/>
          </w:tcPr>
          <w:p w14:paraId="25A19AD1" w14:textId="77777777" w:rsidR="00873572" w:rsidRPr="00873572" w:rsidRDefault="00873572" w:rsidP="00873572">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873572">
              <w:rPr>
                <w:rFonts w:eastAsia="Times New Roman" w:cs="Times New Roman"/>
              </w:rPr>
              <w:t>0.790762</w:t>
            </w:r>
          </w:p>
        </w:tc>
      </w:tr>
      <w:tr w:rsidR="00873572" w:rsidRPr="00873572" w14:paraId="0FE5AE86" w14:textId="77777777" w:rsidTr="00873572">
        <w:trPr>
          <w:trHeight w:val="300"/>
        </w:trPr>
        <w:tc>
          <w:tcPr>
            <w:tcW w:w="769" w:type="pct"/>
            <w:tcBorders>
              <w:top w:val="nil"/>
              <w:left w:val="nil"/>
              <w:bottom w:val="nil"/>
              <w:right w:val="nil"/>
            </w:tcBorders>
            <w:shd w:val="clear" w:color="auto" w:fill="auto"/>
            <w:noWrap/>
            <w:vAlign w:val="center"/>
            <w:hideMark/>
          </w:tcPr>
          <w:p w14:paraId="457164D0" w14:textId="77777777" w:rsidR="00873572" w:rsidRPr="00873572" w:rsidRDefault="00873572" w:rsidP="00873572">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Lucida Console" w:eastAsia="Times New Roman" w:hAnsi="Lucida Console" w:cs="Times New Roman"/>
                <w:sz w:val="20"/>
                <w:szCs w:val="20"/>
              </w:rPr>
            </w:pPr>
            <w:r w:rsidRPr="00873572">
              <w:rPr>
                <w:rFonts w:ascii="Lucida Console" w:eastAsia="Times New Roman" w:hAnsi="Lucida Console" w:cs="Times New Roman"/>
                <w:sz w:val="20"/>
                <w:szCs w:val="20"/>
              </w:rPr>
              <w:t>12</w:t>
            </w:r>
          </w:p>
        </w:tc>
        <w:tc>
          <w:tcPr>
            <w:tcW w:w="817" w:type="pct"/>
            <w:tcBorders>
              <w:top w:val="nil"/>
              <w:left w:val="nil"/>
              <w:bottom w:val="nil"/>
              <w:right w:val="nil"/>
            </w:tcBorders>
            <w:shd w:val="clear" w:color="auto" w:fill="auto"/>
            <w:noWrap/>
            <w:vAlign w:val="center"/>
            <w:hideMark/>
          </w:tcPr>
          <w:p w14:paraId="2A354C11" w14:textId="77777777" w:rsidR="00873572" w:rsidRPr="00873572" w:rsidRDefault="00873572" w:rsidP="00873572">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Lucida Console" w:eastAsia="Times New Roman" w:hAnsi="Lucida Console" w:cs="Times New Roman"/>
                <w:sz w:val="20"/>
                <w:szCs w:val="20"/>
              </w:rPr>
            </w:pPr>
            <w:r w:rsidRPr="00873572">
              <w:rPr>
                <w:rFonts w:ascii="Lucida Console" w:eastAsia="Times New Roman" w:hAnsi="Lucida Console" w:cs="Times New Roman"/>
                <w:sz w:val="20"/>
                <w:szCs w:val="20"/>
              </w:rPr>
              <w:t>0.77175</w:t>
            </w:r>
          </w:p>
        </w:tc>
        <w:tc>
          <w:tcPr>
            <w:tcW w:w="1588" w:type="pct"/>
            <w:tcBorders>
              <w:top w:val="nil"/>
              <w:left w:val="nil"/>
              <w:bottom w:val="nil"/>
              <w:right w:val="nil"/>
            </w:tcBorders>
            <w:shd w:val="clear" w:color="auto" w:fill="auto"/>
            <w:noWrap/>
            <w:vAlign w:val="bottom"/>
            <w:hideMark/>
          </w:tcPr>
          <w:p w14:paraId="59B3ED1C" w14:textId="77777777" w:rsidR="00873572" w:rsidRPr="00873572" w:rsidRDefault="00873572" w:rsidP="00873572">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873572">
              <w:rPr>
                <w:rFonts w:eastAsia="Times New Roman" w:cs="Times New Roman"/>
              </w:rPr>
              <w:t>0.753853</w:t>
            </w:r>
          </w:p>
        </w:tc>
        <w:tc>
          <w:tcPr>
            <w:tcW w:w="1826" w:type="pct"/>
            <w:tcBorders>
              <w:top w:val="nil"/>
              <w:left w:val="nil"/>
              <w:bottom w:val="nil"/>
              <w:right w:val="nil"/>
            </w:tcBorders>
            <w:shd w:val="clear" w:color="auto" w:fill="auto"/>
            <w:noWrap/>
            <w:vAlign w:val="bottom"/>
            <w:hideMark/>
          </w:tcPr>
          <w:p w14:paraId="669C2934" w14:textId="77777777" w:rsidR="00873572" w:rsidRPr="00873572" w:rsidRDefault="00873572" w:rsidP="00873572">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873572">
              <w:rPr>
                <w:rFonts w:eastAsia="Times New Roman" w:cs="Times New Roman"/>
              </w:rPr>
              <w:t>0.789646</w:t>
            </w:r>
          </w:p>
        </w:tc>
      </w:tr>
      <w:tr w:rsidR="00873572" w:rsidRPr="00873572" w14:paraId="1A3E1E31" w14:textId="77777777" w:rsidTr="00873572">
        <w:trPr>
          <w:trHeight w:val="300"/>
        </w:trPr>
        <w:tc>
          <w:tcPr>
            <w:tcW w:w="769" w:type="pct"/>
            <w:tcBorders>
              <w:top w:val="nil"/>
              <w:left w:val="nil"/>
              <w:bottom w:val="nil"/>
              <w:right w:val="nil"/>
            </w:tcBorders>
            <w:shd w:val="clear" w:color="auto" w:fill="auto"/>
            <w:noWrap/>
            <w:vAlign w:val="center"/>
            <w:hideMark/>
          </w:tcPr>
          <w:p w14:paraId="7964FD1A" w14:textId="77777777" w:rsidR="00873572" w:rsidRPr="00873572" w:rsidRDefault="00873572" w:rsidP="00873572">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Lucida Console" w:eastAsia="Times New Roman" w:hAnsi="Lucida Console" w:cs="Times New Roman"/>
                <w:sz w:val="20"/>
                <w:szCs w:val="20"/>
              </w:rPr>
            </w:pPr>
            <w:r w:rsidRPr="00873572">
              <w:rPr>
                <w:rFonts w:ascii="Lucida Console" w:eastAsia="Times New Roman" w:hAnsi="Lucida Console" w:cs="Times New Roman"/>
                <w:sz w:val="20"/>
                <w:szCs w:val="20"/>
              </w:rPr>
              <w:t>13</w:t>
            </w:r>
          </w:p>
        </w:tc>
        <w:tc>
          <w:tcPr>
            <w:tcW w:w="817" w:type="pct"/>
            <w:tcBorders>
              <w:top w:val="nil"/>
              <w:left w:val="nil"/>
              <w:bottom w:val="nil"/>
              <w:right w:val="nil"/>
            </w:tcBorders>
            <w:shd w:val="clear" w:color="auto" w:fill="auto"/>
            <w:noWrap/>
            <w:vAlign w:val="center"/>
            <w:hideMark/>
          </w:tcPr>
          <w:p w14:paraId="324ED804" w14:textId="77777777" w:rsidR="00873572" w:rsidRPr="00873572" w:rsidRDefault="00873572" w:rsidP="00873572">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Lucida Console" w:eastAsia="Times New Roman" w:hAnsi="Lucida Console" w:cs="Times New Roman"/>
                <w:sz w:val="20"/>
                <w:szCs w:val="20"/>
              </w:rPr>
            </w:pPr>
            <w:r w:rsidRPr="00873572">
              <w:rPr>
                <w:rFonts w:ascii="Lucida Console" w:eastAsia="Times New Roman" w:hAnsi="Lucida Console" w:cs="Times New Roman"/>
                <w:sz w:val="20"/>
                <w:szCs w:val="20"/>
              </w:rPr>
              <w:t>0.77112</w:t>
            </w:r>
          </w:p>
        </w:tc>
        <w:tc>
          <w:tcPr>
            <w:tcW w:w="1588" w:type="pct"/>
            <w:tcBorders>
              <w:top w:val="nil"/>
              <w:left w:val="nil"/>
              <w:bottom w:val="nil"/>
              <w:right w:val="nil"/>
            </w:tcBorders>
            <w:shd w:val="clear" w:color="auto" w:fill="auto"/>
            <w:noWrap/>
            <w:vAlign w:val="bottom"/>
            <w:hideMark/>
          </w:tcPr>
          <w:p w14:paraId="15C1D7D0" w14:textId="77777777" w:rsidR="00873572" w:rsidRPr="00873572" w:rsidRDefault="00873572" w:rsidP="00873572">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873572">
              <w:rPr>
                <w:rFonts w:eastAsia="Times New Roman" w:cs="Times New Roman"/>
              </w:rPr>
              <w:t>0.753118</w:t>
            </w:r>
          </w:p>
        </w:tc>
        <w:tc>
          <w:tcPr>
            <w:tcW w:w="1826" w:type="pct"/>
            <w:tcBorders>
              <w:top w:val="nil"/>
              <w:left w:val="nil"/>
              <w:bottom w:val="nil"/>
              <w:right w:val="nil"/>
            </w:tcBorders>
            <w:shd w:val="clear" w:color="auto" w:fill="auto"/>
            <w:noWrap/>
            <w:vAlign w:val="bottom"/>
            <w:hideMark/>
          </w:tcPr>
          <w:p w14:paraId="48810F8B" w14:textId="77777777" w:rsidR="00873572" w:rsidRPr="00873572" w:rsidRDefault="00873572" w:rsidP="00873572">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873572">
              <w:rPr>
                <w:rFonts w:eastAsia="Times New Roman" w:cs="Times New Roman"/>
              </w:rPr>
              <w:t>0.789129</w:t>
            </w:r>
          </w:p>
        </w:tc>
      </w:tr>
      <w:tr w:rsidR="00873572" w:rsidRPr="00873572" w14:paraId="6708FF8D" w14:textId="77777777" w:rsidTr="00873572">
        <w:trPr>
          <w:trHeight w:val="300"/>
        </w:trPr>
        <w:tc>
          <w:tcPr>
            <w:tcW w:w="769" w:type="pct"/>
            <w:tcBorders>
              <w:top w:val="nil"/>
              <w:left w:val="nil"/>
              <w:right w:val="nil"/>
            </w:tcBorders>
            <w:shd w:val="clear" w:color="auto" w:fill="auto"/>
            <w:noWrap/>
            <w:vAlign w:val="center"/>
            <w:hideMark/>
          </w:tcPr>
          <w:p w14:paraId="5C18F758" w14:textId="77777777" w:rsidR="00873572" w:rsidRPr="00873572" w:rsidRDefault="00873572" w:rsidP="00873572">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Lucida Console" w:eastAsia="Times New Roman" w:hAnsi="Lucida Console" w:cs="Times New Roman"/>
                <w:sz w:val="20"/>
                <w:szCs w:val="20"/>
              </w:rPr>
            </w:pPr>
            <w:r w:rsidRPr="00873572">
              <w:rPr>
                <w:rFonts w:ascii="Lucida Console" w:eastAsia="Times New Roman" w:hAnsi="Lucida Console" w:cs="Times New Roman"/>
                <w:sz w:val="20"/>
                <w:szCs w:val="20"/>
              </w:rPr>
              <w:t>14</w:t>
            </w:r>
          </w:p>
        </w:tc>
        <w:tc>
          <w:tcPr>
            <w:tcW w:w="817" w:type="pct"/>
            <w:tcBorders>
              <w:top w:val="nil"/>
              <w:left w:val="nil"/>
              <w:right w:val="nil"/>
            </w:tcBorders>
            <w:shd w:val="clear" w:color="auto" w:fill="auto"/>
            <w:noWrap/>
            <w:vAlign w:val="center"/>
            <w:hideMark/>
          </w:tcPr>
          <w:p w14:paraId="44D5D7FD" w14:textId="77777777" w:rsidR="00873572" w:rsidRPr="00873572" w:rsidRDefault="00873572" w:rsidP="00873572">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Lucida Console" w:eastAsia="Times New Roman" w:hAnsi="Lucida Console" w:cs="Times New Roman"/>
                <w:sz w:val="20"/>
                <w:szCs w:val="20"/>
              </w:rPr>
            </w:pPr>
            <w:r w:rsidRPr="00873572">
              <w:rPr>
                <w:rFonts w:ascii="Lucida Console" w:eastAsia="Times New Roman" w:hAnsi="Lucida Console" w:cs="Times New Roman"/>
                <w:sz w:val="20"/>
                <w:szCs w:val="20"/>
              </w:rPr>
              <w:t>0.7686</w:t>
            </w:r>
          </w:p>
        </w:tc>
        <w:tc>
          <w:tcPr>
            <w:tcW w:w="1588" w:type="pct"/>
            <w:tcBorders>
              <w:top w:val="nil"/>
              <w:left w:val="nil"/>
              <w:right w:val="nil"/>
            </w:tcBorders>
            <w:shd w:val="clear" w:color="auto" w:fill="auto"/>
            <w:noWrap/>
            <w:vAlign w:val="bottom"/>
            <w:hideMark/>
          </w:tcPr>
          <w:p w14:paraId="5ACBE9C3" w14:textId="77777777" w:rsidR="00873572" w:rsidRPr="00873572" w:rsidRDefault="00873572" w:rsidP="00873572">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873572">
              <w:rPr>
                <w:rFonts w:eastAsia="Times New Roman" w:cs="Times New Roman"/>
              </w:rPr>
              <w:t>0.750166</w:t>
            </w:r>
          </w:p>
        </w:tc>
        <w:tc>
          <w:tcPr>
            <w:tcW w:w="1826" w:type="pct"/>
            <w:tcBorders>
              <w:top w:val="nil"/>
              <w:left w:val="nil"/>
              <w:right w:val="nil"/>
            </w:tcBorders>
            <w:shd w:val="clear" w:color="auto" w:fill="auto"/>
            <w:noWrap/>
            <w:vAlign w:val="bottom"/>
            <w:hideMark/>
          </w:tcPr>
          <w:p w14:paraId="5BD3CA69" w14:textId="77777777" w:rsidR="00873572" w:rsidRPr="00873572" w:rsidRDefault="00873572" w:rsidP="00873572">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873572">
              <w:rPr>
                <w:rFonts w:eastAsia="Times New Roman" w:cs="Times New Roman"/>
              </w:rPr>
              <w:t>0.787038</w:t>
            </w:r>
          </w:p>
        </w:tc>
      </w:tr>
      <w:tr w:rsidR="00873572" w:rsidRPr="00873572" w14:paraId="7066FED9" w14:textId="77777777" w:rsidTr="00873572">
        <w:trPr>
          <w:trHeight w:val="300"/>
        </w:trPr>
        <w:tc>
          <w:tcPr>
            <w:tcW w:w="769" w:type="pct"/>
            <w:tcBorders>
              <w:top w:val="nil"/>
              <w:left w:val="nil"/>
              <w:bottom w:val="single" w:sz="4" w:space="0" w:color="auto"/>
              <w:right w:val="nil"/>
            </w:tcBorders>
            <w:shd w:val="clear" w:color="auto" w:fill="auto"/>
            <w:noWrap/>
            <w:vAlign w:val="center"/>
            <w:hideMark/>
          </w:tcPr>
          <w:p w14:paraId="5F40A328" w14:textId="77777777" w:rsidR="00873572" w:rsidRPr="00873572" w:rsidRDefault="00873572" w:rsidP="00873572">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Lucida Console" w:eastAsia="Times New Roman" w:hAnsi="Lucida Console" w:cs="Times New Roman"/>
                <w:sz w:val="20"/>
                <w:szCs w:val="20"/>
              </w:rPr>
            </w:pPr>
            <w:r w:rsidRPr="00873572">
              <w:rPr>
                <w:rFonts w:ascii="Lucida Console" w:eastAsia="Times New Roman" w:hAnsi="Lucida Console" w:cs="Times New Roman"/>
                <w:sz w:val="20"/>
                <w:szCs w:val="20"/>
              </w:rPr>
              <w:t>15</w:t>
            </w:r>
          </w:p>
        </w:tc>
        <w:tc>
          <w:tcPr>
            <w:tcW w:w="817" w:type="pct"/>
            <w:tcBorders>
              <w:top w:val="nil"/>
              <w:left w:val="nil"/>
              <w:bottom w:val="single" w:sz="4" w:space="0" w:color="auto"/>
              <w:right w:val="nil"/>
            </w:tcBorders>
            <w:shd w:val="clear" w:color="auto" w:fill="auto"/>
            <w:noWrap/>
            <w:vAlign w:val="center"/>
            <w:hideMark/>
          </w:tcPr>
          <w:p w14:paraId="4DC014B1" w14:textId="77777777" w:rsidR="00873572" w:rsidRPr="00873572" w:rsidRDefault="00873572" w:rsidP="00873572">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Lucida Console" w:eastAsia="Times New Roman" w:hAnsi="Lucida Console" w:cs="Times New Roman"/>
                <w:sz w:val="20"/>
                <w:szCs w:val="20"/>
              </w:rPr>
            </w:pPr>
            <w:r w:rsidRPr="00873572">
              <w:rPr>
                <w:rFonts w:ascii="Lucida Console" w:eastAsia="Times New Roman" w:hAnsi="Lucida Console" w:cs="Times New Roman"/>
                <w:sz w:val="20"/>
                <w:szCs w:val="20"/>
              </w:rPr>
              <w:t>0.7686</w:t>
            </w:r>
          </w:p>
        </w:tc>
        <w:tc>
          <w:tcPr>
            <w:tcW w:w="1588" w:type="pct"/>
            <w:tcBorders>
              <w:top w:val="nil"/>
              <w:left w:val="nil"/>
              <w:bottom w:val="single" w:sz="4" w:space="0" w:color="auto"/>
              <w:right w:val="nil"/>
            </w:tcBorders>
            <w:shd w:val="clear" w:color="auto" w:fill="auto"/>
            <w:noWrap/>
            <w:vAlign w:val="bottom"/>
            <w:hideMark/>
          </w:tcPr>
          <w:p w14:paraId="5CE69800" w14:textId="77777777" w:rsidR="00873572" w:rsidRPr="00873572" w:rsidRDefault="00873572" w:rsidP="00873572">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873572">
              <w:rPr>
                <w:rFonts w:eastAsia="Times New Roman" w:cs="Times New Roman"/>
              </w:rPr>
              <w:t>0.750166</w:t>
            </w:r>
          </w:p>
        </w:tc>
        <w:tc>
          <w:tcPr>
            <w:tcW w:w="1826" w:type="pct"/>
            <w:tcBorders>
              <w:top w:val="nil"/>
              <w:left w:val="nil"/>
              <w:bottom w:val="single" w:sz="4" w:space="0" w:color="auto"/>
              <w:right w:val="nil"/>
            </w:tcBorders>
            <w:shd w:val="clear" w:color="auto" w:fill="auto"/>
            <w:noWrap/>
            <w:vAlign w:val="bottom"/>
            <w:hideMark/>
          </w:tcPr>
          <w:p w14:paraId="15621FB4" w14:textId="77777777" w:rsidR="00873572" w:rsidRPr="00873572" w:rsidRDefault="00873572" w:rsidP="00873572">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873572">
              <w:rPr>
                <w:rFonts w:eastAsia="Times New Roman" w:cs="Times New Roman"/>
              </w:rPr>
              <w:t>0.787038</w:t>
            </w:r>
          </w:p>
        </w:tc>
      </w:tr>
    </w:tbl>
    <w:p w14:paraId="388AF799" w14:textId="77777777" w:rsidR="00873572" w:rsidRDefault="00873572"/>
    <w:p w14:paraId="0832D792" w14:textId="77777777" w:rsidR="00937D60" w:rsidRDefault="009F3004">
      <w:pPr>
        <w:rPr>
          <w:b/>
        </w:rPr>
      </w:pPr>
      <w:r>
        <w:rPr>
          <w:b/>
        </w:rPr>
        <w:t>Figure 21: Kaplan Meier Survival Curve for FGM in Senegal</w:t>
      </w:r>
    </w:p>
    <w:p w14:paraId="2184BD74" w14:textId="255043C2" w:rsidR="00937D60" w:rsidRDefault="009F3004">
      <w:r>
        <w:rPr>
          <w:noProof/>
        </w:rPr>
        <w:drawing>
          <wp:inline distT="114300" distB="114300" distL="114300" distR="114300" wp14:anchorId="5FFB4A2A" wp14:editId="4873FAF2">
            <wp:extent cx="4880344" cy="3508744"/>
            <wp:effectExtent l="0" t="0" r="0" b="0"/>
            <wp:docPr id="44" name="image93.png"/>
            <wp:cNvGraphicFramePr/>
            <a:graphic xmlns:a="http://schemas.openxmlformats.org/drawingml/2006/main">
              <a:graphicData uri="http://schemas.openxmlformats.org/drawingml/2006/picture">
                <pic:pic xmlns:pic="http://schemas.openxmlformats.org/drawingml/2006/picture">
                  <pic:nvPicPr>
                    <pic:cNvPr id="0" name="image93.png"/>
                    <pic:cNvPicPr preferRelativeResize="0"/>
                  </pic:nvPicPr>
                  <pic:blipFill rotWithShape="1">
                    <a:blip r:embed="rId58"/>
                    <a:srcRect t="4704"/>
                    <a:stretch/>
                  </pic:blipFill>
                  <pic:spPr bwMode="auto">
                    <a:xfrm>
                      <a:off x="0" y="0"/>
                      <a:ext cx="4911015" cy="3530795"/>
                    </a:xfrm>
                    <a:prstGeom prst="rect">
                      <a:avLst/>
                    </a:prstGeom>
                    <a:ln>
                      <a:noFill/>
                    </a:ln>
                    <a:extLst>
                      <a:ext uri="{53640926-AAD7-44D8-BBD7-CCE9431645EC}">
                        <a14:shadowObscured xmlns:a14="http://schemas.microsoft.com/office/drawing/2010/main"/>
                      </a:ext>
                    </a:extLst>
                  </pic:spPr>
                </pic:pic>
              </a:graphicData>
            </a:graphic>
          </wp:inline>
        </w:drawing>
      </w:r>
    </w:p>
    <w:tbl>
      <w:tblPr>
        <w:tblStyle w:val="ListTable6Colorful"/>
        <w:tblW w:w="5000" w:type="pct"/>
        <w:tblLook w:val="0600" w:firstRow="0" w:lastRow="0" w:firstColumn="0" w:lastColumn="0" w:noHBand="1" w:noVBand="1"/>
      </w:tblPr>
      <w:tblGrid>
        <w:gridCol w:w="1889"/>
        <w:gridCol w:w="1621"/>
        <w:gridCol w:w="2881"/>
        <w:gridCol w:w="2969"/>
      </w:tblGrid>
      <w:tr w:rsidR="00937D60" w14:paraId="2E6268B3" w14:textId="77777777" w:rsidTr="00535704">
        <w:trPr>
          <w:trHeight w:val="575"/>
        </w:trPr>
        <w:tc>
          <w:tcPr>
            <w:tcW w:w="1009" w:type="pct"/>
            <w:tcBorders>
              <w:top w:val="single" w:sz="4" w:space="0" w:color="000000" w:themeColor="text1"/>
              <w:bottom w:val="single" w:sz="4" w:space="0" w:color="auto"/>
            </w:tcBorders>
          </w:tcPr>
          <w:p w14:paraId="7C64D491" w14:textId="77777777" w:rsidR="00937D60" w:rsidRDefault="009F3004">
            <w:pPr>
              <w:widowControl w:val="0"/>
              <w:spacing w:line="276" w:lineRule="auto"/>
            </w:pPr>
            <w:r>
              <w:t>Study time</w:t>
            </w:r>
          </w:p>
        </w:tc>
        <w:tc>
          <w:tcPr>
            <w:tcW w:w="866" w:type="pct"/>
            <w:tcBorders>
              <w:top w:val="single" w:sz="4" w:space="0" w:color="000000" w:themeColor="text1"/>
              <w:bottom w:val="single" w:sz="4" w:space="0" w:color="auto"/>
            </w:tcBorders>
          </w:tcPr>
          <w:p w14:paraId="433BBF2E" w14:textId="77777777" w:rsidR="00937D60" w:rsidRDefault="009F3004">
            <w:r>
              <w:t>Point estimate</w:t>
            </w:r>
          </w:p>
        </w:tc>
        <w:tc>
          <w:tcPr>
            <w:tcW w:w="1539" w:type="pct"/>
            <w:tcBorders>
              <w:top w:val="single" w:sz="4" w:space="0" w:color="000000" w:themeColor="text1"/>
              <w:bottom w:val="single" w:sz="4" w:space="0" w:color="auto"/>
            </w:tcBorders>
          </w:tcPr>
          <w:p w14:paraId="66220EF7" w14:textId="77777777" w:rsidR="00937D60" w:rsidRDefault="009F3004">
            <w:pPr>
              <w:widowControl w:val="0"/>
              <w:spacing w:line="276" w:lineRule="auto"/>
            </w:pPr>
            <w:r>
              <w:t>Confidence interval (lower)</w:t>
            </w:r>
          </w:p>
        </w:tc>
        <w:tc>
          <w:tcPr>
            <w:tcW w:w="1586" w:type="pct"/>
            <w:tcBorders>
              <w:top w:val="single" w:sz="4" w:space="0" w:color="000000" w:themeColor="text1"/>
              <w:bottom w:val="single" w:sz="4" w:space="0" w:color="auto"/>
            </w:tcBorders>
          </w:tcPr>
          <w:p w14:paraId="43A50FF8" w14:textId="77777777" w:rsidR="00937D60" w:rsidRDefault="009F3004">
            <w:pPr>
              <w:widowControl w:val="0"/>
              <w:spacing w:line="276" w:lineRule="auto"/>
            </w:pPr>
            <w:r>
              <w:t>Confidence interval (upper)</w:t>
            </w:r>
            <w:r>
              <w:br/>
              <w:t xml:space="preserve"> </w:t>
            </w:r>
          </w:p>
        </w:tc>
      </w:tr>
      <w:tr w:rsidR="00937D60" w14:paraId="6768030B" w14:textId="77777777" w:rsidTr="00535704">
        <w:trPr>
          <w:trHeight w:val="288"/>
        </w:trPr>
        <w:tc>
          <w:tcPr>
            <w:tcW w:w="1009" w:type="pct"/>
            <w:tcBorders>
              <w:top w:val="single" w:sz="4" w:space="0" w:color="auto"/>
            </w:tcBorders>
          </w:tcPr>
          <w:p w14:paraId="10575912" w14:textId="77777777" w:rsidR="00937D60" w:rsidRDefault="009F3004" w:rsidP="00576DD7">
            <w:pPr>
              <w:widowControl w:val="0"/>
              <w:spacing w:line="276" w:lineRule="auto"/>
              <w:jc w:val="right"/>
            </w:pPr>
            <w:r>
              <w:t>0</w:t>
            </w:r>
          </w:p>
        </w:tc>
        <w:tc>
          <w:tcPr>
            <w:tcW w:w="866" w:type="pct"/>
            <w:tcBorders>
              <w:top w:val="single" w:sz="4" w:space="0" w:color="auto"/>
            </w:tcBorders>
          </w:tcPr>
          <w:p w14:paraId="0200CA4E" w14:textId="77777777" w:rsidR="00937D60" w:rsidRDefault="009F3004" w:rsidP="00576DD7">
            <w:pPr>
              <w:widowControl w:val="0"/>
              <w:spacing w:line="276" w:lineRule="auto"/>
              <w:jc w:val="center"/>
            </w:pPr>
            <w:r>
              <w:t>0.91262</w:t>
            </w:r>
          </w:p>
        </w:tc>
        <w:tc>
          <w:tcPr>
            <w:tcW w:w="1539" w:type="pct"/>
            <w:tcBorders>
              <w:top w:val="single" w:sz="4" w:space="0" w:color="auto"/>
            </w:tcBorders>
          </w:tcPr>
          <w:p w14:paraId="735DBFBD" w14:textId="77777777" w:rsidR="00937D60" w:rsidRDefault="009F3004" w:rsidP="00576DD7">
            <w:pPr>
              <w:widowControl w:val="0"/>
              <w:spacing w:line="276" w:lineRule="auto"/>
              <w:jc w:val="center"/>
            </w:pPr>
            <w:r>
              <w:t>0.896308</w:t>
            </w:r>
          </w:p>
        </w:tc>
        <w:tc>
          <w:tcPr>
            <w:tcW w:w="1586" w:type="pct"/>
            <w:tcBorders>
              <w:top w:val="single" w:sz="4" w:space="0" w:color="auto"/>
            </w:tcBorders>
          </w:tcPr>
          <w:p w14:paraId="6E91B8B6" w14:textId="77777777" w:rsidR="00937D60" w:rsidRDefault="009F3004" w:rsidP="00576DD7">
            <w:pPr>
              <w:widowControl w:val="0"/>
              <w:spacing w:line="276" w:lineRule="auto"/>
              <w:jc w:val="center"/>
            </w:pPr>
            <w:r>
              <w:t>0.928926</w:t>
            </w:r>
          </w:p>
        </w:tc>
      </w:tr>
      <w:tr w:rsidR="00937D60" w14:paraId="11F9F459" w14:textId="77777777" w:rsidTr="00D05D23">
        <w:trPr>
          <w:trHeight w:val="288"/>
        </w:trPr>
        <w:tc>
          <w:tcPr>
            <w:tcW w:w="1009" w:type="pct"/>
          </w:tcPr>
          <w:p w14:paraId="1C49B09D" w14:textId="77777777" w:rsidR="00937D60" w:rsidRDefault="009F3004" w:rsidP="00576DD7">
            <w:pPr>
              <w:widowControl w:val="0"/>
              <w:spacing w:line="276" w:lineRule="auto"/>
              <w:jc w:val="right"/>
            </w:pPr>
            <w:r>
              <w:t>1</w:t>
            </w:r>
          </w:p>
        </w:tc>
        <w:tc>
          <w:tcPr>
            <w:tcW w:w="866" w:type="pct"/>
          </w:tcPr>
          <w:p w14:paraId="520934ED" w14:textId="77777777" w:rsidR="00937D60" w:rsidRDefault="009F3004" w:rsidP="00576DD7">
            <w:pPr>
              <w:widowControl w:val="0"/>
              <w:spacing w:line="276" w:lineRule="auto"/>
              <w:jc w:val="center"/>
            </w:pPr>
            <w:r>
              <w:t>0.88773</w:t>
            </w:r>
          </w:p>
        </w:tc>
        <w:tc>
          <w:tcPr>
            <w:tcW w:w="1539" w:type="pct"/>
          </w:tcPr>
          <w:p w14:paraId="46404349" w14:textId="77777777" w:rsidR="00937D60" w:rsidRDefault="009F3004" w:rsidP="00576DD7">
            <w:pPr>
              <w:widowControl w:val="0"/>
              <w:spacing w:line="276" w:lineRule="auto"/>
              <w:jc w:val="center"/>
            </w:pPr>
            <w:r>
              <w:t>0.868339</w:t>
            </w:r>
          </w:p>
        </w:tc>
        <w:tc>
          <w:tcPr>
            <w:tcW w:w="1586" w:type="pct"/>
          </w:tcPr>
          <w:p w14:paraId="2A622388" w14:textId="77777777" w:rsidR="00937D60" w:rsidRDefault="009F3004" w:rsidP="00576DD7">
            <w:pPr>
              <w:widowControl w:val="0"/>
              <w:spacing w:line="276" w:lineRule="auto"/>
              <w:jc w:val="center"/>
            </w:pPr>
            <w:r>
              <w:t>0.90713</w:t>
            </w:r>
          </w:p>
        </w:tc>
      </w:tr>
      <w:tr w:rsidR="00937D60" w14:paraId="20A8E5B7" w14:textId="77777777" w:rsidTr="00D05D23">
        <w:trPr>
          <w:trHeight w:val="288"/>
        </w:trPr>
        <w:tc>
          <w:tcPr>
            <w:tcW w:w="1009" w:type="pct"/>
          </w:tcPr>
          <w:p w14:paraId="3D1FA8F0" w14:textId="77777777" w:rsidR="00937D60" w:rsidRDefault="009F3004" w:rsidP="00576DD7">
            <w:pPr>
              <w:widowControl w:val="0"/>
              <w:spacing w:line="276" w:lineRule="auto"/>
              <w:jc w:val="right"/>
            </w:pPr>
            <w:r>
              <w:t>2</w:t>
            </w:r>
          </w:p>
        </w:tc>
        <w:tc>
          <w:tcPr>
            <w:tcW w:w="866" w:type="pct"/>
          </w:tcPr>
          <w:p w14:paraId="02A0D848" w14:textId="77777777" w:rsidR="00937D60" w:rsidRDefault="009F3004" w:rsidP="00576DD7">
            <w:pPr>
              <w:widowControl w:val="0"/>
              <w:spacing w:line="276" w:lineRule="auto"/>
              <w:jc w:val="center"/>
            </w:pPr>
            <w:r>
              <w:t>0.86189</w:t>
            </w:r>
          </w:p>
        </w:tc>
        <w:tc>
          <w:tcPr>
            <w:tcW w:w="1539" w:type="pct"/>
          </w:tcPr>
          <w:p w14:paraId="6F95F481" w14:textId="77777777" w:rsidR="00937D60" w:rsidRDefault="009F3004" w:rsidP="00576DD7">
            <w:pPr>
              <w:widowControl w:val="0"/>
              <w:spacing w:line="276" w:lineRule="auto"/>
              <w:jc w:val="center"/>
            </w:pPr>
            <w:r>
              <w:t>0.839798</w:t>
            </w:r>
          </w:p>
        </w:tc>
        <w:tc>
          <w:tcPr>
            <w:tcW w:w="1586" w:type="pct"/>
          </w:tcPr>
          <w:p w14:paraId="66D1FB77" w14:textId="77777777" w:rsidR="00937D60" w:rsidRDefault="009F3004" w:rsidP="00576DD7">
            <w:pPr>
              <w:widowControl w:val="0"/>
              <w:spacing w:line="276" w:lineRule="auto"/>
              <w:jc w:val="center"/>
            </w:pPr>
            <w:r>
              <w:t>0.883973</w:t>
            </w:r>
          </w:p>
        </w:tc>
      </w:tr>
      <w:tr w:rsidR="00937D60" w14:paraId="77C16C1F" w14:textId="77777777" w:rsidTr="00D05D23">
        <w:trPr>
          <w:trHeight w:val="288"/>
        </w:trPr>
        <w:tc>
          <w:tcPr>
            <w:tcW w:w="1009" w:type="pct"/>
          </w:tcPr>
          <w:p w14:paraId="0A815D06" w14:textId="77777777" w:rsidR="00937D60" w:rsidRDefault="009F3004" w:rsidP="00576DD7">
            <w:pPr>
              <w:widowControl w:val="0"/>
              <w:spacing w:line="276" w:lineRule="auto"/>
              <w:jc w:val="right"/>
            </w:pPr>
            <w:r>
              <w:t>3</w:t>
            </w:r>
          </w:p>
        </w:tc>
        <w:tc>
          <w:tcPr>
            <w:tcW w:w="866" w:type="pct"/>
          </w:tcPr>
          <w:p w14:paraId="1FDA63DB" w14:textId="77777777" w:rsidR="00937D60" w:rsidRDefault="009F3004" w:rsidP="00576DD7">
            <w:pPr>
              <w:widowControl w:val="0"/>
              <w:spacing w:line="276" w:lineRule="auto"/>
              <w:jc w:val="center"/>
            </w:pPr>
            <w:r>
              <w:t>0.84612</w:t>
            </w:r>
          </w:p>
        </w:tc>
        <w:tc>
          <w:tcPr>
            <w:tcW w:w="1539" w:type="pct"/>
          </w:tcPr>
          <w:p w14:paraId="183596A3" w14:textId="77777777" w:rsidR="00937D60" w:rsidRDefault="009F3004" w:rsidP="00576DD7">
            <w:pPr>
              <w:widowControl w:val="0"/>
              <w:spacing w:line="276" w:lineRule="auto"/>
              <w:jc w:val="center"/>
            </w:pPr>
            <w:r>
              <w:t>0.822971</w:t>
            </w:r>
          </w:p>
        </w:tc>
        <w:tc>
          <w:tcPr>
            <w:tcW w:w="1586" w:type="pct"/>
          </w:tcPr>
          <w:p w14:paraId="5AE0A908" w14:textId="77777777" w:rsidR="00937D60" w:rsidRDefault="009F3004" w:rsidP="00576DD7">
            <w:pPr>
              <w:widowControl w:val="0"/>
              <w:spacing w:line="276" w:lineRule="auto"/>
              <w:jc w:val="center"/>
            </w:pPr>
            <w:r>
              <w:t>0.869262</w:t>
            </w:r>
          </w:p>
        </w:tc>
      </w:tr>
      <w:tr w:rsidR="00937D60" w14:paraId="6728FCCA" w14:textId="77777777" w:rsidTr="00D05D23">
        <w:trPr>
          <w:trHeight w:val="288"/>
        </w:trPr>
        <w:tc>
          <w:tcPr>
            <w:tcW w:w="1009" w:type="pct"/>
          </w:tcPr>
          <w:p w14:paraId="525DE7C2" w14:textId="77777777" w:rsidR="00937D60" w:rsidRDefault="009F3004" w:rsidP="00576DD7">
            <w:pPr>
              <w:widowControl w:val="0"/>
              <w:spacing w:line="276" w:lineRule="auto"/>
              <w:jc w:val="right"/>
            </w:pPr>
            <w:r>
              <w:t>4</w:t>
            </w:r>
          </w:p>
        </w:tc>
        <w:tc>
          <w:tcPr>
            <w:tcW w:w="866" w:type="pct"/>
          </w:tcPr>
          <w:p w14:paraId="7790D91C" w14:textId="77777777" w:rsidR="00937D60" w:rsidRDefault="009F3004" w:rsidP="00576DD7">
            <w:pPr>
              <w:widowControl w:val="0"/>
              <w:spacing w:line="276" w:lineRule="auto"/>
              <w:jc w:val="center"/>
            </w:pPr>
            <w:r>
              <w:t>0.83394</w:t>
            </w:r>
          </w:p>
        </w:tc>
        <w:tc>
          <w:tcPr>
            <w:tcW w:w="1539" w:type="pct"/>
          </w:tcPr>
          <w:p w14:paraId="0AE60CFF" w14:textId="77777777" w:rsidR="00937D60" w:rsidRDefault="009F3004" w:rsidP="00576DD7">
            <w:pPr>
              <w:widowControl w:val="0"/>
              <w:spacing w:line="276" w:lineRule="auto"/>
              <w:jc w:val="center"/>
            </w:pPr>
            <w:r>
              <w:t>0.809213</w:t>
            </w:r>
          </w:p>
        </w:tc>
        <w:tc>
          <w:tcPr>
            <w:tcW w:w="1586" w:type="pct"/>
          </w:tcPr>
          <w:p w14:paraId="368D5600" w14:textId="77777777" w:rsidR="00937D60" w:rsidRDefault="009F3004" w:rsidP="00576DD7">
            <w:pPr>
              <w:widowControl w:val="0"/>
              <w:spacing w:line="276" w:lineRule="auto"/>
              <w:jc w:val="center"/>
            </w:pPr>
            <w:r>
              <w:t>0.858671</w:t>
            </w:r>
          </w:p>
        </w:tc>
      </w:tr>
      <w:tr w:rsidR="00937D60" w14:paraId="3ED691D3" w14:textId="77777777" w:rsidTr="00D05D23">
        <w:trPr>
          <w:trHeight w:val="288"/>
        </w:trPr>
        <w:tc>
          <w:tcPr>
            <w:tcW w:w="1009" w:type="pct"/>
          </w:tcPr>
          <w:p w14:paraId="2A76B377" w14:textId="77777777" w:rsidR="00937D60" w:rsidRDefault="009F3004" w:rsidP="00576DD7">
            <w:pPr>
              <w:widowControl w:val="0"/>
              <w:spacing w:line="276" w:lineRule="auto"/>
              <w:jc w:val="right"/>
            </w:pPr>
            <w:r>
              <w:t>5</w:t>
            </w:r>
          </w:p>
        </w:tc>
        <w:tc>
          <w:tcPr>
            <w:tcW w:w="866" w:type="pct"/>
          </w:tcPr>
          <w:p w14:paraId="26CFAD28" w14:textId="77777777" w:rsidR="00937D60" w:rsidRDefault="009F3004" w:rsidP="00576DD7">
            <w:pPr>
              <w:widowControl w:val="0"/>
              <w:spacing w:line="276" w:lineRule="auto"/>
              <w:jc w:val="center"/>
            </w:pPr>
            <w:r>
              <w:t>0.82545</w:t>
            </w:r>
          </w:p>
        </w:tc>
        <w:tc>
          <w:tcPr>
            <w:tcW w:w="1539" w:type="pct"/>
          </w:tcPr>
          <w:p w14:paraId="0832919B" w14:textId="77777777" w:rsidR="00937D60" w:rsidRDefault="009F3004" w:rsidP="00576DD7">
            <w:pPr>
              <w:widowControl w:val="0"/>
              <w:spacing w:line="276" w:lineRule="auto"/>
              <w:jc w:val="center"/>
            </w:pPr>
            <w:r>
              <w:t>0.80042</w:t>
            </w:r>
          </w:p>
        </w:tc>
        <w:tc>
          <w:tcPr>
            <w:tcW w:w="1586" w:type="pct"/>
          </w:tcPr>
          <w:p w14:paraId="17089205" w14:textId="77777777" w:rsidR="00937D60" w:rsidRDefault="009F3004" w:rsidP="00576DD7">
            <w:pPr>
              <w:widowControl w:val="0"/>
              <w:spacing w:line="276" w:lineRule="auto"/>
              <w:jc w:val="center"/>
            </w:pPr>
            <w:r>
              <w:t>0.850479</w:t>
            </w:r>
          </w:p>
        </w:tc>
      </w:tr>
      <w:tr w:rsidR="00937D60" w14:paraId="3F5EB184" w14:textId="77777777" w:rsidTr="00D05D23">
        <w:trPr>
          <w:trHeight w:val="288"/>
        </w:trPr>
        <w:tc>
          <w:tcPr>
            <w:tcW w:w="1009" w:type="pct"/>
          </w:tcPr>
          <w:p w14:paraId="48A5147C" w14:textId="77777777" w:rsidR="00937D60" w:rsidRDefault="009F3004" w:rsidP="00576DD7">
            <w:pPr>
              <w:widowControl w:val="0"/>
              <w:spacing w:line="276" w:lineRule="auto"/>
              <w:jc w:val="right"/>
            </w:pPr>
            <w:r>
              <w:t>6</w:t>
            </w:r>
          </w:p>
        </w:tc>
        <w:tc>
          <w:tcPr>
            <w:tcW w:w="866" w:type="pct"/>
          </w:tcPr>
          <w:p w14:paraId="000FA1CE" w14:textId="77777777" w:rsidR="00937D60" w:rsidRDefault="009F3004" w:rsidP="00576DD7">
            <w:pPr>
              <w:widowControl w:val="0"/>
              <w:spacing w:line="276" w:lineRule="auto"/>
              <w:jc w:val="center"/>
            </w:pPr>
            <w:r>
              <w:t>0.8184</w:t>
            </w:r>
          </w:p>
        </w:tc>
        <w:tc>
          <w:tcPr>
            <w:tcW w:w="1539" w:type="pct"/>
          </w:tcPr>
          <w:p w14:paraId="72BF1D9F" w14:textId="77777777" w:rsidR="00937D60" w:rsidRDefault="009F3004" w:rsidP="00576DD7">
            <w:pPr>
              <w:widowControl w:val="0"/>
              <w:spacing w:line="276" w:lineRule="auto"/>
              <w:jc w:val="center"/>
            </w:pPr>
            <w:r>
              <w:t>0.792799</w:t>
            </w:r>
          </w:p>
        </w:tc>
        <w:tc>
          <w:tcPr>
            <w:tcW w:w="1586" w:type="pct"/>
          </w:tcPr>
          <w:p w14:paraId="28E04909" w14:textId="77777777" w:rsidR="00937D60" w:rsidRDefault="009F3004" w:rsidP="00576DD7">
            <w:pPr>
              <w:widowControl w:val="0"/>
              <w:spacing w:line="276" w:lineRule="auto"/>
              <w:jc w:val="center"/>
            </w:pPr>
            <w:r>
              <w:t>0.843998</w:t>
            </w:r>
          </w:p>
        </w:tc>
      </w:tr>
      <w:tr w:rsidR="00937D60" w14:paraId="7321F73B" w14:textId="77777777" w:rsidTr="00D05D23">
        <w:trPr>
          <w:trHeight w:val="288"/>
        </w:trPr>
        <w:tc>
          <w:tcPr>
            <w:tcW w:w="1009" w:type="pct"/>
          </w:tcPr>
          <w:p w14:paraId="2ECCE73A" w14:textId="77777777" w:rsidR="00937D60" w:rsidRDefault="009F3004" w:rsidP="00576DD7">
            <w:pPr>
              <w:widowControl w:val="0"/>
              <w:spacing w:line="276" w:lineRule="auto"/>
              <w:jc w:val="right"/>
            </w:pPr>
            <w:r>
              <w:t>7</w:t>
            </w:r>
          </w:p>
        </w:tc>
        <w:tc>
          <w:tcPr>
            <w:tcW w:w="866" w:type="pct"/>
          </w:tcPr>
          <w:p w14:paraId="05CF607C" w14:textId="77777777" w:rsidR="00937D60" w:rsidRDefault="009F3004" w:rsidP="00576DD7">
            <w:pPr>
              <w:widowControl w:val="0"/>
              <w:spacing w:line="276" w:lineRule="auto"/>
              <w:jc w:val="center"/>
            </w:pPr>
            <w:r>
              <w:t>0.81544</w:t>
            </w:r>
          </w:p>
        </w:tc>
        <w:tc>
          <w:tcPr>
            <w:tcW w:w="1539" w:type="pct"/>
          </w:tcPr>
          <w:p w14:paraId="7FB5224D" w14:textId="77777777" w:rsidR="00937D60" w:rsidRDefault="009F3004" w:rsidP="00576DD7">
            <w:pPr>
              <w:widowControl w:val="0"/>
              <w:spacing w:line="276" w:lineRule="auto"/>
              <w:jc w:val="center"/>
            </w:pPr>
            <w:r>
              <w:t>0.789554</w:t>
            </w:r>
          </w:p>
        </w:tc>
        <w:tc>
          <w:tcPr>
            <w:tcW w:w="1586" w:type="pct"/>
          </w:tcPr>
          <w:p w14:paraId="62F1D915" w14:textId="77777777" w:rsidR="00937D60" w:rsidRDefault="009F3004" w:rsidP="00576DD7">
            <w:pPr>
              <w:widowControl w:val="0"/>
              <w:spacing w:line="276" w:lineRule="auto"/>
              <w:jc w:val="center"/>
            </w:pPr>
            <w:r>
              <w:t>0.841319</w:t>
            </w:r>
          </w:p>
        </w:tc>
      </w:tr>
      <w:tr w:rsidR="00937D60" w14:paraId="5B80F6DA" w14:textId="77777777" w:rsidTr="00D05D23">
        <w:trPr>
          <w:trHeight w:val="288"/>
        </w:trPr>
        <w:tc>
          <w:tcPr>
            <w:tcW w:w="1009" w:type="pct"/>
          </w:tcPr>
          <w:p w14:paraId="79169541" w14:textId="77777777" w:rsidR="00937D60" w:rsidRDefault="009F3004" w:rsidP="00576DD7">
            <w:pPr>
              <w:widowControl w:val="0"/>
              <w:spacing w:line="276" w:lineRule="auto"/>
              <w:jc w:val="right"/>
            </w:pPr>
            <w:r>
              <w:t>8</w:t>
            </w:r>
          </w:p>
        </w:tc>
        <w:tc>
          <w:tcPr>
            <w:tcW w:w="866" w:type="pct"/>
          </w:tcPr>
          <w:p w14:paraId="7268E482" w14:textId="77777777" w:rsidR="00937D60" w:rsidRDefault="009F3004" w:rsidP="00576DD7">
            <w:pPr>
              <w:widowControl w:val="0"/>
              <w:spacing w:line="276" w:lineRule="auto"/>
              <w:jc w:val="center"/>
            </w:pPr>
            <w:r>
              <w:t>0.81417</w:t>
            </w:r>
          </w:p>
        </w:tc>
        <w:tc>
          <w:tcPr>
            <w:tcW w:w="1539" w:type="pct"/>
          </w:tcPr>
          <w:p w14:paraId="3D133FD8" w14:textId="77777777" w:rsidR="00937D60" w:rsidRDefault="009F3004" w:rsidP="00576DD7">
            <w:pPr>
              <w:widowControl w:val="0"/>
              <w:spacing w:line="276" w:lineRule="auto"/>
              <w:jc w:val="center"/>
            </w:pPr>
            <w:r>
              <w:t>0.788233</w:t>
            </w:r>
          </w:p>
        </w:tc>
        <w:tc>
          <w:tcPr>
            <w:tcW w:w="1586" w:type="pct"/>
          </w:tcPr>
          <w:p w14:paraId="26851B9C" w14:textId="77777777" w:rsidR="00937D60" w:rsidRDefault="009F3004" w:rsidP="00576DD7">
            <w:pPr>
              <w:widowControl w:val="0"/>
              <w:spacing w:line="276" w:lineRule="auto"/>
              <w:jc w:val="center"/>
            </w:pPr>
            <w:r>
              <w:t>0.840102</w:t>
            </w:r>
          </w:p>
        </w:tc>
      </w:tr>
      <w:tr w:rsidR="00937D60" w14:paraId="2560E395" w14:textId="77777777" w:rsidTr="00D05D23">
        <w:trPr>
          <w:trHeight w:val="288"/>
        </w:trPr>
        <w:tc>
          <w:tcPr>
            <w:tcW w:w="1009" w:type="pct"/>
          </w:tcPr>
          <w:p w14:paraId="7D8AF876" w14:textId="77777777" w:rsidR="00937D60" w:rsidRDefault="009F3004" w:rsidP="00576DD7">
            <w:pPr>
              <w:widowControl w:val="0"/>
              <w:spacing w:line="276" w:lineRule="auto"/>
              <w:jc w:val="right"/>
            </w:pPr>
            <w:r>
              <w:t>9</w:t>
            </w:r>
          </w:p>
        </w:tc>
        <w:tc>
          <w:tcPr>
            <w:tcW w:w="866" w:type="pct"/>
          </w:tcPr>
          <w:p w14:paraId="576ABCF4" w14:textId="77777777" w:rsidR="00937D60" w:rsidRDefault="009F3004" w:rsidP="00576DD7">
            <w:pPr>
              <w:widowControl w:val="0"/>
              <w:spacing w:line="276" w:lineRule="auto"/>
              <w:jc w:val="center"/>
            </w:pPr>
            <w:r>
              <w:t>0.81362</w:t>
            </w:r>
          </w:p>
        </w:tc>
        <w:tc>
          <w:tcPr>
            <w:tcW w:w="1539" w:type="pct"/>
          </w:tcPr>
          <w:p w14:paraId="34DFC0AC" w14:textId="77777777" w:rsidR="00937D60" w:rsidRDefault="009F3004" w:rsidP="00576DD7">
            <w:pPr>
              <w:widowControl w:val="0"/>
              <w:spacing w:line="276" w:lineRule="auto"/>
              <w:jc w:val="center"/>
            </w:pPr>
            <w:r>
              <w:t>0.787603</w:t>
            </w:r>
          </w:p>
        </w:tc>
        <w:tc>
          <w:tcPr>
            <w:tcW w:w="1586" w:type="pct"/>
          </w:tcPr>
          <w:p w14:paraId="06EF4CC5" w14:textId="77777777" w:rsidR="00937D60" w:rsidRDefault="009F3004" w:rsidP="00576DD7">
            <w:pPr>
              <w:widowControl w:val="0"/>
              <w:spacing w:line="276" w:lineRule="auto"/>
              <w:jc w:val="center"/>
            </w:pPr>
            <w:r>
              <w:t>0.839639</w:t>
            </w:r>
          </w:p>
        </w:tc>
      </w:tr>
      <w:tr w:rsidR="00937D60" w14:paraId="0A6DF80B" w14:textId="77777777" w:rsidTr="00D05D23">
        <w:trPr>
          <w:trHeight w:val="288"/>
        </w:trPr>
        <w:tc>
          <w:tcPr>
            <w:tcW w:w="1009" w:type="pct"/>
          </w:tcPr>
          <w:p w14:paraId="11077F95" w14:textId="77777777" w:rsidR="00937D60" w:rsidRDefault="009F3004" w:rsidP="00576DD7">
            <w:pPr>
              <w:widowControl w:val="0"/>
              <w:spacing w:line="276" w:lineRule="auto"/>
              <w:jc w:val="right"/>
            </w:pPr>
            <w:r>
              <w:t>10</w:t>
            </w:r>
          </w:p>
        </w:tc>
        <w:tc>
          <w:tcPr>
            <w:tcW w:w="866" w:type="pct"/>
          </w:tcPr>
          <w:p w14:paraId="67B6304C" w14:textId="77777777" w:rsidR="00937D60" w:rsidRDefault="009F3004" w:rsidP="00576DD7">
            <w:pPr>
              <w:widowControl w:val="0"/>
              <w:spacing w:line="276" w:lineRule="auto"/>
              <w:jc w:val="center"/>
            </w:pPr>
            <w:r>
              <w:t>0.81048</w:t>
            </w:r>
          </w:p>
        </w:tc>
        <w:tc>
          <w:tcPr>
            <w:tcW w:w="1539" w:type="pct"/>
          </w:tcPr>
          <w:p w14:paraId="5367C427" w14:textId="77777777" w:rsidR="00937D60" w:rsidRDefault="009F3004" w:rsidP="00576DD7">
            <w:pPr>
              <w:widowControl w:val="0"/>
              <w:spacing w:line="276" w:lineRule="auto"/>
              <w:jc w:val="center"/>
            </w:pPr>
            <w:r>
              <w:t>0.784608</w:t>
            </w:r>
          </w:p>
        </w:tc>
        <w:tc>
          <w:tcPr>
            <w:tcW w:w="1586" w:type="pct"/>
          </w:tcPr>
          <w:p w14:paraId="4EDCDF43" w14:textId="77777777" w:rsidR="00937D60" w:rsidRDefault="009F3004" w:rsidP="00576DD7">
            <w:pPr>
              <w:widowControl w:val="0"/>
              <w:spacing w:line="276" w:lineRule="auto"/>
              <w:jc w:val="center"/>
            </w:pPr>
            <w:r>
              <w:t>0.836349</w:t>
            </w:r>
          </w:p>
        </w:tc>
      </w:tr>
      <w:tr w:rsidR="00937D60" w14:paraId="2C08707D" w14:textId="77777777" w:rsidTr="00D05D23">
        <w:trPr>
          <w:trHeight w:val="288"/>
        </w:trPr>
        <w:tc>
          <w:tcPr>
            <w:tcW w:w="1009" w:type="pct"/>
          </w:tcPr>
          <w:p w14:paraId="37D16449" w14:textId="77777777" w:rsidR="00937D60" w:rsidRDefault="009F3004" w:rsidP="00576DD7">
            <w:pPr>
              <w:widowControl w:val="0"/>
              <w:spacing w:line="276" w:lineRule="auto"/>
              <w:jc w:val="right"/>
            </w:pPr>
            <w:r>
              <w:t>11</w:t>
            </w:r>
          </w:p>
        </w:tc>
        <w:tc>
          <w:tcPr>
            <w:tcW w:w="866" w:type="pct"/>
          </w:tcPr>
          <w:p w14:paraId="77011763" w14:textId="77777777" w:rsidR="00937D60" w:rsidRDefault="009F3004" w:rsidP="00576DD7">
            <w:pPr>
              <w:widowControl w:val="0"/>
              <w:spacing w:line="276" w:lineRule="auto"/>
              <w:jc w:val="center"/>
            </w:pPr>
            <w:r>
              <w:t>0.81048</w:t>
            </w:r>
          </w:p>
        </w:tc>
        <w:tc>
          <w:tcPr>
            <w:tcW w:w="1539" w:type="pct"/>
          </w:tcPr>
          <w:p w14:paraId="7FEB2D1E" w14:textId="77777777" w:rsidR="00937D60" w:rsidRDefault="009F3004" w:rsidP="00576DD7">
            <w:pPr>
              <w:widowControl w:val="0"/>
              <w:spacing w:line="276" w:lineRule="auto"/>
              <w:jc w:val="center"/>
            </w:pPr>
            <w:r>
              <w:t>0.784608</w:t>
            </w:r>
          </w:p>
        </w:tc>
        <w:tc>
          <w:tcPr>
            <w:tcW w:w="1586" w:type="pct"/>
          </w:tcPr>
          <w:p w14:paraId="7C2ED759" w14:textId="77777777" w:rsidR="00937D60" w:rsidRDefault="009F3004" w:rsidP="00576DD7">
            <w:pPr>
              <w:widowControl w:val="0"/>
              <w:spacing w:line="276" w:lineRule="auto"/>
              <w:jc w:val="center"/>
            </w:pPr>
            <w:r>
              <w:t>0.836349</w:t>
            </w:r>
          </w:p>
        </w:tc>
      </w:tr>
      <w:tr w:rsidR="00937D60" w14:paraId="59B7BB63" w14:textId="77777777" w:rsidTr="00D05D23">
        <w:trPr>
          <w:trHeight w:val="288"/>
        </w:trPr>
        <w:tc>
          <w:tcPr>
            <w:tcW w:w="1009" w:type="pct"/>
          </w:tcPr>
          <w:p w14:paraId="5AD02853" w14:textId="77777777" w:rsidR="00937D60" w:rsidRDefault="009F3004" w:rsidP="00576DD7">
            <w:pPr>
              <w:widowControl w:val="0"/>
              <w:spacing w:line="276" w:lineRule="auto"/>
              <w:jc w:val="right"/>
            </w:pPr>
            <w:r>
              <w:t>12</w:t>
            </w:r>
          </w:p>
        </w:tc>
        <w:tc>
          <w:tcPr>
            <w:tcW w:w="866" w:type="pct"/>
          </w:tcPr>
          <w:p w14:paraId="7EA7EBD7" w14:textId="77777777" w:rsidR="00937D60" w:rsidRDefault="009F3004" w:rsidP="00576DD7">
            <w:pPr>
              <w:widowControl w:val="0"/>
              <w:spacing w:line="276" w:lineRule="auto"/>
              <w:jc w:val="center"/>
            </w:pPr>
            <w:r>
              <w:t>0.81048</w:t>
            </w:r>
          </w:p>
        </w:tc>
        <w:tc>
          <w:tcPr>
            <w:tcW w:w="1539" w:type="pct"/>
          </w:tcPr>
          <w:p w14:paraId="0B0F8255" w14:textId="77777777" w:rsidR="00937D60" w:rsidRDefault="009F3004" w:rsidP="00576DD7">
            <w:pPr>
              <w:widowControl w:val="0"/>
              <w:spacing w:line="276" w:lineRule="auto"/>
              <w:jc w:val="center"/>
            </w:pPr>
            <w:r>
              <w:t>0.784608</w:t>
            </w:r>
          </w:p>
        </w:tc>
        <w:tc>
          <w:tcPr>
            <w:tcW w:w="1586" w:type="pct"/>
          </w:tcPr>
          <w:p w14:paraId="6D07A7A8" w14:textId="77777777" w:rsidR="00937D60" w:rsidRDefault="009F3004" w:rsidP="00576DD7">
            <w:pPr>
              <w:widowControl w:val="0"/>
              <w:spacing w:line="276" w:lineRule="auto"/>
              <w:jc w:val="center"/>
            </w:pPr>
            <w:r>
              <w:t>0.836349</w:t>
            </w:r>
          </w:p>
        </w:tc>
      </w:tr>
      <w:tr w:rsidR="00937D60" w14:paraId="2C271818" w14:textId="77777777" w:rsidTr="00D05D23">
        <w:trPr>
          <w:trHeight w:val="288"/>
        </w:trPr>
        <w:tc>
          <w:tcPr>
            <w:tcW w:w="1009" w:type="pct"/>
          </w:tcPr>
          <w:p w14:paraId="789C9968" w14:textId="77777777" w:rsidR="00937D60" w:rsidRDefault="009F3004" w:rsidP="00576DD7">
            <w:pPr>
              <w:widowControl w:val="0"/>
              <w:spacing w:line="276" w:lineRule="auto"/>
              <w:jc w:val="right"/>
            </w:pPr>
            <w:r>
              <w:t>13</w:t>
            </w:r>
          </w:p>
        </w:tc>
        <w:tc>
          <w:tcPr>
            <w:tcW w:w="866" w:type="pct"/>
          </w:tcPr>
          <w:p w14:paraId="2AB61FD2" w14:textId="77777777" w:rsidR="00937D60" w:rsidRDefault="009F3004" w:rsidP="00576DD7">
            <w:pPr>
              <w:widowControl w:val="0"/>
              <w:spacing w:line="276" w:lineRule="auto"/>
              <w:jc w:val="center"/>
            </w:pPr>
            <w:r>
              <w:t>0.81048</w:t>
            </w:r>
          </w:p>
        </w:tc>
        <w:tc>
          <w:tcPr>
            <w:tcW w:w="1539" w:type="pct"/>
          </w:tcPr>
          <w:p w14:paraId="27EF8AA4" w14:textId="77777777" w:rsidR="00937D60" w:rsidRDefault="009F3004" w:rsidP="00576DD7">
            <w:pPr>
              <w:widowControl w:val="0"/>
              <w:spacing w:line="276" w:lineRule="auto"/>
              <w:jc w:val="center"/>
            </w:pPr>
            <w:r>
              <w:t>0.784608</w:t>
            </w:r>
          </w:p>
        </w:tc>
        <w:tc>
          <w:tcPr>
            <w:tcW w:w="1586" w:type="pct"/>
          </w:tcPr>
          <w:p w14:paraId="2BA676C4" w14:textId="77777777" w:rsidR="00937D60" w:rsidRDefault="009F3004" w:rsidP="00576DD7">
            <w:pPr>
              <w:widowControl w:val="0"/>
              <w:spacing w:line="276" w:lineRule="auto"/>
              <w:jc w:val="center"/>
            </w:pPr>
            <w:r>
              <w:t>0.836349</w:t>
            </w:r>
          </w:p>
        </w:tc>
      </w:tr>
      <w:tr w:rsidR="00937D60" w14:paraId="4AD070EB" w14:textId="77777777" w:rsidTr="00D05D23">
        <w:trPr>
          <w:trHeight w:val="288"/>
        </w:trPr>
        <w:tc>
          <w:tcPr>
            <w:tcW w:w="1009" w:type="pct"/>
          </w:tcPr>
          <w:p w14:paraId="72D410DB" w14:textId="77777777" w:rsidR="00937D60" w:rsidRDefault="009F3004" w:rsidP="00576DD7">
            <w:pPr>
              <w:widowControl w:val="0"/>
              <w:spacing w:line="276" w:lineRule="auto"/>
              <w:jc w:val="right"/>
            </w:pPr>
            <w:r>
              <w:t>14</w:t>
            </w:r>
          </w:p>
        </w:tc>
        <w:tc>
          <w:tcPr>
            <w:tcW w:w="866" w:type="pct"/>
          </w:tcPr>
          <w:p w14:paraId="4C978DFB" w14:textId="77777777" w:rsidR="00937D60" w:rsidRDefault="009F3004" w:rsidP="00576DD7">
            <w:pPr>
              <w:widowControl w:val="0"/>
              <w:spacing w:line="276" w:lineRule="auto"/>
              <w:jc w:val="center"/>
            </w:pPr>
            <w:r>
              <w:t>0.81048</w:t>
            </w:r>
          </w:p>
        </w:tc>
        <w:tc>
          <w:tcPr>
            <w:tcW w:w="1539" w:type="pct"/>
          </w:tcPr>
          <w:p w14:paraId="6D2EA9BA" w14:textId="77777777" w:rsidR="00937D60" w:rsidRDefault="009F3004" w:rsidP="00576DD7">
            <w:pPr>
              <w:widowControl w:val="0"/>
              <w:spacing w:line="276" w:lineRule="auto"/>
              <w:jc w:val="center"/>
            </w:pPr>
            <w:r>
              <w:t>0.784608</w:t>
            </w:r>
          </w:p>
        </w:tc>
        <w:tc>
          <w:tcPr>
            <w:tcW w:w="1586" w:type="pct"/>
          </w:tcPr>
          <w:p w14:paraId="323232B7" w14:textId="77777777" w:rsidR="00937D60" w:rsidRDefault="009F3004" w:rsidP="00576DD7">
            <w:pPr>
              <w:widowControl w:val="0"/>
              <w:spacing w:line="276" w:lineRule="auto"/>
              <w:jc w:val="center"/>
            </w:pPr>
            <w:r>
              <w:t>0.836349</w:t>
            </w:r>
          </w:p>
        </w:tc>
      </w:tr>
    </w:tbl>
    <w:p w14:paraId="29F7BA99" w14:textId="77777777" w:rsidR="00937D60" w:rsidRDefault="009F3004">
      <w:pPr>
        <w:rPr>
          <w:b/>
        </w:rPr>
      </w:pPr>
      <w:r>
        <w:rPr>
          <w:b/>
        </w:rPr>
        <w:lastRenderedPageBreak/>
        <w:t>Figure 22: Kaplan Meier Survival Curve for FGM in Sierra Leone</w:t>
      </w:r>
    </w:p>
    <w:p w14:paraId="1FBE402C" w14:textId="69598D0A" w:rsidR="00937D60" w:rsidRDefault="00D43188">
      <w:r>
        <w:rPr>
          <w:noProof/>
        </w:rPr>
        <w:drawing>
          <wp:inline distT="0" distB="0" distL="0" distR="0" wp14:anchorId="2B84B83D" wp14:editId="787EF40E">
            <wp:extent cx="5943600" cy="361569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t="4044"/>
                    <a:stretch/>
                  </pic:blipFill>
                  <pic:spPr bwMode="auto">
                    <a:xfrm>
                      <a:off x="0" y="0"/>
                      <a:ext cx="5943600" cy="3615690"/>
                    </a:xfrm>
                    <a:prstGeom prst="rect">
                      <a:avLst/>
                    </a:prstGeom>
                    <a:ln>
                      <a:noFill/>
                    </a:ln>
                    <a:extLst>
                      <a:ext uri="{53640926-AAD7-44D8-BBD7-CCE9431645EC}">
                        <a14:shadowObscured xmlns:a14="http://schemas.microsoft.com/office/drawing/2010/main"/>
                      </a:ext>
                    </a:extLst>
                  </pic:spPr>
                </pic:pic>
              </a:graphicData>
            </a:graphic>
          </wp:inline>
        </w:drawing>
      </w:r>
    </w:p>
    <w:tbl>
      <w:tblPr>
        <w:tblW w:w="9270" w:type="dxa"/>
        <w:tblLook w:val="04A0" w:firstRow="1" w:lastRow="0" w:firstColumn="1" w:lastColumn="0" w:noHBand="0" w:noVBand="1"/>
      </w:tblPr>
      <w:tblGrid>
        <w:gridCol w:w="1260"/>
        <w:gridCol w:w="1710"/>
        <w:gridCol w:w="3600"/>
        <w:gridCol w:w="2700"/>
      </w:tblGrid>
      <w:tr w:rsidR="00D43188" w:rsidRPr="00D43188" w14:paraId="70B9C5FB" w14:textId="77777777" w:rsidTr="00535704">
        <w:trPr>
          <w:trHeight w:val="493"/>
        </w:trPr>
        <w:tc>
          <w:tcPr>
            <w:tcW w:w="1260" w:type="dxa"/>
            <w:tcBorders>
              <w:top w:val="single" w:sz="8" w:space="0" w:color="000000"/>
              <w:left w:val="nil"/>
              <w:bottom w:val="single" w:sz="4" w:space="0" w:color="auto"/>
              <w:right w:val="nil"/>
            </w:tcBorders>
            <w:shd w:val="clear" w:color="auto" w:fill="auto"/>
            <w:vAlign w:val="center"/>
            <w:hideMark/>
          </w:tcPr>
          <w:p w14:paraId="7DEF3F61" w14:textId="77777777" w:rsidR="00D43188" w:rsidRPr="00D43188" w:rsidRDefault="00D43188" w:rsidP="00D43188">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rPr>
            </w:pPr>
            <w:r w:rsidRPr="00D43188">
              <w:rPr>
                <w:rFonts w:eastAsia="Times New Roman" w:cs="Times New Roman"/>
              </w:rPr>
              <w:t>Study time</w:t>
            </w:r>
          </w:p>
        </w:tc>
        <w:tc>
          <w:tcPr>
            <w:tcW w:w="1710" w:type="dxa"/>
            <w:tcBorders>
              <w:top w:val="single" w:sz="8" w:space="0" w:color="000000"/>
              <w:left w:val="nil"/>
              <w:bottom w:val="single" w:sz="4" w:space="0" w:color="auto"/>
              <w:right w:val="nil"/>
            </w:tcBorders>
            <w:shd w:val="clear" w:color="auto" w:fill="auto"/>
            <w:vAlign w:val="center"/>
            <w:hideMark/>
          </w:tcPr>
          <w:p w14:paraId="5E5F5E81" w14:textId="77777777" w:rsidR="00D43188" w:rsidRPr="00D43188" w:rsidRDefault="00D43188" w:rsidP="00D43188">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rPr>
            </w:pPr>
            <w:r w:rsidRPr="00D43188">
              <w:rPr>
                <w:rFonts w:eastAsia="Times New Roman" w:cs="Times New Roman"/>
              </w:rPr>
              <w:t>Point estimate</w:t>
            </w:r>
          </w:p>
        </w:tc>
        <w:tc>
          <w:tcPr>
            <w:tcW w:w="3600" w:type="dxa"/>
            <w:tcBorders>
              <w:top w:val="single" w:sz="8" w:space="0" w:color="000000"/>
              <w:left w:val="nil"/>
              <w:bottom w:val="single" w:sz="4" w:space="0" w:color="auto"/>
              <w:right w:val="nil"/>
            </w:tcBorders>
            <w:shd w:val="clear" w:color="auto" w:fill="auto"/>
            <w:vAlign w:val="center"/>
            <w:hideMark/>
          </w:tcPr>
          <w:p w14:paraId="0BB954DB" w14:textId="77777777" w:rsidR="00D43188" w:rsidRPr="00D43188" w:rsidRDefault="00D43188" w:rsidP="00D43188">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rPr>
            </w:pPr>
            <w:r w:rsidRPr="00D43188">
              <w:rPr>
                <w:rFonts w:eastAsia="Times New Roman" w:cs="Times New Roman"/>
              </w:rPr>
              <w:t>Confidence interval (lower)</w:t>
            </w:r>
          </w:p>
        </w:tc>
        <w:tc>
          <w:tcPr>
            <w:tcW w:w="2700" w:type="dxa"/>
            <w:tcBorders>
              <w:top w:val="single" w:sz="8" w:space="0" w:color="000000"/>
              <w:left w:val="nil"/>
              <w:bottom w:val="single" w:sz="4" w:space="0" w:color="auto"/>
              <w:right w:val="nil"/>
            </w:tcBorders>
            <w:shd w:val="clear" w:color="auto" w:fill="auto"/>
            <w:vAlign w:val="center"/>
            <w:hideMark/>
          </w:tcPr>
          <w:p w14:paraId="5FF90ECD" w14:textId="77777777" w:rsidR="00D43188" w:rsidRPr="00D43188" w:rsidRDefault="00D43188" w:rsidP="00D43188">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rPr>
            </w:pPr>
            <w:r w:rsidRPr="00D43188">
              <w:rPr>
                <w:rFonts w:eastAsia="Times New Roman" w:cs="Times New Roman"/>
              </w:rPr>
              <w:t>Confidence interval (upper)</w:t>
            </w:r>
          </w:p>
        </w:tc>
      </w:tr>
      <w:tr w:rsidR="00D43188" w:rsidRPr="00D43188" w14:paraId="4BFFA66C" w14:textId="77777777" w:rsidTr="00535704">
        <w:trPr>
          <w:trHeight w:val="300"/>
        </w:trPr>
        <w:tc>
          <w:tcPr>
            <w:tcW w:w="1260" w:type="dxa"/>
            <w:tcBorders>
              <w:top w:val="single" w:sz="4" w:space="0" w:color="auto"/>
              <w:left w:val="nil"/>
              <w:bottom w:val="nil"/>
              <w:right w:val="nil"/>
            </w:tcBorders>
            <w:shd w:val="clear" w:color="auto" w:fill="auto"/>
            <w:noWrap/>
            <w:vAlign w:val="center"/>
            <w:hideMark/>
          </w:tcPr>
          <w:p w14:paraId="21ED2386" w14:textId="77777777" w:rsidR="00D43188" w:rsidRPr="00D43188" w:rsidRDefault="00D43188" w:rsidP="00D4318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Lucida Console" w:eastAsia="Times New Roman" w:hAnsi="Lucida Console" w:cs="Times New Roman"/>
                <w:sz w:val="20"/>
                <w:szCs w:val="20"/>
              </w:rPr>
            </w:pPr>
            <w:r w:rsidRPr="00D43188">
              <w:rPr>
                <w:rFonts w:ascii="Lucida Console" w:eastAsia="Times New Roman" w:hAnsi="Lucida Console" w:cs="Times New Roman"/>
                <w:sz w:val="20"/>
                <w:szCs w:val="20"/>
              </w:rPr>
              <w:t>0</w:t>
            </w:r>
          </w:p>
        </w:tc>
        <w:tc>
          <w:tcPr>
            <w:tcW w:w="1710" w:type="dxa"/>
            <w:tcBorders>
              <w:top w:val="single" w:sz="4" w:space="0" w:color="auto"/>
              <w:left w:val="nil"/>
              <w:bottom w:val="nil"/>
              <w:right w:val="nil"/>
            </w:tcBorders>
            <w:shd w:val="clear" w:color="auto" w:fill="auto"/>
            <w:noWrap/>
            <w:vAlign w:val="bottom"/>
            <w:hideMark/>
          </w:tcPr>
          <w:p w14:paraId="2178908A" w14:textId="77777777" w:rsidR="00D43188" w:rsidRPr="00D43188" w:rsidRDefault="00D43188" w:rsidP="00D4318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D43188">
              <w:rPr>
                <w:rFonts w:eastAsia="Times New Roman" w:cs="Times New Roman"/>
              </w:rPr>
              <w:t>0.999047</w:t>
            </w:r>
          </w:p>
        </w:tc>
        <w:tc>
          <w:tcPr>
            <w:tcW w:w="3600" w:type="dxa"/>
            <w:tcBorders>
              <w:top w:val="single" w:sz="4" w:space="0" w:color="auto"/>
              <w:left w:val="nil"/>
              <w:bottom w:val="nil"/>
              <w:right w:val="nil"/>
            </w:tcBorders>
            <w:shd w:val="clear" w:color="auto" w:fill="auto"/>
            <w:noWrap/>
            <w:vAlign w:val="bottom"/>
            <w:hideMark/>
          </w:tcPr>
          <w:p w14:paraId="294DD534" w14:textId="77777777" w:rsidR="00D43188" w:rsidRPr="00D43188" w:rsidRDefault="00D43188" w:rsidP="00D4318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D43188">
              <w:rPr>
                <w:rFonts w:eastAsia="Times New Roman" w:cs="Times New Roman"/>
              </w:rPr>
              <w:t>0.998389</w:t>
            </w:r>
          </w:p>
        </w:tc>
        <w:tc>
          <w:tcPr>
            <w:tcW w:w="2700" w:type="dxa"/>
            <w:tcBorders>
              <w:top w:val="single" w:sz="4" w:space="0" w:color="auto"/>
              <w:left w:val="nil"/>
              <w:bottom w:val="nil"/>
              <w:right w:val="nil"/>
            </w:tcBorders>
            <w:shd w:val="clear" w:color="auto" w:fill="auto"/>
            <w:noWrap/>
            <w:vAlign w:val="bottom"/>
            <w:hideMark/>
          </w:tcPr>
          <w:p w14:paraId="29F8E1EA" w14:textId="77777777" w:rsidR="00D43188" w:rsidRPr="00D43188" w:rsidRDefault="00D43188" w:rsidP="00D4318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D43188">
              <w:rPr>
                <w:rFonts w:eastAsia="Times New Roman" w:cs="Times New Roman"/>
              </w:rPr>
              <w:t>0.999705</w:t>
            </w:r>
          </w:p>
        </w:tc>
      </w:tr>
      <w:tr w:rsidR="00D43188" w:rsidRPr="00D43188" w14:paraId="4734BDAD" w14:textId="77777777" w:rsidTr="00D43188">
        <w:trPr>
          <w:trHeight w:val="300"/>
        </w:trPr>
        <w:tc>
          <w:tcPr>
            <w:tcW w:w="1260" w:type="dxa"/>
            <w:tcBorders>
              <w:top w:val="nil"/>
              <w:left w:val="nil"/>
              <w:bottom w:val="nil"/>
              <w:right w:val="nil"/>
            </w:tcBorders>
            <w:shd w:val="clear" w:color="auto" w:fill="auto"/>
            <w:noWrap/>
            <w:vAlign w:val="center"/>
            <w:hideMark/>
          </w:tcPr>
          <w:p w14:paraId="29A063F6" w14:textId="77777777" w:rsidR="00D43188" w:rsidRPr="00D43188" w:rsidRDefault="00D43188" w:rsidP="00D4318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Lucida Console" w:eastAsia="Times New Roman" w:hAnsi="Lucida Console" w:cs="Times New Roman"/>
                <w:sz w:val="20"/>
                <w:szCs w:val="20"/>
              </w:rPr>
            </w:pPr>
            <w:r w:rsidRPr="00D43188">
              <w:rPr>
                <w:rFonts w:ascii="Lucida Console" w:eastAsia="Times New Roman" w:hAnsi="Lucida Console" w:cs="Times New Roman"/>
                <w:sz w:val="20"/>
                <w:szCs w:val="20"/>
              </w:rPr>
              <w:t>1</w:t>
            </w:r>
          </w:p>
        </w:tc>
        <w:tc>
          <w:tcPr>
            <w:tcW w:w="1710" w:type="dxa"/>
            <w:tcBorders>
              <w:top w:val="nil"/>
              <w:left w:val="nil"/>
              <w:bottom w:val="nil"/>
              <w:right w:val="nil"/>
            </w:tcBorders>
            <w:shd w:val="clear" w:color="auto" w:fill="auto"/>
            <w:noWrap/>
            <w:vAlign w:val="bottom"/>
            <w:hideMark/>
          </w:tcPr>
          <w:p w14:paraId="0927AF55" w14:textId="77777777" w:rsidR="00D43188" w:rsidRPr="00D43188" w:rsidRDefault="00D43188" w:rsidP="00D4318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D43188">
              <w:rPr>
                <w:rFonts w:eastAsia="Times New Roman" w:cs="Times New Roman"/>
              </w:rPr>
              <w:t>0.997511</w:t>
            </w:r>
          </w:p>
        </w:tc>
        <w:tc>
          <w:tcPr>
            <w:tcW w:w="3600" w:type="dxa"/>
            <w:tcBorders>
              <w:top w:val="nil"/>
              <w:left w:val="nil"/>
              <w:bottom w:val="nil"/>
              <w:right w:val="nil"/>
            </w:tcBorders>
            <w:shd w:val="clear" w:color="auto" w:fill="auto"/>
            <w:noWrap/>
            <w:vAlign w:val="bottom"/>
            <w:hideMark/>
          </w:tcPr>
          <w:p w14:paraId="527E16FC" w14:textId="77777777" w:rsidR="00D43188" w:rsidRPr="00D43188" w:rsidRDefault="00D43188" w:rsidP="00D4318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D43188">
              <w:rPr>
                <w:rFonts w:eastAsia="Times New Roman" w:cs="Times New Roman"/>
              </w:rPr>
              <w:t>0.996325</w:t>
            </w:r>
          </w:p>
        </w:tc>
        <w:tc>
          <w:tcPr>
            <w:tcW w:w="2700" w:type="dxa"/>
            <w:tcBorders>
              <w:top w:val="nil"/>
              <w:left w:val="nil"/>
              <w:bottom w:val="nil"/>
              <w:right w:val="nil"/>
            </w:tcBorders>
            <w:shd w:val="clear" w:color="auto" w:fill="auto"/>
            <w:noWrap/>
            <w:vAlign w:val="bottom"/>
            <w:hideMark/>
          </w:tcPr>
          <w:p w14:paraId="4A44A9D9" w14:textId="77777777" w:rsidR="00D43188" w:rsidRPr="00D43188" w:rsidRDefault="00D43188" w:rsidP="00D4318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D43188">
              <w:rPr>
                <w:rFonts w:eastAsia="Times New Roman" w:cs="Times New Roman"/>
              </w:rPr>
              <w:t>0.998697</w:t>
            </w:r>
          </w:p>
        </w:tc>
      </w:tr>
      <w:tr w:rsidR="00D43188" w:rsidRPr="00D43188" w14:paraId="13DA82BA" w14:textId="77777777" w:rsidTr="00D43188">
        <w:trPr>
          <w:trHeight w:val="300"/>
        </w:trPr>
        <w:tc>
          <w:tcPr>
            <w:tcW w:w="1260" w:type="dxa"/>
            <w:tcBorders>
              <w:top w:val="nil"/>
              <w:left w:val="nil"/>
              <w:bottom w:val="nil"/>
              <w:right w:val="nil"/>
            </w:tcBorders>
            <w:shd w:val="clear" w:color="auto" w:fill="auto"/>
            <w:noWrap/>
            <w:vAlign w:val="center"/>
            <w:hideMark/>
          </w:tcPr>
          <w:p w14:paraId="4D5D7980" w14:textId="77777777" w:rsidR="00D43188" w:rsidRPr="00D43188" w:rsidRDefault="00D43188" w:rsidP="00D4318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Lucida Console" w:eastAsia="Times New Roman" w:hAnsi="Lucida Console" w:cs="Times New Roman"/>
                <w:sz w:val="20"/>
                <w:szCs w:val="20"/>
              </w:rPr>
            </w:pPr>
            <w:r w:rsidRPr="00D43188">
              <w:rPr>
                <w:rFonts w:ascii="Lucida Console" w:eastAsia="Times New Roman" w:hAnsi="Lucida Console" w:cs="Times New Roman"/>
                <w:sz w:val="20"/>
                <w:szCs w:val="20"/>
              </w:rPr>
              <w:t>2</w:t>
            </w:r>
          </w:p>
        </w:tc>
        <w:tc>
          <w:tcPr>
            <w:tcW w:w="1710" w:type="dxa"/>
            <w:tcBorders>
              <w:top w:val="nil"/>
              <w:left w:val="nil"/>
              <w:bottom w:val="nil"/>
              <w:right w:val="nil"/>
            </w:tcBorders>
            <w:shd w:val="clear" w:color="auto" w:fill="auto"/>
            <w:noWrap/>
            <w:vAlign w:val="bottom"/>
            <w:hideMark/>
          </w:tcPr>
          <w:p w14:paraId="160B13AC" w14:textId="77777777" w:rsidR="00D43188" w:rsidRPr="00D43188" w:rsidRDefault="00D43188" w:rsidP="00D4318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D43188">
              <w:rPr>
                <w:rFonts w:eastAsia="Times New Roman" w:cs="Times New Roman"/>
              </w:rPr>
              <w:t>0.994063</w:t>
            </w:r>
          </w:p>
        </w:tc>
        <w:tc>
          <w:tcPr>
            <w:tcW w:w="3600" w:type="dxa"/>
            <w:tcBorders>
              <w:top w:val="nil"/>
              <w:left w:val="nil"/>
              <w:bottom w:val="nil"/>
              <w:right w:val="nil"/>
            </w:tcBorders>
            <w:shd w:val="clear" w:color="auto" w:fill="auto"/>
            <w:noWrap/>
            <w:vAlign w:val="bottom"/>
            <w:hideMark/>
          </w:tcPr>
          <w:p w14:paraId="41FE5DBD" w14:textId="77777777" w:rsidR="00D43188" w:rsidRPr="00D43188" w:rsidRDefault="00D43188" w:rsidP="00D4318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D43188">
              <w:rPr>
                <w:rFonts w:eastAsia="Times New Roman" w:cs="Times New Roman"/>
              </w:rPr>
              <w:t>0.992072</w:t>
            </w:r>
          </w:p>
        </w:tc>
        <w:tc>
          <w:tcPr>
            <w:tcW w:w="2700" w:type="dxa"/>
            <w:tcBorders>
              <w:top w:val="nil"/>
              <w:left w:val="nil"/>
              <w:bottom w:val="nil"/>
              <w:right w:val="nil"/>
            </w:tcBorders>
            <w:shd w:val="clear" w:color="auto" w:fill="auto"/>
            <w:noWrap/>
            <w:vAlign w:val="bottom"/>
            <w:hideMark/>
          </w:tcPr>
          <w:p w14:paraId="565EF499" w14:textId="77777777" w:rsidR="00D43188" w:rsidRPr="00D43188" w:rsidRDefault="00D43188" w:rsidP="00D4318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D43188">
              <w:rPr>
                <w:rFonts w:eastAsia="Times New Roman" w:cs="Times New Roman"/>
              </w:rPr>
              <w:t>0.996053</w:t>
            </w:r>
          </w:p>
        </w:tc>
      </w:tr>
      <w:tr w:rsidR="00D43188" w:rsidRPr="00D43188" w14:paraId="0918000C" w14:textId="77777777" w:rsidTr="00D43188">
        <w:trPr>
          <w:trHeight w:val="300"/>
        </w:trPr>
        <w:tc>
          <w:tcPr>
            <w:tcW w:w="1260" w:type="dxa"/>
            <w:tcBorders>
              <w:top w:val="nil"/>
              <w:left w:val="nil"/>
              <w:bottom w:val="nil"/>
              <w:right w:val="nil"/>
            </w:tcBorders>
            <w:shd w:val="clear" w:color="auto" w:fill="auto"/>
            <w:noWrap/>
            <w:vAlign w:val="center"/>
            <w:hideMark/>
          </w:tcPr>
          <w:p w14:paraId="40D5D7B0" w14:textId="77777777" w:rsidR="00D43188" w:rsidRPr="00D43188" w:rsidRDefault="00D43188" w:rsidP="00D4318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Lucida Console" w:eastAsia="Times New Roman" w:hAnsi="Lucida Console" w:cs="Times New Roman"/>
                <w:sz w:val="20"/>
                <w:szCs w:val="20"/>
              </w:rPr>
            </w:pPr>
            <w:r w:rsidRPr="00D43188">
              <w:rPr>
                <w:rFonts w:ascii="Lucida Console" w:eastAsia="Times New Roman" w:hAnsi="Lucida Console" w:cs="Times New Roman"/>
                <w:sz w:val="20"/>
                <w:szCs w:val="20"/>
              </w:rPr>
              <w:t>3</w:t>
            </w:r>
          </w:p>
        </w:tc>
        <w:tc>
          <w:tcPr>
            <w:tcW w:w="1710" w:type="dxa"/>
            <w:tcBorders>
              <w:top w:val="nil"/>
              <w:left w:val="nil"/>
              <w:bottom w:val="nil"/>
              <w:right w:val="nil"/>
            </w:tcBorders>
            <w:shd w:val="clear" w:color="auto" w:fill="auto"/>
            <w:noWrap/>
            <w:vAlign w:val="bottom"/>
            <w:hideMark/>
          </w:tcPr>
          <w:p w14:paraId="66C044AA" w14:textId="77777777" w:rsidR="00D43188" w:rsidRPr="00D43188" w:rsidRDefault="00D43188" w:rsidP="00D4318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D43188">
              <w:rPr>
                <w:rFonts w:eastAsia="Times New Roman" w:cs="Times New Roman"/>
              </w:rPr>
              <w:t>0.988303</w:t>
            </w:r>
          </w:p>
        </w:tc>
        <w:tc>
          <w:tcPr>
            <w:tcW w:w="3600" w:type="dxa"/>
            <w:tcBorders>
              <w:top w:val="nil"/>
              <w:left w:val="nil"/>
              <w:bottom w:val="nil"/>
              <w:right w:val="nil"/>
            </w:tcBorders>
            <w:shd w:val="clear" w:color="auto" w:fill="auto"/>
            <w:noWrap/>
            <w:vAlign w:val="bottom"/>
            <w:hideMark/>
          </w:tcPr>
          <w:p w14:paraId="791723C4" w14:textId="77777777" w:rsidR="00D43188" w:rsidRPr="00D43188" w:rsidRDefault="00D43188" w:rsidP="00D4318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D43188">
              <w:rPr>
                <w:rFonts w:eastAsia="Times New Roman" w:cs="Times New Roman"/>
              </w:rPr>
              <w:t>0.985143</w:t>
            </w:r>
          </w:p>
        </w:tc>
        <w:tc>
          <w:tcPr>
            <w:tcW w:w="2700" w:type="dxa"/>
            <w:tcBorders>
              <w:top w:val="nil"/>
              <w:left w:val="nil"/>
              <w:bottom w:val="nil"/>
              <w:right w:val="nil"/>
            </w:tcBorders>
            <w:shd w:val="clear" w:color="auto" w:fill="auto"/>
            <w:noWrap/>
            <w:vAlign w:val="bottom"/>
            <w:hideMark/>
          </w:tcPr>
          <w:p w14:paraId="07C419A2" w14:textId="77777777" w:rsidR="00D43188" w:rsidRPr="00D43188" w:rsidRDefault="00D43188" w:rsidP="00D4318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D43188">
              <w:rPr>
                <w:rFonts w:eastAsia="Times New Roman" w:cs="Times New Roman"/>
              </w:rPr>
              <w:t>0.991463</w:t>
            </w:r>
          </w:p>
        </w:tc>
      </w:tr>
      <w:tr w:rsidR="00D43188" w:rsidRPr="00D43188" w14:paraId="6FC7CE9D" w14:textId="77777777" w:rsidTr="00D43188">
        <w:trPr>
          <w:trHeight w:val="300"/>
        </w:trPr>
        <w:tc>
          <w:tcPr>
            <w:tcW w:w="1260" w:type="dxa"/>
            <w:tcBorders>
              <w:top w:val="nil"/>
              <w:left w:val="nil"/>
              <w:bottom w:val="nil"/>
              <w:right w:val="nil"/>
            </w:tcBorders>
            <w:shd w:val="clear" w:color="auto" w:fill="auto"/>
            <w:noWrap/>
            <w:vAlign w:val="center"/>
            <w:hideMark/>
          </w:tcPr>
          <w:p w14:paraId="78C67591" w14:textId="77777777" w:rsidR="00D43188" w:rsidRPr="00D43188" w:rsidRDefault="00D43188" w:rsidP="00D4318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Lucida Console" w:eastAsia="Times New Roman" w:hAnsi="Lucida Console" w:cs="Times New Roman"/>
                <w:sz w:val="20"/>
                <w:szCs w:val="20"/>
              </w:rPr>
            </w:pPr>
            <w:r w:rsidRPr="00D43188">
              <w:rPr>
                <w:rFonts w:ascii="Lucida Console" w:eastAsia="Times New Roman" w:hAnsi="Lucida Console" w:cs="Times New Roman"/>
                <w:sz w:val="20"/>
                <w:szCs w:val="20"/>
              </w:rPr>
              <w:t>4</w:t>
            </w:r>
          </w:p>
        </w:tc>
        <w:tc>
          <w:tcPr>
            <w:tcW w:w="1710" w:type="dxa"/>
            <w:tcBorders>
              <w:top w:val="nil"/>
              <w:left w:val="nil"/>
              <w:bottom w:val="nil"/>
              <w:right w:val="nil"/>
            </w:tcBorders>
            <w:shd w:val="clear" w:color="auto" w:fill="auto"/>
            <w:noWrap/>
            <w:vAlign w:val="bottom"/>
            <w:hideMark/>
          </w:tcPr>
          <w:p w14:paraId="70993821" w14:textId="77777777" w:rsidR="00D43188" w:rsidRPr="00D43188" w:rsidRDefault="00D43188" w:rsidP="00D4318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D43188">
              <w:rPr>
                <w:rFonts w:eastAsia="Times New Roman" w:cs="Times New Roman"/>
              </w:rPr>
              <w:t>0.980145</w:t>
            </w:r>
          </w:p>
        </w:tc>
        <w:tc>
          <w:tcPr>
            <w:tcW w:w="3600" w:type="dxa"/>
            <w:tcBorders>
              <w:top w:val="nil"/>
              <w:left w:val="nil"/>
              <w:bottom w:val="nil"/>
              <w:right w:val="nil"/>
            </w:tcBorders>
            <w:shd w:val="clear" w:color="auto" w:fill="auto"/>
            <w:noWrap/>
            <w:vAlign w:val="bottom"/>
            <w:hideMark/>
          </w:tcPr>
          <w:p w14:paraId="410B3EF4" w14:textId="77777777" w:rsidR="00D43188" w:rsidRPr="00D43188" w:rsidRDefault="00D43188" w:rsidP="00D4318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D43188">
              <w:rPr>
                <w:rFonts w:eastAsia="Times New Roman" w:cs="Times New Roman"/>
              </w:rPr>
              <w:t>0.975809</w:t>
            </w:r>
          </w:p>
        </w:tc>
        <w:tc>
          <w:tcPr>
            <w:tcW w:w="2700" w:type="dxa"/>
            <w:tcBorders>
              <w:top w:val="nil"/>
              <w:left w:val="nil"/>
              <w:bottom w:val="nil"/>
              <w:right w:val="nil"/>
            </w:tcBorders>
            <w:shd w:val="clear" w:color="auto" w:fill="auto"/>
            <w:noWrap/>
            <w:vAlign w:val="bottom"/>
            <w:hideMark/>
          </w:tcPr>
          <w:p w14:paraId="677ADEF2" w14:textId="77777777" w:rsidR="00D43188" w:rsidRPr="00D43188" w:rsidRDefault="00D43188" w:rsidP="00D4318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D43188">
              <w:rPr>
                <w:rFonts w:eastAsia="Times New Roman" w:cs="Times New Roman"/>
              </w:rPr>
              <w:t>0.984481</w:t>
            </w:r>
          </w:p>
        </w:tc>
      </w:tr>
      <w:tr w:rsidR="00D43188" w:rsidRPr="00D43188" w14:paraId="20742052" w14:textId="77777777" w:rsidTr="00D43188">
        <w:trPr>
          <w:trHeight w:val="300"/>
        </w:trPr>
        <w:tc>
          <w:tcPr>
            <w:tcW w:w="1260" w:type="dxa"/>
            <w:tcBorders>
              <w:top w:val="nil"/>
              <w:left w:val="nil"/>
              <w:bottom w:val="nil"/>
              <w:right w:val="nil"/>
            </w:tcBorders>
            <w:shd w:val="clear" w:color="auto" w:fill="auto"/>
            <w:noWrap/>
            <w:vAlign w:val="center"/>
            <w:hideMark/>
          </w:tcPr>
          <w:p w14:paraId="5F4E6208" w14:textId="77777777" w:rsidR="00D43188" w:rsidRPr="00D43188" w:rsidRDefault="00D43188" w:rsidP="00D4318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Lucida Console" w:eastAsia="Times New Roman" w:hAnsi="Lucida Console" w:cs="Times New Roman"/>
                <w:sz w:val="20"/>
                <w:szCs w:val="20"/>
              </w:rPr>
            </w:pPr>
            <w:r w:rsidRPr="00D43188">
              <w:rPr>
                <w:rFonts w:ascii="Lucida Console" w:eastAsia="Times New Roman" w:hAnsi="Lucida Console" w:cs="Times New Roman"/>
                <w:sz w:val="20"/>
                <w:szCs w:val="20"/>
              </w:rPr>
              <w:t>5</w:t>
            </w:r>
          </w:p>
        </w:tc>
        <w:tc>
          <w:tcPr>
            <w:tcW w:w="1710" w:type="dxa"/>
            <w:tcBorders>
              <w:top w:val="nil"/>
              <w:left w:val="nil"/>
              <w:bottom w:val="nil"/>
              <w:right w:val="nil"/>
            </w:tcBorders>
            <w:shd w:val="clear" w:color="auto" w:fill="auto"/>
            <w:noWrap/>
            <w:vAlign w:val="bottom"/>
            <w:hideMark/>
          </w:tcPr>
          <w:p w14:paraId="5D13B6A1" w14:textId="77777777" w:rsidR="00D43188" w:rsidRPr="00D43188" w:rsidRDefault="00D43188" w:rsidP="00D4318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D43188">
              <w:rPr>
                <w:rFonts w:eastAsia="Times New Roman" w:cs="Times New Roman"/>
              </w:rPr>
              <w:t>0.96036</w:t>
            </w:r>
          </w:p>
        </w:tc>
        <w:tc>
          <w:tcPr>
            <w:tcW w:w="3600" w:type="dxa"/>
            <w:tcBorders>
              <w:top w:val="nil"/>
              <w:left w:val="nil"/>
              <w:bottom w:val="nil"/>
              <w:right w:val="nil"/>
            </w:tcBorders>
            <w:shd w:val="clear" w:color="auto" w:fill="auto"/>
            <w:noWrap/>
            <w:vAlign w:val="bottom"/>
            <w:hideMark/>
          </w:tcPr>
          <w:p w14:paraId="585223A4" w14:textId="77777777" w:rsidR="00D43188" w:rsidRPr="00D43188" w:rsidRDefault="00D43188" w:rsidP="00D4318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D43188">
              <w:rPr>
                <w:rFonts w:eastAsia="Times New Roman" w:cs="Times New Roman"/>
              </w:rPr>
              <w:t>0.953049</w:t>
            </w:r>
          </w:p>
        </w:tc>
        <w:tc>
          <w:tcPr>
            <w:tcW w:w="2700" w:type="dxa"/>
            <w:tcBorders>
              <w:top w:val="nil"/>
              <w:left w:val="nil"/>
              <w:bottom w:val="nil"/>
              <w:right w:val="nil"/>
            </w:tcBorders>
            <w:shd w:val="clear" w:color="auto" w:fill="auto"/>
            <w:noWrap/>
            <w:vAlign w:val="bottom"/>
            <w:hideMark/>
          </w:tcPr>
          <w:p w14:paraId="622E2CA8" w14:textId="77777777" w:rsidR="00D43188" w:rsidRPr="00D43188" w:rsidRDefault="00D43188" w:rsidP="00D4318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D43188">
              <w:rPr>
                <w:rFonts w:eastAsia="Times New Roman" w:cs="Times New Roman"/>
              </w:rPr>
              <w:t>0.967671</w:t>
            </w:r>
          </w:p>
        </w:tc>
      </w:tr>
      <w:tr w:rsidR="00D43188" w:rsidRPr="00D43188" w14:paraId="526D17AF" w14:textId="77777777" w:rsidTr="00D43188">
        <w:trPr>
          <w:trHeight w:val="300"/>
        </w:trPr>
        <w:tc>
          <w:tcPr>
            <w:tcW w:w="1260" w:type="dxa"/>
            <w:tcBorders>
              <w:top w:val="nil"/>
              <w:left w:val="nil"/>
              <w:bottom w:val="nil"/>
              <w:right w:val="nil"/>
            </w:tcBorders>
            <w:shd w:val="clear" w:color="auto" w:fill="auto"/>
            <w:noWrap/>
            <w:vAlign w:val="center"/>
            <w:hideMark/>
          </w:tcPr>
          <w:p w14:paraId="2208A3DC" w14:textId="77777777" w:rsidR="00D43188" w:rsidRPr="00D43188" w:rsidRDefault="00D43188" w:rsidP="00D4318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Lucida Console" w:eastAsia="Times New Roman" w:hAnsi="Lucida Console" w:cs="Times New Roman"/>
                <w:sz w:val="20"/>
                <w:szCs w:val="20"/>
              </w:rPr>
            </w:pPr>
            <w:r w:rsidRPr="00D43188">
              <w:rPr>
                <w:rFonts w:ascii="Lucida Console" w:eastAsia="Times New Roman" w:hAnsi="Lucida Console" w:cs="Times New Roman"/>
                <w:sz w:val="20"/>
                <w:szCs w:val="20"/>
              </w:rPr>
              <w:t>6</w:t>
            </w:r>
          </w:p>
        </w:tc>
        <w:tc>
          <w:tcPr>
            <w:tcW w:w="1710" w:type="dxa"/>
            <w:tcBorders>
              <w:top w:val="nil"/>
              <w:left w:val="nil"/>
              <w:bottom w:val="nil"/>
              <w:right w:val="nil"/>
            </w:tcBorders>
            <w:shd w:val="clear" w:color="auto" w:fill="auto"/>
            <w:noWrap/>
            <w:vAlign w:val="bottom"/>
            <w:hideMark/>
          </w:tcPr>
          <w:p w14:paraId="4082FFFF" w14:textId="77777777" w:rsidR="00D43188" w:rsidRPr="00D43188" w:rsidRDefault="00D43188" w:rsidP="00D4318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D43188">
              <w:rPr>
                <w:rFonts w:eastAsia="Times New Roman" w:cs="Times New Roman"/>
              </w:rPr>
              <w:t>0.940569</w:t>
            </w:r>
          </w:p>
        </w:tc>
        <w:tc>
          <w:tcPr>
            <w:tcW w:w="3600" w:type="dxa"/>
            <w:tcBorders>
              <w:top w:val="nil"/>
              <w:left w:val="nil"/>
              <w:bottom w:val="nil"/>
              <w:right w:val="nil"/>
            </w:tcBorders>
            <w:shd w:val="clear" w:color="auto" w:fill="auto"/>
            <w:noWrap/>
            <w:vAlign w:val="bottom"/>
            <w:hideMark/>
          </w:tcPr>
          <w:p w14:paraId="7CA3A1A4" w14:textId="77777777" w:rsidR="00D43188" w:rsidRPr="00D43188" w:rsidRDefault="00D43188" w:rsidP="00D4318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D43188">
              <w:rPr>
                <w:rFonts w:eastAsia="Times New Roman" w:cs="Times New Roman"/>
              </w:rPr>
              <w:t>0.93086</w:t>
            </w:r>
          </w:p>
        </w:tc>
        <w:tc>
          <w:tcPr>
            <w:tcW w:w="2700" w:type="dxa"/>
            <w:tcBorders>
              <w:top w:val="nil"/>
              <w:left w:val="nil"/>
              <w:bottom w:val="nil"/>
              <w:right w:val="nil"/>
            </w:tcBorders>
            <w:shd w:val="clear" w:color="auto" w:fill="auto"/>
            <w:noWrap/>
            <w:vAlign w:val="bottom"/>
            <w:hideMark/>
          </w:tcPr>
          <w:p w14:paraId="2C7CFFC6" w14:textId="77777777" w:rsidR="00D43188" w:rsidRPr="00D43188" w:rsidRDefault="00D43188" w:rsidP="00D4318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D43188">
              <w:rPr>
                <w:rFonts w:eastAsia="Times New Roman" w:cs="Times New Roman"/>
              </w:rPr>
              <w:t>0.950278</w:t>
            </w:r>
          </w:p>
        </w:tc>
      </w:tr>
      <w:tr w:rsidR="00D43188" w:rsidRPr="00D43188" w14:paraId="162DC8B8" w14:textId="77777777" w:rsidTr="00D43188">
        <w:trPr>
          <w:trHeight w:val="300"/>
        </w:trPr>
        <w:tc>
          <w:tcPr>
            <w:tcW w:w="1260" w:type="dxa"/>
            <w:tcBorders>
              <w:top w:val="nil"/>
              <w:left w:val="nil"/>
              <w:bottom w:val="nil"/>
              <w:right w:val="nil"/>
            </w:tcBorders>
            <w:shd w:val="clear" w:color="auto" w:fill="auto"/>
            <w:noWrap/>
            <w:vAlign w:val="center"/>
            <w:hideMark/>
          </w:tcPr>
          <w:p w14:paraId="3E327CBA" w14:textId="77777777" w:rsidR="00D43188" w:rsidRPr="00D43188" w:rsidRDefault="00D43188" w:rsidP="00D4318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Lucida Console" w:eastAsia="Times New Roman" w:hAnsi="Lucida Console" w:cs="Times New Roman"/>
                <w:sz w:val="20"/>
                <w:szCs w:val="20"/>
              </w:rPr>
            </w:pPr>
            <w:r w:rsidRPr="00D43188">
              <w:rPr>
                <w:rFonts w:ascii="Lucida Console" w:eastAsia="Times New Roman" w:hAnsi="Lucida Console" w:cs="Times New Roman"/>
                <w:sz w:val="20"/>
                <w:szCs w:val="20"/>
              </w:rPr>
              <w:t>7</w:t>
            </w:r>
          </w:p>
        </w:tc>
        <w:tc>
          <w:tcPr>
            <w:tcW w:w="1710" w:type="dxa"/>
            <w:tcBorders>
              <w:top w:val="nil"/>
              <w:left w:val="nil"/>
              <w:bottom w:val="nil"/>
              <w:right w:val="nil"/>
            </w:tcBorders>
            <w:shd w:val="clear" w:color="auto" w:fill="auto"/>
            <w:noWrap/>
            <w:vAlign w:val="bottom"/>
            <w:hideMark/>
          </w:tcPr>
          <w:p w14:paraId="31E7B17B" w14:textId="77777777" w:rsidR="00D43188" w:rsidRPr="00D43188" w:rsidRDefault="00D43188" w:rsidP="00D4318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D43188">
              <w:rPr>
                <w:rFonts w:eastAsia="Times New Roman" w:cs="Times New Roman"/>
              </w:rPr>
              <w:t>0.913697</w:t>
            </w:r>
          </w:p>
        </w:tc>
        <w:tc>
          <w:tcPr>
            <w:tcW w:w="3600" w:type="dxa"/>
            <w:tcBorders>
              <w:top w:val="nil"/>
              <w:left w:val="nil"/>
              <w:bottom w:val="nil"/>
              <w:right w:val="nil"/>
            </w:tcBorders>
            <w:shd w:val="clear" w:color="auto" w:fill="auto"/>
            <w:noWrap/>
            <w:vAlign w:val="bottom"/>
            <w:hideMark/>
          </w:tcPr>
          <w:p w14:paraId="20908138" w14:textId="77777777" w:rsidR="00D43188" w:rsidRPr="00D43188" w:rsidRDefault="00D43188" w:rsidP="00D4318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D43188">
              <w:rPr>
                <w:rFonts w:eastAsia="Times New Roman" w:cs="Times New Roman"/>
              </w:rPr>
              <w:t>0.902407</w:t>
            </w:r>
          </w:p>
        </w:tc>
        <w:tc>
          <w:tcPr>
            <w:tcW w:w="2700" w:type="dxa"/>
            <w:tcBorders>
              <w:top w:val="nil"/>
              <w:left w:val="nil"/>
              <w:bottom w:val="nil"/>
              <w:right w:val="nil"/>
            </w:tcBorders>
            <w:shd w:val="clear" w:color="auto" w:fill="auto"/>
            <w:noWrap/>
            <w:vAlign w:val="bottom"/>
            <w:hideMark/>
          </w:tcPr>
          <w:p w14:paraId="62BA0A66" w14:textId="77777777" w:rsidR="00D43188" w:rsidRPr="00D43188" w:rsidRDefault="00D43188" w:rsidP="00D4318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D43188">
              <w:rPr>
                <w:rFonts w:eastAsia="Times New Roman" w:cs="Times New Roman"/>
              </w:rPr>
              <w:t>0.924987</w:t>
            </w:r>
          </w:p>
        </w:tc>
      </w:tr>
      <w:tr w:rsidR="00D43188" w:rsidRPr="00D43188" w14:paraId="6758BD3C" w14:textId="77777777" w:rsidTr="00D43188">
        <w:trPr>
          <w:trHeight w:val="300"/>
        </w:trPr>
        <w:tc>
          <w:tcPr>
            <w:tcW w:w="1260" w:type="dxa"/>
            <w:tcBorders>
              <w:top w:val="nil"/>
              <w:left w:val="nil"/>
              <w:bottom w:val="nil"/>
              <w:right w:val="nil"/>
            </w:tcBorders>
            <w:shd w:val="clear" w:color="auto" w:fill="auto"/>
            <w:noWrap/>
            <w:vAlign w:val="center"/>
            <w:hideMark/>
          </w:tcPr>
          <w:p w14:paraId="7579F044" w14:textId="77777777" w:rsidR="00D43188" w:rsidRPr="00D43188" w:rsidRDefault="00D43188" w:rsidP="00D4318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Lucida Console" w:eastAsia="Times New Roman" w:hAnsi="Lucida Console" w:cs="Times New Roman"/>
                <w:sz w:val="20"/>
                <w:szCs w:val="20"/>
              </w:rPr>
            </w:pPr>
            <w:r w:rsidRPr="00D43188">
              <w:rPr>
                <w:rFonts w:ascii="Lucida Console" w:eastAsia="Times New Roman" w:hAnsi="Lucida Console" w:cs="Times New Roman"/>
                <w:sz w:val="20"/>
                <w:szCs w:val="20"/>
              </w:rPr>
              <w:t>8</w:t>
            </w:r>
          </w:p>
        </w:tc>
        <w:tc>
          <w:tcPr>
            <w:tcW w:w="1710" w:type="dxa"/>
            <w:tcBorders>
              <w:top w:val="nil"/>
              <w:left w:val="nil"/>
              <w:bottom w:val="nil"/>
              <w:right w:val="nil"/>
            </w:tcBorders>
            <w:shd w:val="clear" w:color="auto" w:fill="auto"/>
            <w:noWrap/>
            <w:vAlign w:val="bottom"/>
            <w:hideMark/>
          </w:tcPr>
          <w:p w14:paraId="62034E19" w14:textId="77777777" w:rsidR="00D43188" w:rsidRPr="00D43188" w:rsidRDefault="00D43188" w:rsidP="00D4318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D43188">
              <w:rPr>
                <w:rFonts w:eastAsia="Times New Roman" w:cs="Times New Roman"/>
              </w:rPr>
              <w:t>0.871491</w:t>
            </w:r>
          </w:p>
        </w:tc>
        <w:tc>
          <w:tcPr>
            <w:tcW w:w="3600" w:type="dxa"/>
            <w:tcBorders>
              <w:top w:val="nil"/>
              <w:left w:val="nil"/>
              <w:bottom w:val="nil"/>
              <w:right w:val="nil"/>
            </w:tcBorders>
            <w:shd w:val="clear" w:color="auto" w:fill="auto"/>
            <w:noWrap/>
            <w:vAlign w:val="bottom"/>
            <w:hideMark/>
          </w:tcPr>
          <w:p w14:paraId="33D7F66A" w14:textId="77777777" w:rsidR="00D43188" w:rsidRPr="00D43188" w:rsidRDefault="00D43188" w:rsidP="00D4318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D43188">
              <w:rPr>
                <w:rFonts w:eastAsia="Times New Roman" w:cs="Times New Roman"/>
              </w:rPr>
              <w:t>0.856298</w:t>
            </w:r>
          </w:p>
        </w:tc>
        <w:tc>
          <w:tcPr>
            <w:tcW w:w="2700" w:type="dxa"/>
            <w:tcBorders>
              <w:top w:val="nil"/>
              <w:left w:val="nil"/>
              <w:bottom w:val="nil"/>
              <w:right w:val="nil"/>
            </w:tcBorders>
            <w:shd w:val="clear" w:color="auto" w:fill="auto"/>
            <w:noWrap/>
            <w:vAlign w:val="bottom"/>
            <w:hideMark/>
          </w:tcPr>
          <w:p w14:paraId="7F151878" w14:textId="77777777" w:rsidR="00D43188" w:rsidRPr="00D43188" w:rsidRDefault="00D43188" w:rsidP="00D4318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D43188">
              <w:rPr>
                <w:rFonts w:eastAsia="Times New Roman" w:cs="Times New Roman"/>
              </w:rPr>
              <w:t>0.886684</w:t>
            </w:r>
          </w:p>
        </w:tc>
      </w:tr>
      <w:tr w:rsidR="00D43188" w:rsidRPr="00D43188" w14:paraId="5821FE98" w14:textId="77777777" w:rsidTr="00D43188">
        <w:trPr>
          <w:trHeight w:val="300"/>
        </w:trPr>
        <w:tc>
          <w:tcPr>
            <w:tcW w:w="1260" w:type="dxa"/>
            <w:tcBorders>
              <w:top w:val="nil"/>
              <w:left w:val="nil"/>
              <w:bottom w:val="nil"/>
              <w:right w:val="nil"/>
            </w:tcBorders>
            <w:shd w:val="clear" w:color="auto" w:fill="auto"/>
            <w:noWrap/>
            <w:vAlign w:val="center"/>
            <w:hideMark/>
          </w:tcPr>
          <w:p w14:paraId="52609A8F" w14:textId="77777777" w:rsidR="00D43188" w:rsidRPr="00D43188" w:rsidRDefault="00D43188" w:rsidP="00D4318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Lucida Console" w:eastAsia="Times New Roman" w:hAnsi="Lucida Console" w:cs="Times New Roman"/>
                <w:sz w:val="20"/>
                <w:szCs w:val="20"/>
              </w:rPr>
            </w:pPr>
            <w:r w:rsidRPr="00D43188">
              <w:rPr>
                <w:rFonts w:ascii="Lucida Console" w:eastAsia="Times New Roman" w:hAnsi="Lucida Console" w:cs="Times New Roman"/>
                <w:sz w:val="20"/>
                <w:szCs w:val="20"/>
              </w:rPr>
              <w:t>9</w:t>
            </w:r>
          </w:p>
        </w:tc>
        <w:tc>
          <w:tcPr>
            <w:tcW w:w="1710" w:type="dxa"/>
            <w:tcBorders>
              <w:top w:val="nil"/>
              <w:left w:val="nil"/>
              <w:bottom w:val="nil"/>
              <w:right w:val="nil"/>
            </w:tcBorders>
            <w:shd w:val="clear" w:color="auto" w:fill="auto"/>
            <w:noWrap/>
            <w:vAlign w:val="bottom"/>
            <w:hideMark/>
          </w:tcPr>
          <w:p w14:paraId="5F165223" w14:textId="77777777" w:rsidR="00D43188" w:rsidRPr="00D43188" w:rsidRDefault="00D43188" w:rsidP="00D4318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D43188">
              <w:rPr>
                <w:rFonts w:eastAsia="Times New Roman" w:cs="Times New Roman"/>
              </w:rPr>
              <w:t>0.83158</w:t>
            </w:r>
          </w:p>
        </w:tc>
        <w:tc>
          <w:tcPr>
            <w:tcW w:w="3600" w:type="dxa"/>
            <w:tcBorders>
              <w:top w:val="nil"/>
              <w:left w:val="nil"/>
              <w:bottom w:val="nil"/>
              <w:right w:val="nil"/>
            </w:tcBorders>
            <w:shd w:val="clear" w:color="auto" w:fill="auto"/>
            <w:noWrap/>
            <w:vAlign w:val="bottom"/>
            <w:hideMark/>
          </w:tcPr>
          <w:p w14:paraId="765A0205" w14:textId="77777777" w:rsidR="00D43188" w:rsidRPr="00D43188" w:rsidRDefault="00D43188" w:rsidP="00D4318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D43188">
              <w:rPr>
                <w:rFonts w:eastAsia="Times New Roman" w:cs="Times New Roman"/>
              </w:rPr>
              <w:t>0.812716</w:t>
            </w:r>
          </w:p>
        </w:tc>
        <w:tc>
          <w:tcPr>
            <w:tcW w:w="2700" w:type="dxa"/>
            <w:tcBorders>
              <w:top w:val="nil"/>
              <w:left w:val="nil"/>
              <w:bottom w:val="nil"/>
              <w:right w:val="nil"/>
            </w:tcBorders>
            <w:shd w:val="clear" w:color="auto" w:fill="auto"/>
            <w:noWrap/>
            <w:vAlign w:val="bottom"/>
            <w:hideMark/>
          </w:tcPr>
          <w:p w14:paraId="760C7CF0" w14:textId="77777777" w:rsidR="00D43188" w:rsidRPr="00D43188" w:rsidRDefault="00D43188" w:rsidP="00D4318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D43188">
              <w:rPr>
                <w:rFonts w:eastAsia="Times New Roman" w:cs="Times New Roman"/>
              </w:rPr>
              <w:t>0.850443</w:t>
            </w:r>
          </w:p>
        </w:tc>
      </w:tr>
      <w:tr w:rsidR="00D43188" w:rsidRPr="00D43188" w14:paraId="0E5EA5F1" w14:textId="77777777" w:rsidTr="00D43188">
        <w:trPr>
          <w:trHeight w:val="300"/>
        </w:trPr>
        <w:tc>
          <w:tcPr>
            <w:tcW w:w="1260" w:type="dxa"/>
            <w:tcBorders>
              <w:top w:val="nil"/>
              <w:left w:val="nil"/>
              <w:bottom w:val="nil"/>
              <w:right w:val="nil"/>
            </w:tcBorders>
            <w:shd w:val="clear" w:color="auto" w:fill="auto"/>
            <w:noWrap/>
            <w:vAlign w:val="center"/>
            <w:hideMark/>
          </w:tcPr>
          <w:p w14:paraId="2B30ED5A" w14:textId="77777777" w:rsidR="00D43188" w:rsidRPr="00D43188" w:rsidRDefault="00D43188" w:rsidP="00D4318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Lucida Console" w:eastAsia="Times New Roman" w:hAnsi="Lucida Console" w:cs="Times New Roman"/>
                <w:sz w:val="20"/>
                <w:szCs w:val="20"/>
              </w:rPr>
            </w:pPr>
            <w:r w:rsidRPr="00D43188">
              <w:rPr>
                <w:rFonts w:ascii="Lucida Console" w:eastAsia="Times New Roman" w:hAnsi="Lucida Console" w:cs="Times New Roman"/>
                <w:sz w:val="20"/>
                <w:szCs w:val="20"/>
              </w:rPr>
              <w:t>10</w:t>
            </w:r>
          </w:p>
        </w:tc>
        <w:tc>
          <w:tcPr>
            <w:tcW w:w="1710" w:type="dxa"/>
            <w:tcBorders>
              <w:top w:val="nil"/>
              <w:left w:val="nil"/>
              <w:bottom w:val="nil"/>
              <w:right w:val="nil"/>
            </w:tcBorders>
            <w:shd w:val="clear" w:color="auto" w:fill="auto"/>
            <w:noWrap/>
            <w:vAlign w:val="bottom"/>
            <w:hideMark/>
          </w:tcPr>
          <w:p w14:paraId="0F0E7143" w14:textId="77777777" w:rsidR="00D43188" w:rsidRPr="00D43188" w:rsidRDefault="00D43188" w:rsidP="00D4318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D43188">
              <w:rPr>
                <w:rFonts w:eastAsia="Times New Roman" w:cs="Times New Roman"/>
              </w:rPr>
              <w:t>0.771718</w:t>
            </w:r>
          </w:p>
        </w:tc>
        <w:tc>
          <w:tcPr>
            <w:tcW w:w="3600" w:type="dxa"/>
            <w:tcBorders>
              <w:top w:val="nil"/>
              <w:left w:val="nil"/>
              <w:bottom w:val="nil"/>
              <w:right w:val="nil"/>
            </w:tcBorders>
            <w:shd w:val="clear" w:color="auto" w:fill="auto"/>
            <w:noWrap/>
            <w:vAlign w:val="bottom"/>
            <w:hideMark/>
          </w:tcPr>
          <w:p w14:paraId="381BC978" w14:textId="77777777" w:rsidR="00D43188" w:rsidRPr="00D43188" w:rsidRDefault="00D43188" w:rsidP="00D4318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D43188">
              <w:rPr>
                <w:rFonts w:eastAsia="Times New Roman" w:cs="Times New Roman"/>
              </w:rPr>
              <w:t>0.748346</w:t>
            </w:r>
          </w:p>
        </w:tc>
        <w:tc>
          <w:tcPr>
            <w:tcW w:w="2700" w:type="dxa"/>
            <w:tcBorders>
              <w:top w:val="nil"/>
              <w:left w:val="nil"/>
              <w:bottom w:val="nil"/>
              <w:right w:val="nil"/>
            </w:tcBorders>
            <w:shd w:val="clear" w:color="auto" w:fill="auto"/>
            <w:noWrap/>
            <w:vAlign w:val="bottom"/>
            <w:hideMark/>
          </w:tcPr>
          <w:p w14:paraId="1D0CC7EE" w14:textId="77777777" w:rsidR="00D43188" w:rsidRPr="00D43188" w:rsidRDefault="00D43188" w:rsidP="00D4318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D43188">
              <w:rPr>
                <w:rFonts w:eastAsia="Times New Roman" w:cs="Times New Roman"/>
              </w:rPr>
              <w:t>0.795091</w:t>
            </w:r>
          </w:p>
        </w:tc>
      </w:tr>
      <w:tr w:rsidR="00D43188" w:rsidRPr="00D43188" w14:paraId="22343270" w14:textId="77777777" w:rsidTr="00D43188">
        <w:trPr>
          <w:trHeight w:val="300"/>
        </w:trPr>
        <w:tc>
          <w:tcPr>
            <w:tcW w:w="1260" w:type="dxa"/>
            <w:tcBorders>
              <w:top w:val="nil"/>
              <w:left w:val="nil"/>
              <w:bottom w:val="nil"/>
              <w:right w:val="nil"/>
            </w:tcBorders>
            <w:shd w:val="clear" w:color="auto" w:fill="auto"/>
            <w:noWrap/>
            <w:vAlign w:val="center"/>
            <w:hideMark/>
          </w:tcPr>
          <w:p w14:paraId="6010D608" w14:textId="77777777" w:rsidR="00D43188" w:rsidRPr="00D43188" w:rsidRDefault="00D43188" w:rsidP="00D4318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Lucida Console" w:eastAsia="Times New Roman" w:hAnsi="Lucida Console" w:cs="Times New Roman"/>
                <w:sz w:val="20"/>
                <w:szCs w:val="20"/>
              </w:rPr>
            </w:pPr>
            <w:r w:rsidRPr="00D43188">
              <w:rPr>
                <w:rFonts w:ascii="Lucida Console" w:eastAsia="Times New Roman" w:hAnsi="Lucida Console" w:cs="Times New Roman"/>
                <w:sz w:val="20"/>
                <w:szCs w:val="20"/>
              </w:rPr>
              <w:t>11</w:t>
            </w:r>
          </w:p>
        </w:tc>
        <w:tc>
          <w:tcPr>
            <w:tcW w:w="1710" w:type="dxa"/>
            <w:tcBorders>
              <w:top w:val="nil"/>
              <w:left w:val="nil"/>
              <w:bottom w:val="nil"/>
              <w:right w:val="nil"/>
            </w:tcBorders>
            <w:shd w:val="clear" w:color="auto" w:fill="auto"/>
            <w:noWrap/>
            <w:vAlign w:val="bottom"/>
            <w:hideMark/>
          </w:tcPr>
          <w:p w14:paraId="00EFD5B0" w14:textId="77777777" w:rsidR="00D43188" w:rsidRPr="00D43188" w:rsidRDefault="00D43188" w:rsidP="00D4318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D43188">
              <w:rPr>
                <w:rFonts w:eastAsia="Times New Roman" w:cs="Times New Roman"/>
              </w:rPr>
              <w:t>0.726444</w:t>
            </w:r>
          </w:p>
        </w:tc>
        <w:tc>
          <w:tcPr>
            <w:tcW w:w="3600" w:type="dxa"/>
            <w:tcBorders>
              <w:top w:val="nil"/>
              <w:left w:val="nil"/>
              <w:bottom w:val="nil"/>
              <w:right w:val="nil"/>
            </w:tcBorders>
            <w:shd w:val="clear" w:color="auto" w:fill="auto"/>
            <w:noWrap/>
            <w:vAlign w:val="bottom"/>
            <w:hideMark/>
          </w:tcPr>
          <w:p w14:paraId="0BE5802E" w14:textId="77777777" w:rsidR="00D43188" w:rsidRPr="00D43188" w:rsidRDefault="00D43188" w:rsidP="00D4318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D43188">
              <w:rPr>
                <w:rFonts w:eastAsia="Times New Roman" w:cs="Times New Roman"/>
              </w:rPr>
              <w:t>0.701555</w:t>
            </w:r>
          </w:p>
        </w:tc>
        <w:tc>
          <w:tcPr>
            <w:tcW w:w="2700" w:type="dxa"/>
            <w:tcBorders>
              <w:top w:val="nil"/>
              <w:left w:val="nil"/>
              <w:bottom w:val="nil"/>
              <w:right w:val="nil"/>
            </w:tcBorders>
            <w:shd w:val="clear" w:color="auto" w:fill="auto"/>
            <w:noWrap/>
            <w:vAlign w:val="bottom"/>
            <w:hideMark/>
          </w:tcPr>
          <w:p w14:paraId="7E7323E0" w14:textId="77777777" w:rsidR="00D43188" w:rsidRPr="00D43188" w:rsidRDefault="00D43188" w:rsidP="00D4318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D43188">
              <w:rPr>
                <w:rFonts w:eastAsia="Times New Roman" w:cs="Times New Roman"/>
              </w:rPr>
              <w:t>0.751334</w:t>
            </w:r>
          </w:p>
        </w:tc>
      </w:tr>
      <w:tr w:rsidR="00D43188" w:rsidRPr="00D43188" w14:paraId="46EE06DA" w14:textId="77777777" w:rsidTr="00D43188">
        <w:trPr>
          <w:trHeight w:val="300"/>
        </w:trPr>
        <w:tc>
          <w:tcPr>
            <w:tcW w:w="1260" w:type="dxa"/>
            <w:tcBorders>
              <w:top w:val="nil"/>
              <w:left w:val="nil"/>
              <w:bottom w:val="nil"/>
              <w:right w:val="nil"/>
            </w:tcBorders>
            <w:shd w:val="clear" w:color="auto" w:fill="auto"/>
            <w:noWrap/>
            <w:vAlign w:val="center"/>
            <w:hideMark/>
          </w:tcPr>
          <w:p w14:paraId="477FBDB1" w14:textId="77777777" w:rsidR="00D43188" w:rsidRPr="00D43188" w:rsidRDefault="00D43188" w:rsidP="00D4318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Lucida Console" w:eastAsia="Times New Roman" w:hAnsi="Lucida Console" w:cs="Times New Roman"/>
                <w:sz w:val="20"/>
                <w:szCs w:val="20"/>
              </w:rPr>
            </w:pPr>
            <w:r w:rsidRPr="00D43188">
              <w:rPr>
                <w:rFonts w:ascii="Lucida Console" w:eastAsia="Times New Roman" w:hAnsi="Lucida Console" w:cs="Times New Roman"/>
                <w:sz w:val="20"/>
                <w:szCs w:val="20"/>
              </w:rPr>
              <w:t>12</w:t>
            </w:r>
          </w:p>
        </w:tc>
        <w:tc>
          <w:tcPr>
            <w:tcW w:w="1710" w:type="dxa"/>
            <w:tcBorders>
              <w:top w:val="nil"/>
              <w:left w:val="nil"/>
              <w:bottom w:val="nil"/>
              <w:right w:val="nil"/>
            </w:tcBorders>
            <w:shd w:val="clear" w:color="auto" w:fill="auto"/>
            <w:noWrap/>
            <w:vAlign w:val="bottom"/>
            <w:hideMark/>
          </w:tcPr>
          <w:p w14:paraId="0A9D0253" w14:textId="77777777" w:rsidR="00D43188" w:rsidRPr="00D43188" w:rsidRDefault="00D43188" w:rsidP="00D4318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D43188">
              <w:rPr>
                <w:rFonts w:eastAsia="Times New Roman" w:cs="Times New Roman"/>
              </w:rPr>
              <w:t>0.657338</w:t>
            </w:r>
          </w:p>
        </w:tc>
        <w:tc>
          <w:tcPr>
            <w:tcW w:w="3600" w:type="dxa"/>
            <w:tcBorders>
              <w:top w:val="nil"/>
              <w:left w:val="nil"/>
              <w:bottom w:val="nil"/>
              <w:right w:val="nil"/>
            </w:tcBorders>
            <w:shd w:val="clear" w:color="auto" w:fill="auto"/>
            <w:noWrap/>
            <w:vAlign w:val="bottom"/>
            <w:hideMark/>
          </w:tcPr>
          <w:p w14:paraId="446EE785" w14:textId="77777777" w:rsidR="00D43188" w:rsidRPr="00D43188" w:rsidRDefault="00D43188" w:rsidP="00D4318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D43188">
              <w:rPr>
                <w:rFonts w:eastAsia="Times New Roman" w:cs="Times New Roman"/>
              </w:rPr>
              <w:t>0.627229</w:t>
            </w:r>
          </w:p>
        </w:tc>
        <w:tc>
          <w:tcPr>
            <w:tcW w:w="2700" w:type="dxa"/>
            <w:tcBorders>
              <w:top w:val="nil"/>
              <w:left w:val="nil"/>
              <w:bottom w:val="nil"/>
              <w:right w:val="nil"/>
            </w:tcBorders>
            <w:shd w:val="clear" w:color="auto" w:fill="auto"/>
            <w:noWrap/>
            <w:vAlign w:val="bottom"/>
            <w:hideMark/>
          </w:tcPr>
          <w:p w14:paraId="6DB4AA16" w14:textId="77777777" w:rsidR="00D43188" w:rsidRPr="00D43188" w:rsidRDefault="00D43188" w:rsidP="00D4318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D43188">
              <w:rPr>
                <w:rFonts w:eastAsia="Times New Roman" w:cs="Times New Roman"/>
              </w:rPr>
              <w:t>0.687447</w:t>
            </w:r>
          </w:p>
        </w:tc>
      </w:tr>
      <w:tr w:rsidR="00D43188" w:rsidRPr="00D43188" w14:paraId="01A30BD6" w14:textId="77777777" w:rsidTr="00D43188">
        <w:trPr>
          <w:trHeight w:val="300"/>
        </w:trPr>
        <w:tc>
          <w:tcPr>
            <w:tcW w:w="1260" w:type="dxa"/>
            <w:tcBorders>
              <w:top w:val="nil"/>
              <w:left w:val="nil"/>
              <w:bottom w:val="nil"/>
              <w:right w:val="nil"/>
            </w:tcBorders>
            <w:shd w:val="clear" w:color="auto" w:fill="auto"/>
            <w:noWrap/>
            <w:vAlign w:val="center"/>
            <w:hideMark/>
          </w:tcPr>
          <w:p w14:paraId="3489B296" w14:textId="77777777" w:rsidR="00D43188" w:rsidRPr="00D43188" w:rsidRDefault="00D43188" w:rsidP="00D4318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Lucida Console" w:eastAsia="Times New Roman" w:hAnsi="Lucida Console" w:cs="Times New Roman"/>
                <w:sz w:val="20"/>
                <w:szCs w:val="20"/>
              </w:rPr>
            </w:pPr>
            <w:r w:rsidRPr="00D43188">
              <w:rPr>
                <w:rFonts w:ascii="Lucida Console" w:eastAsia="Times New Roman" w:hAnsi="Lucida Console" w:cs="Times New Roman"/>
                <w:sz w:val="20"/>
                <w:szCs w:val="20"/>
              </w:rPr>
              <w:t>13</w:t>
            </w:r>
          </w:p>
        </w:tc>
        <w:tc>
          <w:tcPr>
            <w:tcW w:w="1710" w:type="dxa"/>
            <w:tcBorders>
              <w:top w:val="nil"/>
              <w:left w:val="nil"/>
              <w:bottom w:val="nil"/>
              <w:right w:val="nil"/>
            </w:tcBorders>
            <w:shd w:val="clear" w:color="auto" w:fill="auto"/>
            <w:noWrap/>
            <w:vAlign w:val="bottom"/>
            <w:hideMark/>
          </w:tcPr>
          <w:p w14:paraId="2194F2B8" w14:textId="77777777" w:rsidR="00D43188" w:rsidRPr="00D43188" w:rsidRDefault="00D43188" w:rsidP="00D4318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D43188">
              <w:rPr>
                <w:rFonts w:eastAsia="Times New Roman" w:cs="Times New Roman"/>
              </w:rPr>
              <w:t>0.607134</w:t>
            </w:r>
          </w:p>
        </w:tc>
        <w:tc>
          <w:tcPr>
            <w:tcW w:w="3600" w:type="dxa"/>
            <w:tcBorders>
              <w:top w:val="nil"/>
              <w:left w:val="nil"/>
              <w:bottom w:val="nil"/>
              <w:right w:val="nil"/>
            </w:tcBorders>
            <w:shd w:val="clear" w:color="auto" w:fill="auto"/>
            <w:noWrap/>
            <w:vAlign w:val="bottom"/>
            <w:hideMark/>
          </w:tcPr>
          <w:p w14:paraId="6A304898" w14:textId="77777777" w:rsidR="00D43188" w:rsidRPr="00D43188" w:rsidRDefault="00D43188" w:rsidP="00D4318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D43188">
              <w:rPr>
                <w:rFonts w:eastAsia="Times New Roman" w:cs="Times New Roman"/>
              </w:rPr>
              <w:t>0.573601</w:t>
            </w:r>
          </w:p>
        </w:tc>
        <w:tc>
          <w:tcPr>
            <w:tcW w:w="2700" w:type="dxa"/>
            <w:tcBorders>
              <w:top w:val="nil"/>
              <w:left w:val="nil"/>
              <w:bottom w:val="nil"/>
              <w:right w:val="nil"/>
            </w:tcBorders>
            <w:shd w:val="clear" w:color="auto" w:fill="auto"/>
            <w:noWrap/>
            <w:vAlign w:val="bottom"/>
            <w:hideMark/>
          </w:tcPr>
          <w:p w14:paraId="595DE18F" w14:textId="77777777" w:rsidR="00D43188" w:rsidRPr="00D43188" w:rsidRDefault="00D43188" w:rsidP="00D4318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D43188">
              <w:rPr>
                <w:rFonts w:eastAsia="Times New Roman" w:cs="Times New Roman"/>
              </w:rPr>
              <w:t>0.640667</w:t>
            </w:r>
          </w:p>
        </w:tc>
      </w:tr>
      <w:tr w:rsidR="00D43188" w:rsidRPr="00D43188" w14:paraId="21BC765D" w14:textId="77777777" w:rsidTr="00D43188">
        <w:trPr>
          <w:trHeight w:val="300"/>
        </w:trPr>
        <w:tc>
          <w:tcPr>
            <w:tcW w:w="1260" w:type="dxa"/>
            <w:tcBorders>
              <w:top w:val="nil"/>
              <w:left w:val="nil"/>
              <w:right w:val="nil"/>
            </w:tcBorders>
            <w:shd w:val="clear" w:color="auto" w:fill="auto"/>
            <w:noWrap/>
            <w:vAlign w:val="center"/>
            <w:hideMark/>
          </w:tcPr>
          <w:p w14:paraId="6709BEE5" w14:textId="77777777" w:rsidR="00D43188" w:rsidRPr="00D43188" w:rsidRDefault="00D43188" w:rsidP="00D4318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Lucida Console" w:eastAsia="Times New Roman" w:hAnsi="Lucida Console" w:cs="Times New Roman"/>
                <w:sz w:val="20"/>
                <w:szCs w:val="20"/>
              </w:rPr>
            </w:pPr>
            <w:r w:rsidRPr="00D43188">
              <w:rPr>
                <w:rFonts w:ascii="Lucida Console" w:eastAsia="Times New Roman" w:hAnsi="Lucida Console" w:cs="Times New Roman"/>
                <w:sz w:val="20"/>
                <w:szCs w:val="20"/>
              </w:rPr>
              <w:t>14</w:t>
            </w:r>
          </w:p>
        </w:tc>
        <w:tc>
          <w:tcPr>
            <w:tcW w:w="1710" w:type="dxa"/>
            <w:tcBorders>
              <w:top w:val="nil"/>
              <w:left w:val="nil"/>
              <w:right w:val="nil"/>
            </w:tcBorders>
            <w:shd w:val="clear" w:color="auto" w:fill="auto"/>
            <w:noWrap/>
            <w:vAlign w:val="bottom"/>
            <w:hideMark/>
          </w:tcPr>
          <w:p w14:paraId="7BED5332" w14:textId="77777777" w:rsidR="00D43188" w:rsidRPr="00D43188" w:rsidRDefault="00D43188" w:rsidP="00D4318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D43188">
              <w:rPr>
                <w:rFonts w:eastAsia="Times New Roman" w:cs="Times New Roman"/>
              </w:rPr>
              <w:t>0.607134</w:t>
            </w:r>
          </w:p>
        </w:tc>
        <w:tc>
          <w:tcPr>
            <w:tcW w:w="3600" w:type="dxa"/>
            <w:tcBorders>
              <w:top w:val="nil"/>
              <w:left w:val="nil"/>
              <w:right w:val="nil"/>
            </w:tcBorders>
            <w:shd w:val="clear" w:color="auto" w:fill="auto"/>
            <w:noWrap/>
            <w:vAlign w:val="bottom"/>
            <w:hideMark/>
          </w:tcPr>
          <w:p w14:paraId="5A9DA211" w14:textId="77777777" w:rsidR="00D43188" w:rsidRPr="00D43188" w:rsidRDefault="00D43188" w:rsidP="00D4318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D43188">
              <w:rPr>
                <w:rFonts w:eastAsia="Times New Roman" w:cs="Times New Roman"/>
              </w:rPr>
              <w:t>0.573601</w:t>
            </w:r>
          </w:p>
        </w:tc>
        <w:tc>
          <w:tcPr>
            <w:tcW w:w="2700" w:type="dxa"/>
            <w:tcBorders>
              <w:top w:val="nil"/>
              <w:left w:val="nil"/>
              <w:right w:val="nil"/>
            </w:tcBorders>
            <w:shd w:val="clear" w:color="auto" w:fill="auto"/>
            <w:noWrap/>
            <w:vAlign w:val="bottom"/>
            <w:hideMark/>
          </w:tcPr>
          <w:p w14:paraId="6C5F5E95" w14:textId="77777777" w:rsidR="00D43188" w:rsidRPr="00D43188" w:rsidRDefault="00D43188" w:rsidP="00D4318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D43188">
              <w:rPr>
                <w:rFonts w:eastAsia="Times New Roman" w:cs="Times New Roman"/>
              </w:rPr>
              <w:t>0.640667</w:t>
            </w:r>
          </w:p>
        </w:tc>
      </w:tr>
      <w:tr w:rsidR="00D43188" w:rsidRPr="00D43188" w14:paraId="4D8B7664" w14:textId="77777777" w:rsidTr="00D43188">
        <w:trPr>
          <w:trHeight w:val="300"/>
        </w:trPr>
        <w:tc>
          <w:tcPr>
            <w:tcW w:w="1260" w:type="dxa"/>
            <w:tcBorders>
              <w:top w:val="nil"/>
              <w:left w:val="nil"/>
              <w:bottom w:val="single" w:sz="4" w:space="0" w:color="auto"/>
              <w:right w:val="nil"/>
            </w:tcBorders>
            <w:shd w:val="clear" w:color="auto" w:fill="auto"/>
            <w:noWrap/>
            <w:vAlign w:val="center"/>
            <w:hideMark/>
          </w:tcPr>
          <w:p w14:paraId="5615878E" w14:textId="77777777" w:rsidR="00D43188" w:rsidRPr="00D43188" w:rsidRDefault="00D43188" w:rsidP="00D4318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Lucida Console" w:eastAsia="Times New Roman" w:hAnsi="Lucida Console" w:cs="Times New Roman"/>
                <w:sz w:val="20"/>
                <w:szCs w:val="20"/>
              </w:rPr>
            </w:pPr>
            <w:r w:rsidRPr="00D43188">
              <w:rPr>
                <w:rFonts w:ascii="Lucida Console" w:eastAsia="Times New Roman" w:hAnsi="Lucida Console" w:cs="Times New Roman"/>
                <w:sz w:val="20"/>
                <w:szCs w:val="20"/>
              </w:rPr>
              <w:t>15</w:t>
            </w:r>
          </w:p>
        </w:tc>
        <w:tc>
          <w:tcPr>
            <w:tcW w:w="1710" w:type="dxa"/>
            <w:tcBorders>
              <w:top w:val="nil"/>
              <w:left w:val="nil"/>
              <w:bottom w:val="single" w:sz="4" w:space="0" w:color="auto"/>
              <w:right w:val="nil"/>
            </w:tcBorders>
            <w:shd w:val="clear" w:color="auto" w:fill="auto"/>
            <w:noWrap/>
            <w:vAlign w:val="bottom"/>
            <w:hideMark/>
          </w:tcPr>
          <w:p w14:paraId="12FE2E27" w14:textId="77777777" w:rsidR="00D43188" w:rsidRPr="00D43188" w:rsidRDefault="00D43188" w:rsidP="00D4318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D43188">
              <w:rPr>
                <w:rFonts w:eastAsia="Times New Roman" w:cs="Times New Roman"/>
              </w:rPr>
              <w:t>0.607134</w:t>
            </w:r>
          </w:p>
        </w:tc>
        <w:tc>
          <w:tcPr>
            <w:tcW w:w="3600" w:type="dxa"/>
            <w:tcBorders>
              <w:top w:val="nil"/>
              <w:left w:val="nil"/>
              <w:bottom w:val="single" w:sz="4" w:space="0" w:color="auto"/>
              <w:right w:val="nil"/>
            </w:tcBorders>
            <w:shd w:val="clear" w:color="auto" w:fill="auto"/>
            <w:noWrap/>
            <w:vAlign w:val="bottom"/>
            <w:hideMark/>
          </w:tcPr>
          <w:p w14:paraId="3C3D404C" w14:textId="77777777" w:rsidR="00D43188" w:rsidRPr="00D43188" w:rsidRDefault="00D43188" w:rsidP="00D4318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D43188">
              <w:rPr>
                <w:rFonts w:eastAsia="Times New Roman" w:cs="Times New Roman"/>
              </w:rPr>
              <w:t>0.573601</w:t>
            </w:r>
          </w:p>
        </w:tc>
        <w:tc>
          <w:tcPr>
            <w:tcW w:w="2700" w:type="dxa"/>
            <w:tcBorders>
              <w:top w:val="nil"/>
              <w:left w:val="nil"/>
              <w:bottom w:val="single" w:sz="4" w:space="0" w:color="auto"/>
              <w:right w:val="nil"/>
            </w:tcBorders>
            <w:shd w:val="clear" w:color="auto" w:fill="auto"/>
            <w:noWrap/>
            <w:vAlign w:val="bottom"/>
            <w:hideMark/>
          </w:tcPr>
          <w:p w14:paraId="14D86AF2" w14:textId="77777777" w:rsidR="00D43188" w:rsidRPr="00D43188" w:rsidRDefault="00D43188" w:rsidP="00D4318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D43188">
              <w:rPr>
                <w:rFonts w:eastAsia="Times New Roman" w:cs="Times New Roman"/>
              </w:rPr>
              <w:t>0.640667</w:t>
            </w:r>
          </w:p>
        </w:tc>
      </w:tr>
    </w:tbl>
    <w:p w14:paraId="60B0A17D" w14:textId="77777777" w:rsidR="00937D60" w:rsidRDefault="00937D60"/>
    <w:p w14:paraId="174FC661" w14:textId="77777777" w:rsidR="00937D60" w:rsidRDefault="009F3004">
      <w:pPr>
        <w:rPr>
          <w:b/>
        </w:rPr>
      </w:pPr>
      <w:r>
        <w:rPr>
          <w:b/>
        </w:rPr>
        <w:lastRenderedPageBreak/>
        <w:t>Figure 23: Kaplan Meier Survival Curve for FGM in (a) Somaliland and (b) Somalia North East Zone</w:t>
      </w:r>
    </w:p>
    <w:p w14:paraId="6A7A4097" w14:textId="66D3EBB6" w:rsidR="00937D60" w:rsidRDefault="001C479E">
      <w:r>
        <w:rPr>
          <w:noProof/>
        </w:rPr>
        <w:drawing>
          <wp:inline distT="0" distB="0" distL="0" distR="0" wp14:anchorId="62D3C1F4" wp14:editId="3FC42751">
            <wp:extent cx="2867025" cy="18176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878098" cy="1824640"/>
                    </a:xfrm>
                    <a:prstGeom prst="rect">
                      <a:avLst/>
                    </a:prstGeom>
                  </pic:spPr>
                </pic:pic>
              </a:graphicData>
            </a:graphic>
          </wp:inline>
        </w:drawing>
      </w:r>
      <w:r w:rsidR="00A6105B">
        <w:rPr>
          <w:noProof/>
        </w:rPr>
        <w:drawing>
          <wp:inline distT="0" distB="0" distL="0" distR="0" wp14:anchorId="6B068D0A" wp14:editId="298B4117">
            <wp:extent cx="2933568" cy="1816735"/>
            <wp:effectExtent l="0" t="0" r="63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945758" cy="1824284"/>
                    </a:xfrm>
                    <a:prstGeom prst="rect">
                      <a:avLst/>
                    </a:prstGeom>
                  </pic:spPr>
                </pic:pic>
              </a:graphicData>
            </a:graphic>
          </wp:inline>
        </w:drawing>
      </w:r>
    </w:p>
    <w:tbl>
      <w:tblPr>
        <w:tblW w:w="9180" w:type="dxa"/>
        <w:tblLayout w:type="fixed"/>
        <w:tblLook w:val="04A0" w:firstRow="1" w:lastRow="0" w:firstColumn="1" w:lastColumn="0" w:noHBand="0" w:noVBand="1"/>
      </w:tblPr>
      <w:tblGrid>
        <w:gridCol w:w="810"/>
        <w:gridCol w:w="1072"/>
        <w:gridCol w:w="8"/>
        <w:gridCol w:w="1218"/>
        <w:gridCol w:w="1392"/>
        <w:gridCol w:w="810"/>
        <w:gridCol w:w="1080"/>
        <w:gridCol w:w="270"/>
        <w:gridCol w:w="990"/>
        <w:gridCol w:w="1530"/>
      </w:tblGrid>
      <w:tr w:rsidR="00C13876" w:rsidRPr="001C479E" w14:paraId="2B42977F" w14:textId="2BD1AD76" w:rsidTr="00535704">
        <w:trPr>
          <w:trHeight w:val="1200"/>
        </w:trPr>
        <w:tc>
          <w:tcPr>
            <w:tcW w:w="810" w:type="dxa"/>
            <w:tcBorders>
              <w:top w:val="single" w:sz="8" w:space="0" w:color="000000"/>
              <w:left w:val="nil"/>
              <w:bottom w:val="single" w:sz="4" w:space="0" w:color="auto"/>
              <w:right w:val="nil"/>
            </w:tcBorders>
            <w:shd w:val="clear" w:color="auto" w:fill="auto"/>
            <w:vAlign w:val="center"/>
            <w:hideMark/>
          </w:tcPr>
          <w:p w14:paraId="1EB07E13" w14:textId="77777777" w:rsidR="00C13876" w:rsidRPr="001C479E" w:rsidRDefault="00C13876" w:rsidP="00C13876">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rPr>
            </w:pPr>
            <w:r w:rsidRPr="001C479E">
              <w:rPr>
                <w:rFonts w:eastAsia="Times New Roman" w:cs="Times New Roman"/>
              </w:rPr>
              <w:t>Study time</w:t>
            </w:r>
          </w:p>
        </w:tc>
        <w:tc>
          <w:tcPr>
            <w:tcW w:w="1080" w:type="dxa"/>
            <w:gridSpan w:val="2"/>
            <w:tcBorders>
              <w:top w:val="single" w:sz="8" w:space="0" w:color="000000"/>
              <w:left w:val="nil"/>
              <w:bottom w:val="single" w:sz="4" w:space="0" w:color="auto"/>
              <w:right w:val="nil"/>
            </w:tcBorders>
            <w:shd w:val="clear" w:color="auto" w:fill="auto"/>
            <w:vAlign w:val="center"/>
            <w:hideMark/>
          </w:tcPr>
          <w:p w14:paraId="73E172E5" w14:textId="77777777" w:rsidR="00C13876" w:rsidRPr="001C479E" w:rsidRDefault="00C13876" w:rsidP="00C13876">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rPr>
            </w:pPr>
            <w:r w:rsidRPr="001C479E">
              <w:rPr>
                <w:rFonts w:eastAsia="Times New Roman" w:cs="Times New Roman"/>
              </w:rPr>
              <w:t>Point estimate</w:t>
            </w:r>
          </w:p>
        </w:tc>
        <w:tc>
          <w:tcPr>
            <w:tcW w:w="1218" w:type="dxa"/>
            <w:tcBorders>
              <w:top w:val="single" w:sz="8" w:space="0" w:color="000000"/>
              <w:left w:val="nil"/>
              <w:bottom w:val="single" w:sz="4" w:space="0" w:color="auto"/>
              <w:right w:val="nil"/>
            </w:tcBorders>
            <w:shd w:val="clear" w:color="auto" w:fill="auto"/>
            <w:vAlign w:val="center"/>
            <w:hideMark/>
          </w:tcPr>
          <w:p w14:paraId="2B01ACC9" w14:textId="77777777" w:rsidR="00C13876" w:rsidRPr="001C479E" w:rsidRDefault="00C13876" w:rsidP="00C13876">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rPr>
            </w:pPr>
            <w:r w:rsidRPr="001C479E">
              <w:rPr>
                <w:rFonts w:eastAsia="Times New Roman" w:cs="Times New Roman"/>
              </w:rPr>
              <w:t>Confidence interval (lower)</w:t>
            </w:r>
          </w:p>
        </w:tc>
        <w:tc>
          <w:tcPr>
            <w:tcW w:w="1392" w:type="dxa"/>
            <w:tcBorders>
              <w:top w:val="single" w:sz="8" w:space="0" w:color="000000"/>
              <w:left w:val="nil"/>
              <w:bottom w:val="single" w:sz="4" w:space="0" w:color="auto"/>
              <w:right w:val="single" w:sz="4" w:space="0" w:color="auto"/>
            </w:tcBorders>
            <w:shd w:val="clear" w:color="auto" w:fill="auto"/>
            <w:vAlign w:val="center"/>
            <w:hideMark/>
          </w:tcPr>
          <w:p w14:paraId="7A4E5C94" w14:textId="77777777" w:rsidR="00C13876" w:rsidRPr="001C479E" w:rsidRDefault="00C13876" w:rsidP="00C13876">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rPr>
            </w:pPr>
            <w:r w:rsidRPr="001C479E">
              <w:rPr>
                <w:rFonts w:eastAsia="Times New Roman" w:cs="Times New Roman"/>
              </w:rPr>
              <w:t>Confidence interval (upper)</w:t>
            </w:r>
          </w:p>
        </w:tc>
        <w:tc>
          <w:tcPr>
            <w:tcW w:w="810" w:type="dxa"/>
            <w:tcBorders>
              <w:top w:val="single" w:sz="4" w:space="0" w:color="auto"/>
              <w:left w:val="single" w:sz="4" w:space="0" w:color="auto"/>
              <w:bottom w:val="single" w:sz="4" w:space="0" w:color="auto"/>
            </w:tcBorders>
            <w:vAlign w:val="center"/>
          </w:tcPr>
          <w:p w14:paraId="25F85964" w14:textId="38CE8482" w:rsidR="00C13876" w:rsidRPr="001C479E" w:rsidRDefault="00C13876" w:rsidP="00C13876">
            <w:pPr>
              <w:rPr>
                <w:rFonts w:ascii="Times New Roman" w:eastAsia="Times New Roman" w:hAnsi="Times New Roman" w:cs="Times New Roman"/>
                <w:color w:val="auto"/>
                <w:sz w:val="20"/>
                <w:szCs w:val="20"/>
              </w:rPr>
            </w:pPr>
            <w:r>
              <w:t>Study time</w:t>
            </w:r>
          </w:p>
        </w:tc>
        <w:tc>
          <w:tcPr>
            <w:tcW w:w="1350" w:type="dxa"/>
            <w:gridSpan w:val="2"/>
            <w:tcBorders>
              <w:top w:val="single" w:sz="4" w:space="0" w:color="auto"/>
              <w:bottom w:val="single" w:sz="4" w:space="0" w:color="auto"/>
            </w:tcBorders>
            <w:vAlign w:val="center"/>
          </w:tcPr>
          <w:p w14:paraId="438A1CC8" w14:textId="65BE52F4" w:rsidR="00C13876" w:rsidRPr="001C479E" w:rsidRDefault="00C13876" w:rsidP="00C13876">
            <w:pPr>
              <w:rPr>
                <w:rFonts w:ascii="Times New Roman" w:eastAsia="Times New Roman" w:hAnsi="Times New Roman" w:cs="Times New Roman"/>
                <w:color w:val="auto"/>
                <w:sz w:val="20"/>
                <w:szCs w:val="20"/>
              </w:rPr>
            </w:pPr>
            <w:r>
              <w:t>Point estimate</w:t>
            </w:r>
          </w:p>
        </w:tc>
        <w:tc>
          <w:tcPr>
            <w:tcW w:w="990" w:type="dxa"/>
            <w:tcBorders>
              <w:top w:val="single" w:sz="4" w:space="0" w:color="auto"/>
              <w:bottom w:val="single" w:sz="4" w:space="0" w:color="auto"/>
            </w:tcBorders>
            <w:vAlign w:val="center"/>
          </w:tcPr>
          <w:p w14:paraId="247EFB20" w14:textId="518151C7" w:rsidR="00C13876" w:rsidRPr="001C479E" w:rsidRDefault="00C13876" w:rsidP="00C13876">
            <w:pPr>
              <w:rPr>
                <w:rFonts w:ascii="Times New Roman" w:eastAsia="Times New Roman" w:hAnsi="Times New Roman" w:cs="Times New Roman"/>
                <w:color w:val="auto"/>
                <w:sz w:val="20"/>
                <w:szCs w:val="20"/>
              </w:rPr>
            </w:pPr>
            <w:r>
              <w:t>Confidence interval (lower)</w:t>
            </w:r>
          </w:p>
        </w:tc>
        <w:tc>
          <w:tcPr>
            <w:tcW w:w="1530" w:type="dxa"/>
            <w:tcBorders>
              <w:top w:val="single" w:sz="4" w:space="0" w:color="auto"/>
              <w:bottom w:val="single" w:sz="4" w:space="0" w:color="auto"/>
            </w:tcBorders>
            <w:vAlign w:val="center"/>
          </w:tcPr>
          <w:p w14:paraId="3674C5A1" w14:textId="692B11C9" w:rsidR="00C13876" w:rsidRPr="001C479E" w:rsidRDefault="00C13876" w:rsidP="00C13876">
            <w:pPr>
              <w:rPr>
                <w:rFonts w:ascii="Times New Roman" w:eastAsia="Times New Roman" w:hAnsi="Times New Roman" w:cs="Times New Roman"/>
                <w:color w:val="auto"/>
                <w:sz w:val="20"/>
                <w:szCs w:val="20"/>
              </w:rPr>
            </w:pPr>
            <w:r>
              <w:t>Confidence interval (upper)</w:t>
            </w:r>
          </w:p>
        </w:tc>
      </w:tr>
      <w:tr w:rsidR="00C13876" w:rsidRPr="001C479E" w14:paraId="29BC8E4C" w14:textId="34564BB3" w:rsidTr="00535704">
        <w:trPr>
          <w:trHeight w:val="20"/>
        </w:trPr>
        <w:tc>
          <w:tcPr>
            <w:tcW w:w="810" w:type="dxa"/>
            <w:tcBorders>
              <w:top w:val="single" w:sz="4" w:space="0" w:color="auto"/>
              <w:left w:val="nil"/>
              <w:bottom w:val="nil"/>
              <w:right w:val="nil"/>
            </w:tcBorders>
            <w:shd w:val="clear" w:color="auto" w:fill="auto"/>
            <w:noWrap/>
            <w:vAlign w:val="center"/>
            <w:hideMark/>
          </w:tcPr>
          <w:p w14:paraId="34BAB52F" w14:textId="7307CD66" w:rsidR="00C13876" w:rsidRPr="001C479E" w:rsidRDefault="00C13876" w:rsidP="00C13876">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Lucida Console" w:eastAsia="Times New Roman" w:hAnsi="Lucida Console" w:cs="Times New Roman"/>
                <w:sz w:val="20"/>
                <w:szCs w:val="20"/>
              </w:rPr>
            </w:pPr>
            <w:r>
              <w:rPr>
                <w:rFonts w:ascii="Lucida Console" w:eastAsia="Times New Roman" w:hAnsi="Lucida Console" w:cs="Times New Roman"/>
                <w:sz w:val="20"/>
                <w:szCs w:val="20"/>
              </w:rPr>
              <w:t xml:space="preserve"> </w:t>
            </w:r>
            <w:r w:rsidRPr="001C479E">
              <w:rPr>
                <w:rFonts w:ascii="Lucida Console" w:eastAsia="Times New Roman" w:hAnsi="Lucida Console" w:cs="Times New Roman"/>
                <w:sz w:val="20"/>
                <w:szCs w:val="20"/>
              </w:rPr>
              <w:t>0</w:t>
            </w:r>
          </w:p>
        </w:tc>
        <w:tc>
          <w:tcPr>
            <w:tcW w:w="1072" w:type="dxa"/>
            <w:tcBorders>
              <w:top w:val="single" w:sz="4" w:space="0" w:color="auto"/>
              <w:left w:val="nil"/>
              <w:bottom w:val="nil"/>
              <w:right w:val="nil"/>
            </w:tcBorders>
            <w:shd w:val="clear" w:color="auto" w:fill="auto"/>
            <w:noWrap/>
            <w:vAlign w:val="bottom"/>
            <w:hideMark/>
          </w:tcPr>
          <w:p w14:paraId="79C5A1F0" w14:textId="77777777" w:rsidR="00C13876" w:rsidRPr="001C479E" w:rsidRDefault="00C13876" w:rsidP="00C13876">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1C479E">
              <w:rPr>
                <w:rFonts w:eastAsia="Times New Roman" w:cs="Times New Roman"/>
              </w:rPr>
              <w:t>0.998909</w:t>
            </w:r>
          </w:p>
        </w:tc>
        <w:tc>
          <w:tcPr>
            <w:tcW w:w="1226" w:type="dxa"/>
            <w:gridSpan w:val="2"/>
            <w:tcBorders>
              <w:top w:val="single" w:sz="4" w:space="0" w:color="auto"/>
              <w:left w:val="nil"/>
              <w:bottom w:val="nil"/>
              <w:right w:val="nil"/>
            </w:tcBorders>
            <w:shd w:val="clear" w:color="auto" w:fill="auto"/>
            <w:noWrap/>
            <w:vAlign w:val="bottom"/>
            <w:hideMark/>
          </w:tcPr>
          <w:p w14:paraId="2DE27A89" w14:textId="77777777" w:rsidR="00C13876" w:rsidRPr="001C479E" w:rsidRDefault="00C13876" w:rsidP="00C13876">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1C479E">
              <w:rPr>
                <w:rFonts w:eastAsia="Times New Roman" w:cs="Times New Roman"/>
              </w:rPr>
              <w:t>0.997818</w:t>
            </w:r>
          </w:p>
        </w:tc>
        <w:tc>
          <w:tcPr>
            <w:tcW w:w="1392" w:type="dxa"/>
            <w:tcBorders>
              <w:top w:val="single" w:sz="4" w:space="0" w:color="auto"/>
              <w:left w:val="nil"/>
              <w:bottom w:val="nil"/>
              <w:right w:val="single" w:sz="4" w:space="0" w:color="auto"/>
            </w:tcBorders>
            <w:shd w:val="clear" w:color="auto" w:fill="auto"/>
            <w:noWrap/>
            <w:vAlign w:val="bottom"/>
            <w:hideMark/>
          </w:tcPr>
          <w:p w14:paraId="6483A778" w14:textId="77777777" w:rsidR="00C13876" w:rsidRPr="001C479E" w:rsidRDefault="00C13876" w:rsidP="00C13876">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1C479E">
              <w:rPr>
                <w:rFonts w:eastAsia="Times New Roman" w:cs="Times New Roman"/>
              </w:rPr>
              <w:t>1</w:t>
            </w:r>
          </w:p>
        </w:tc>
        <w:tc>
          <w:tcPr>
            <w:tcW w:w="810" w:type="dxa"/>
            <w:tcBorders>
              <w:top w:val="single" w:sz="4" w:space="0" w:color="auto"/>
              <w:left w:val="single" w:sz="4" w:space="0" w:color="auto"/>
            </w:tcBorders>
            <w:vAlign w:val="center"/>
          </w:tcPr>
          <w:p w14:paraId="6DA2D948" w14:textId="5AB96136" w:rsidR="00C13876" w:rsidRPr="001C479E" w:rsidRDefault="00C13876" w:rsidP="00C13876">
            <w:pPr>
              <w:rPr>
                <w:rFonts w:ascii="Times New Roman" w:eastAsia="Times New Roman" w:hAnsi="Times New Roman" w:cs="Times New Roman"/>
                <w:color w:val="auto"/>
                <w:sz w:val="20"/>
                <w:szCs w:val="20"/>
              </w:rPr>
            </w:pPr>
            <w:r>
              <w:rPr>
                <w:rFonts w:ascii="Lucida Console" w:hAnsi="Lucida Console"/>
                <w:sz w:val="20"/>
                <w:szCs w:val="20"/>
              </w:rPr>
              <w:t>0</w:t>
            </w:r>
          </w:p>
        </w:tc>
        <w:tc>
          <w:tcPr>
            <w:tcW w:w="1080" w:type="dxa"/>
            <w:tcBorders>
              <w:top w:val="single" w:sz="4" w:space="0" w:color="auto"/>
            </w:tcBorders>
            <w:vAlign w:val="bottom"/>
          </w:tcPr>
          <w:p w14:paraId="1B769565" w14:textId="14D32924" w:rsidR="00C13876" w:rsidRPr="001C479E" w:rsidRDefault="00C13876" w:rsidP="00C13876">
            <w:pPr>
              <w:rPr>
                <w:rFonts w:ascii="Times New Roman" w:eastAsia="Times New Roman" w:hAnsi="Times New Roman" w:cs="Times New Roman"/>
                <w:color w:val="auto"/>
                <w:sz w:val="20"/>
                <w:szCs w:val="20"/>
              </w:rPr>
            </w:pPr>
            <w:r>
              <w:t>1</w:t>
            </w:r>
          </w:p>
        </w:tc>
        <w:tc>
          <w:tcPr>
            <w:tcW w:w="1260" w:type="dxa"/>
            <w:gridSpan w:val="2"/>
            <w:tcBorders>
              <w:top w:val="single" w:sz="4" w:space="0" w:color="auto"/>
            </w:tcBorders>
            <w:vAlign w:val="center"/>
          </w:tcPr>
          <w:p w14:paraId="2F4E0F72" w14:textId="03DDF95D" w:rsidR="00C13876" w:rsidRPr="001C479E" w:rsidRDefault="00C13876" w:rsidP="00C13876">
            <w:pPr>
              <w:rPr>
                <w:rFonts w:ascii="Times New Roman" w:eastAsia="Times New Roman" w:hAnsi="Times New Roman" w:cs="Times New Roman"/>
                <w:color w:val="auto"/>
                <w:sz w:val="20"/>
                <w:szCs w:val="20"/>
              </w:rPr>
            </w:pPr>
            <w:r>
              <w:rPr>
                <w:rFonts w:ascii="Lucida Console" w:hAnsi="Lucida Console"/>
                <w:sz w:val="20"/>
                <w:szCs w:val="20"/>
              </w:rPr>
              <w:t>1</w:t>
            </w:r>
          </w:p>
        </w:tc>
        <w:tc>
          <w:tcPr>
            <w:tcW w:w="1530" w:type="dxa"/>
            <w:tcBorders>
              <w:top w:val="single" w:sz="4" w:space="0" w:color="auto"/>
            </w:tcBorders>
            <w:vAlign w:val="bottom"/>
          </w:tcPr>
          <w:p w14:paraId="60B35464" w14:textId="75B4097F" w:rsidR="00C13876" w:rsidRPr="001C479E" w:rsidRDefault="00C13876" w:rsidP="00C13876">
            <w:pPr>
              <w:rPr>
                <w:rFonts w:ascii="Times New Roman" w:eastAsia="Times New Roman" w:hAnsi="Times New Roman" w:cs="Times New Roman"/>
                <w:color w:val="auto"/>
                <w:sz w:val="20"/>
                <w:szCs w:val="20"/>
              </w:rPr>
            </w:pPr>
            <w:r>
              <w:t>1</w:t>
            </w:r>
          </w:p>
        </w:tc>
      </w:tr>
      <w:tr w:rsidR="00C13876" w:rsidRPr="001C479E" w14:paraId="3B8B9954" w14:textId="16DD4D7E" w:rsidTr="003C0DD3">
        <w:trPr>
          <w:trHeight w:val="20"/>
        </w:trPr>
        <w:tc>
          <w:tcPr>
            <w:tcW w:w="810" w:type="dxa"/>
            <w:tcBorders>
              <w:top w:val="nil"/>
              <w:left w:val="nil"/>
              <w:bottom w:val="nil"/>
              <w:right w:val="nil"/>
            </w:tcBorders>
            <w:shd w:val="clear" w:color="auto" w:fill="auto"/>
            <w:noWrap/>
            <w:vAlign w:val="center"/>
            <w:hideMark/>
          </w:tcPr>
          <w:p w14:paraId="41ABBC12" w14:textId="77777777" w:rsidR="00C13876" w:rsidRPr="001C479E" w:rsidRDefault="00C13876" w:rsidP="00C13876">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Lucida Console" w:eastAsia="Times New Roman" w:hAnsi="Lucida Console" w:cs="Times New Roman"/>
                <w:sz w:val="20"/>
                <w:szCs w:val="20"/>
              </w:rPr>
            </w:pPr>
            <w:r w:rsidRPr="001C479E">
              <w:rPr>
                <w:rFonts w:ascii="Lucida Console" w:eastAsia="Times New Roman" w:hAnsi="Lucida Console" w:cs="Times New Roman"/>
                <w:sz w:val="20"/>
                <w:szCs w:val="20"/>
              </w:rPr>
              <w:t>1</w:t>
            </w:r>
          </w:p>
        </w:tc>
        <w:tc>
          <w:tcPr>
            <w:tcW w:w="1072" w:type="dxa"/>
            <w:tcBorders>
              <w:top w:val="nil"/>
              <w:left w:val="nil"/>
              <w:bottom w:val="nil"/>
              <w:right w:val="nil"/>
            </w:tcBorders>
            <w:shd w:val="clear" w:color="auto" w:fill="auto"/>
            <w:noWrap/>
            <w:vAlign w:val="bottom"/>
            <w:hideMark/>
          </w:tcPr>
          <w:p w14:paraId="745ADCCC" w14:textId="77777777" w:rsidR="00C13876" w:rsidRPr="001C479E" w:rsidRDefault="00C13876" w:rsidP="00C13876">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1C479E">
              <w:rPr>
                <w:rFonts w:eastAsia="Times New Roman" w:cs="Times New Roman"/>
              </w:rPr>
              <w:t>0.998249</w:t>
            </w:r>
          </w:p>
        </w:tc>
        <w:tc>
          <w:tcPr>
            <w:tcW w:w="1226" w:type="dxa"/>
            <w:gridSpan w:val="2"/>
            <w:tcBorders>
              <w:top w:val="nil"/>
              <w:left w:val="nil"/>
              <w:bottom w:val="nil"/>
              <w:right w:val="nil"/>
            </w:tcBorders>
            <w:shd w:val="clear" w:color="auto" w:fill="auto"/>
            <w:noWrap/>
            <w:vAlign w:val="bottom"/>
            <w:hideMark/>
          </w:tcPr>
          <w:p w14:paraId="5CD56B47" w14:textId="77777777" w:rsidR="00C13876" w:rsidRPr="001C479E" w:rsidRDefault="00C13876" w:rsidP="00C13876">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1C479E">
              <w:rPr>
                <w:rFonts w:eastAsia="Times New Roman" w:cs="Times New Roman"/>
              </w:rPr>
              <w:t>0.996566</w:t>
            </w:r>
          </w:p>
        </w:tc>
        <w:tc>
          <w:tcPr>
            <w:tcW w:w="1392" w:type="dxa"/>
            <w:tcBorders>
              <w:top w:val="nil"/>
              <w:left w:val="nil"/>
              <w:bottom w:val="nil"/>
              <w:right w:val="single" w:sz="4" w:space="0" w:color="auto"/>
            </w:tcBorders>
            <w:shd w:val="clear" w:color="auto" w:fill="auto"/>
            <w:noWrap/>
            <w:vAlign w:val="bottom"/>
            <w:hideMark/>
          </w:tcPr>
          <w:p w14:paraId="028175AA" w14:textId="77777777" w:rsidR="00C13876" w:rsidRPr="001C479E" w:rsidRDefault="00C13876" w:rsidP="00C13876">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1C479E">
              <w:rPr>
                <w:rFonts w:eastAsia="Times New Roman" w:cs="Times New Roman"/>
              </w:rPr>
              <w:t>0.999933</w:t>
            </w:r>
          </w:p>
        </w:tc>
        <w:tc>
          <w:tcPr>
            <w:tcW w:w="810" w:type="dxa"/>
            <w:tcBorders>
              <w:left w:val="single" w:sz="4" w:space="0" w:color="auto"/>
            </w:tcBorders>
            <w:vAlign w:val="center"/>
          </w:tcPr>
          <w:p w14:paraId="42F29418" w14:textId="4C9AAFAD" w:rsidR="00C13876" w:rsidRPr="001C479E" w:rsidRDefault="00C13876" w:rsidP="00C13876">
            <w:pPr>
              <w:rPr>
                <w:rFonts w:ascii="Times New Roman" w:eastAsia="Times New Roman" w:hAnsi="Times New Roman" w:cs="Times New Roman"/>
                <w:color w:val="auto"/>
                <w:sz w:val="20"/>
                <w:szCs w:val="20"/>
              </w:rPr>
            </w:pPr>
            <w:r>
              <w:rPr>
                <w:rFonts w:ascii="Lucida Console" w:hAnsi="Lucida Console"/>
                <w:sz w:val="20"/>
                <w:szCs w:val="20"/>
              </w:rPr>
              <w:t>1</w:t>
            </w:r>
          </w:p>
        </w:tc>
        <w:tc>
          <w:tcPr>
            <w:tcW w:w="1080" w:type="dxa"/>
            <w:vAlign w:val="bottom"/>
          </w:tcPr>
          <w:p w14:paraId="6F2834D5" w14:textId="655252B7" w:rsidR="00C13876" w:rsidRPr="001C479E" w:rsidRDefault="00C13876" w:rsidP="00C13876">
            <w:pPr>
              <w:rPr>
                <w:rFonts w:ascii="Times New Roman" w:eastAsia="Times New Roman" w:hAnsi="Times New Roman" w:cs="Times New Roman"/>
                <w:color w:val="auto"/>
                <w:sz w:val="20"/>
                <w:szCs w:val="20"/>
              </w:rPr>
            </w:pPr>
            <w:r>
              <w:t>0.999178</w:t>
            </w:r>
          </w:p>
        </w:tc>
        <w:tc>
          <w:tcPr>
            <w:tcW w:w="1260" w:type="dxa"/>
            <w:gridSpan w:val="2"/>
            <w:vAlign w:val="bottom"/>
          </w:tcPr>
          <w:p w14:paraId="747FC098" w14:textId="223C32A4" w:rsidR="00C13876" w:rsidRPr="001C479E" w:rsidRDefault="00C13876" w:rsidP="00C13876">
            <w:pPr>
              <w:rPr>
                <w:rFonts w:ascii="Times New Roman" w:eastAsia="Times New Roman" w:hAnsi="Times New Roman" w:cs="Times New Roman"/>
                <w:color w:val="auto"/>
                <w:sz w:val="20"/>
                <w:szCs w:val="20"/>
              </w:rPr>
            </w:pPr>
            <w:r>
              <w:t>0.998356</w:t>
            </w:r>
          </w:p>
        </w:tc>
        <w:tc>
          <w:tcPr>
            <w:tcW w:w="1530" w:type="dxa"/>
            <w:vAlign w:val="bottom"/>
          </w:tcPr>
          <w:p w14:paraId="640C72BD" w14:textId="7A6F703A" w:rsidR="00C13876" w:rsidRPr="001C479E" w:rsidRDefault="00C13876" w:rsidP="00C13876">
            <w:pPr>
              <w:rPr>
                <w:rFonts w:ascii="Times New Roman" w:eastAsia="Times New Roman" w:hAnsi="Times New Roman" w:cs="Times New Roman"/>
                <w:color w:val="auto"/>
                <w:sz w:val="20"/>
                <w:szCs w:val="20"/>
              </w:rPr>
            </w:pPr>
            <w:r>
              <w:t>1</w:t>
            </w:r>
          </w:p>
        </w:tc>
      </w:tr>
      <w:tr w:rsidR="00C13876" w:rsidRPr="001C479E" w14:paraId="35BFFFCC" w14:textId="2031592F" w:rsidTr="003C0DD3">
        <w:trPr>
          <w:trHeight w:val="20"/>
        </w:trPr>
        <w:tc>
          <w:tcPr>
            <w:tcW w:w="810" w:type="dxa"/>
            <w:tcBorders>
              <w:top w:val="nil"/>
              <w:left w:val="nil"/>
              <w:bottom w:val="nil"/>
              <w:right w:val="nil"/>
            </w:tcBorders>
            <w:shd w:val="clear" w:color="auto" w:fill="auto"/>
            <w:noWrap/>
            <w:vAlign w:val="center"/>
            <w:hideMark/>
          </w:tcPr>
          <w:p w14:paraId="7586098D" w14:textId="77777777" w:rsidR="00C13876" w:rsidRPr="001C479E" w:rsidRDefault="00C13876" w:rsidP="00C13876">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Lucida Console" w:eastAsia="Times New Roman" w:hAnsi="Lucida Console" w:cs="Times New Roman"/>
                <w:sz w:val="20"/>
                <w:szCs w:val="20"/>
              </w:rPr>
            </w:pPr>
            <w:r w:rsidRPr="001C479E">
              <w:rPr>
                <w:rFonts w:ascii="Lucida Console" w:eastAsia="Times New Roman" w:hAnsi="Lucida Console" w:cs="Times New Roman"/>
                <w:sz w:val="20"/>
                <w:szCs w:val="20"/>
              </w:rPr>
              <w:t>2</w:t>
            </w:r>
          </w:p>
        </w:tc>
        <w:tc>
          <w:tcPr>
            <w:tcW w:w="1072" w:type="dxa"/>
            <w:tcBorders>
              <w:top w:val="nil"/>
              <w:left w:val="nil"/>
              <w:bottom w:val="nil"/>
              <w:right w:val="nil"/>
            </w:tcBorders>
            <w:shd w:val="clear" w:color="auto" w:fill="auto"/>
            <w:noWrap/>
            <w:vAlign w:val="bottom"/>
            <w:hideMark/>
          </w:tcPr>
          <w:p w14:paraId="3229557E" w14:textId="77777777" w:rsidR="00C13876" w:rsidRPr="001C479E" w:rsidRDefault="00C13876" w:rsidP="00C13876">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1C479E">
              <w:rPr>
                <w:rFonts w:eastAsia="Times New Roman" w:cs="Times New Roman"/>
              </w:rPr>
              <w:t>0.99745</w:t>
            </w:r>
          </w:p>
        </w:tc>
        <w:tc>
          <w:tcPr>
            <w:tcW w:w="1226" w:type="dxa"/>
            <w:gridSpan w:val="2"/>
            <w:tcBorders>
              <w:top w:val="nil"/>
              <w:left w:val="nil"/>
              <w:bottom w:val="nil"/>
              <w:right w:val="nil"/>
            </w:tcBorders>
            <w:shd w:val="clear" w:color="auto" w:fill="auto"/>
            <w:noWrap/>
            <w:vAlign w:val="bottom"/>
            <w:hideMark/>
          </w:tcPr>
          <w:p w14:paraId="76C19292" w14:textId="77777777" w:rsidR="00C13876" w:rsidRPr="001C479E" w:rsidRDefault="00C13876" w:rsidP="00C13876">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1C479E">
              <w:rPr>
                <w:rFonts w:eastAsia="Times New Roman" w:cs="Times New Roman"/>
              </w:rPr>
              <w:t>0.995467</w:t>
            </w:r>
          </w:p>
        </w:tc>
        <w:tc>
          <w:tcPr>
            <w:tcW w:w="1392" w:type="dxa"/>
            <w:tcBorders>
              <w:top w:val="nil"/>
              <w:left w:val="nil"/>
              <w:bottom w:val="nil"/>
              <w:right w:val="single" w:sz="4" w:space="0" w:color="auto"/>
            </w:tcBorders>
            <w:shd w:val="clear" w:color="auto" w:fill="auto"/>
            <w:noWrap/>
            <w:vAlign w:val="bottom"/>
            <w:hideMark/>
          </w:tcPr>
          <w:p w14:paraId="7B20D609" w14:textId="77777777" w:rsidR="00C13876" w:rsidRPr="001C479E" w:rsidRDefault="00C13876" w:rsidP="00C13876">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1C479E">
              <w:rPr>
                <w:rFonts w:eastAsia="Times New Roman" w:cs="Times New Roman"/>
              </w:rPr>
              <w:t>0.999434</w:t>
            </w:r>
          </w:p>
        </w:tc>
        <w:tc>
          <w:tcPr>
            <w:tcW w:w="810" w:type="dxa"/>
            <w:tcBorders>
              <w:left w:val="single" w:sz="4" w:space="0" w:color="auto"/>
            </w:tcBorders>
            <w:vAlign w:val="center"/>
          </w:tcPr>
          <w:p w14:paraId="20371A25" w14:textId="4D95E827" w:rsidR="00C13876" w:rsidRPr="001C479E" w:rsidRDefault="00C13876" w:rsidP="00C13876">
            <w:pPr>
              <w:rPr>
                <w:rFonts w:ascii="Times New Roman" w:eastAsia="Times New Roman" w:hAnsi="Times New Roman" w:cs="Times New Roman"/>
                <w:color w:val="auto"/>
                <w:sz w:val="20"/>
                <w:szCs w:val="20"/>
              </w:rPr>
            </w:pPr>
            <w:r>
              <w:rPr>
                <w:rFonts w:ascii="Lucida Console" w:hAnsi="Lucida Console"/>
                <w:sz w:val="20"/>
                <w:szCs w:val="20"/>
              </w:rPr>
              <w:t>2</w:t>
            </w:r>
          </w:p>
        </w:tc>
        <w:tc>
          <w:tcPr>
            <w:tcW w:w="1080" w:type="dxa"/>
            <w:vAlign w:val="bottom"/>
          </w:tcPr>
          <w:p w14:paraId="7CF2CE83" w14:textId="0AF80433" w:rsidR="00C13876" w:rsidRPr="001C479E" w:rsidRDefault="00C13876" w:rsidP="00C13876">
            <w:pPr>
              <w:rPr>
                <w:rFonts w:ascii="Times New Roman" w:eastAsia="Times New Roman" w:hAnsi="Times New Roman" w:cs="Times New Roman"/>
                <w:color w:val="auto"/>
                <w:sz w:val="20"/>
                <w:szCs w:val="20"/>
              </w:rPr>
            </w:pPr>
            <w:r>
              <w:t>0.998014</w:t>
            </w:r>
          </w:p>
        </w:tc>
        <w:tc>
          <w:tcPr>
            <w:tcW w:w="1260" w:type="dxa"/>
            <w:gridSpan w:val="2"/>
            <w:vAlign w:val="bottom"/>
          </w:tcPr>
          <w:p w14:paraId="09E965F6" w14:textId="67C5DECF" w:rsidR="00C13876" w:rsidRPr="001C479E" w:rsidRDefault="00C13876" w:rsidP="00C13876">
            <w:pPr>
              <w:rPr>
                <w:rFonts w:ascii="Times New Roman" w:eastAsia="Times New Roman" w:hAnsi="Times New Roman" w:cs="Times New Roman"/>
                <w:color w:val="auto"/>
                <w:sz w:val="20"/>
                <w:szCs w:val="20"/>
              </w:rPr>
            </w:pPr>
            <w:r>
              <w:t>0.996697</w:t>
            </w:r>
          </w:p>
        </w:tc>
        <w:tc>
          <w:tcPr>
            <w:tcW w:w="1530" w:type="dxa"/>
            <w:vAlign w:val="bottom"/>
          </w:tcPr>
          <w:p w14:paraId="59F95745" w14:textId="2D019393" w:rsidR="00C13876" w:rsidRPr="001C479E" w:rsidRDefault="00C13876" w:rsidP="00C13876">
            <w:pPr>
              <w:rPr>
                <w:rFonts w:ascii="Times New Roman" w:eastAsia="Times New Roman" w:hAnsi="Times New Roman" w:cs="Times New Roman"/>
                <w:color w:val="auto"/>
                <w:sz w:val="20"/>
                <w:szCs w:val="20"/>
              </w:rPr>
            </w:pPr>
            <w:r>
              <w:t>0.999331</w:t>
            </w:r>
          </w:p>
        </w:tc>
      </w:tr>
      <w:tr w:rsidR="00C13876" w:rsidRPr="001C479E" w14:paraId="0712CCF6" w14:textId="30874937" w:rsidTr="003C0DD3">
        <w:trPr>
          <w:trHeight w:val="20"/>
        </w:trPr>
        <w:tc>
          <w:tcPr>
            <w:tcW w:w="810" w:type="dxa"/>
            <w:tcBorders>
              <w:top w:val="nil"/>
              <w:left w:val="nil"/>
              <w:bottom w:val="nil"/>
              <w:right w:val="nil"/>
            </w:tcBorders>
            <w:shd w:val="clear" w:color="auto" w:fill="auto"/>
            <w:noWrap/>
            <w:vAlign w:val="center"/>
            <w:hideMark/>
          </w:tcPr>
          <w:p w14:paraId="21C4F793" w14:textId="77777777" w:rsidR="00C13876" w:rsidRPr="001C479E" w:rsidRDefault="00C13876" w:rsidP="00C13876">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Lucida Console" w:eastAsia="Times New Roman" w:hAnsi="Lucida Console" w:cs="Times New Roman"/>
                <w:sz w:val="20"/>
                <w:szCs w:val="20"/>
              </w:rPr>
            </w:pPr>
            <w:r w:rsidRPr="001C479E">
              <w:rPr>
                <w:rFonts w:ascii="Lucida Console" w:eastAsia="Times New Roman" w:hAnsi="Lucida Console" w:cs="Times New Roman"/>
                <w:sz w:val="20"/>
                <w:szCs w:val="20"/>
              </w:rPr>
              <w:t>3</w:t>
            </w:r>
          </w:p>
        </w:tc>
        <w:tc>
          <w:tcPr>
            <w:tcW w:w="1072" w:type="dxa"/>
            <w:tcBorders>
              <w:top w:val="nil"/>
              <w:left w:val="nil"/>
              <w:bottom w:val="nil"/>
              <w:right w:val="nil"/>
            </w:tcBorders>
            <w:shd w:val="clear" w:color="auto" w:fill="auto"/>
            <w:noWrap/>
            <w:vAlign w:val="bottom"/>
            <w:hideMark/>
          </w:tcPr>
          <w:p w14:paraId="1C5A7A4D" w14:textId="77777777" w:rsidR="00C13876" w:rsidRPr="001C479E" w:rsidRDefault="00C13876" w:rsidP="00C13876">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1C479E">
              <w:rPr>
                <w:rFonts w:eastAsia="Times New Roman" w:cs="Times New Roman"/>
              </w:rPr>
              <w:t>0.994574</w:t>
            </w:r>
          </w:p>
        </w:tc>
        <w:tc>
          <w:tcPr>
            <w:tcW w:w="1226" w:type="dxa"/>
            <w:gridSpan w:val="2"/>
            <w:tcBorders>
              <w:top w:val="nil"/>
              <w:left w:val="nil"/>
              <w:bottom w:val="nil"/>
              <w:right w:val="nil"/>
            </w:tcBorders>
            <w:shd w:val="clear" w:color="auto" w:fill="auto"/>
            <w:noWrap/>
            <w:vAlign w:val="bottom"/>
            <w:hideMark/>
          </w:tcPr>
          <w:p w14:paraId="5612A2C7" w14:textId="77777777" w:rsidR="00C13876" w:rsidRPr="001C479E" w:rsidRDefault="00C13876" w:rsidP="00C13876">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1C479E">
              <w:rPr>
                <w:rFonts w:eastAsia="Times New Roman" w:cs="Times New Roman"/>
              </w:rPr>
              <w:t>0.991872</w:t>
            </w:r>
          </w:p>
        </w:tc>
        <w:tc>
          <w:tcPr>
            <w:tcW w:w="1392" w:type="dxa"/>
            <w:tcBorders>
              <w:top w:val="nil"/>
              <w:left w:val="nil"/>
              <w:bottom w:val="nil"/>
              <w:right w:val="single" w:sz="4" w:space="0" w:color="auto"/>
            </w:tcBorders>
            <w:shd w:val="clear" w:color="auto" w:fill="auto"/>
            <w:noWrap/>
            <w:vAlign w:val="bottom"/>
            <w:hideMark/>
          </w:tcPr>
          <w:p w14:paraId="23FB9F16" w14:textId="77777777" w:rsidR="00C13876" w:rsidRPr="001C479E" w:rsidRDefault="00C13876" w:rsidP="00C13876">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1C479E">
              <w:rPr>
                <w:rFonts w:eastAsia="Times New Roman" w:cs="Times New Roman"/>
              </w:rPr>
              <w:t>0.997276</w:t>
            </w:r>
          </w:p>
        </w:tc>
        <w:tc>
          <w:tcPr>
            <w:tcW w:w="810" w:type="dxa"/>
            <w:tcBorders>
              <w:left w:val="single" w:sz="4" w:space="0" w:color="auto"/>
            </w:tcBorders>
            <w:vAlign w:val="center"/>
          </w:tcPr>
          <w:p w14:paraId="5110A283" w14:textId="28FCC430" w:rsidR="00C13876" w:rsidRPr="001C479E" w:rsidRDefault="00C13876" w:rsidP="00C13876">
            <w:pPr>
              <w:rPr>
                <w:rFonts w:ascii="Times New Roman" w:eastAsia="Times New Roman" w:hAnsi="Times New Roman" w:cs="Times New Roman"/>
                <w:color w:val="auto"/>
                <w:sz w:val="20"/>
                <w:szCs w:val="20"/>
              </w:rPr>
            </w:pPr>
            <w:r>
              <w:rPr>
                <w:rFonts w:ascii="Lucida Console" w:hAnsi="Lucida Console"/>
                <w:sz w:val="20"/>
                <w:szCs w:val="20"/>
              </w:rPr>
              <w:t>3</w:t>
            </w:r>
          </w:p>
        </w:tc>
        <w:tc>
          <w:tcPr>
            <w:tcW w:w="1080" w:type="dxa"/>
            <w:vAlign w:val="bottom"/>
          </w:tcPr>
          <w:p w14:paraId="06376C23" w14:textId="03FF3863" w:rsidR="00C13876" w:rsidRPr="001C479E" w:rsidRDefault="00C13876" w:rsidP="00C13876">
            <w:pPr>
              <w:rPr>
                <w:rFonts w:ascii="Times New Roman" w:eastAsia="Times New Roman" w:hAnsi="Times New Roman" w:cs="Times New Roman"/>
                <w:color w:val="auto"/>
                <w:sz w:val="20"/>
                <w:szCs w:val="20"/>
              </w:rPr>
            </w:pPr>
            <w:r>
              <w:t>0.996007</w:t>
            </w:r>
          </w:p>
        </w:tc>
        <w:tc>
          <w:tcPr>
            <w:tcW w:w="1260" w:type="dxa"/>
            <w:gridSpan w:val="2"/>
            <w:vAlign w:val="bottom"/>
          </w:tcPr>
          <w:p w14:paraId="173C2773" w14:textId="7122E45C" w:rsidR="00C13876" w:rsidRPr="001C479E" w:rsidRDefault="00C13876" w:rsidP="00C13876">
            <w:pPr>
              <w:rPr>
                <w:rFonts w:ascii="Times New Roman" w:eastAsia="Times New Roman" w:hAnsi="Times New Roman" w:cs="Times New Roman"/>
                <w:color w:val="auto"/>
                <w:sz w:val="20"/>
                <w:szCs w:val="20"/>
              </w:rPr>
            </w:pPr>
            <w:r>
              <w:t>0.994004</w:t>
            </w:r>
          </w:p>
        </w:tc>
        <w:tc>
          <w:tcPr>
            <w:tcW w:w="1530" w:type="dxa"/>
            <w:vAlign w:val="bottom"/>
          </w:tcPr>
          <w:p w14:paraId="79C22B1C" w14:textId="629F98AD" w:rsidR="00C13876" w:rsidRPr="001C479E" w:rsidRDefault="00C13876" w:rsidP="00C13876">
            <w:pPr>
              <w:rPr>
                <w:rFonts w:ascii="Times New Roman" w:eastAsia="Times New Roman" w:hAnsi="Times New Roman" w:cs="Times New Roman"/>
                <w:color w:val="auto"/>
                <w:sz w:val="20"/>
                <w:szCs w:val="20"/>
              </w:rPr>
            </w:pPr>
            <w:r>
              <w:t>0.998009</w:t>
            </w:r>
          </w:p>
        </w:tc>
      </w:tr>
      <w:tr w:rsidR="00C13876" w:rsidRPr="001C479E" w14:paraId="5C4FFEC3" w14:textId="1FB11D69" w:rsidTr="003C0DD3">
        <w:trPr>
          <w:trHeight w:val="20"/>
        </w:trPr>
        <w:tc>
          <w:tcPr>
            <w:tcW w:w="810" w:type="dxa"/>
            <w:tcBorders>
              <w:top w:val="nil"/>
              <w:left w:val="nil"/>
              <w:bottom w:val="nil"/>
              <w:right w:val="nil"/>
            </w:tcBorders>
            <w:shd w:val="clear" w:color="auto" w:fill="auto"/>
            <w:noWrap/>
            <w:vAlign w:val="center"/>
            <w:hideMark/>
          </w:tcPr>
          <w:p w14:paraId="774DB528" w14:textId="77777777" w:rsidR="00C13876" w:rsidRPr="001C479E" w:rsidRDefault="00C13876" w:rsidP="00C13876">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Lucida Console" w:eastAsia="Times New Roman" w:hAnsi="Lucida Console" w:cs="Times New Roman"/>
                <w:sz w:val="20"/>
                <w:szCs w:val="20"/>
              </w:rPr>
            </w:pPr>
            <w:r w:rsidRPr="001C479E">
              <w:rPr>
                <w:rFonts w:ascii="Lucida Console" w:eastAsia="Times New Roman" w:hAnsi="Lucida Console" w:cs="Times New Roman"/>
                <w:sz w:val="20"/>
                <w:szCs w:val="20"/>
              </w:rPr>
              <w:t>4</w:t>
            </w:r>
          </w:p>
        </w:tc>
        <w:tc>
          <w:tcPr>
            <w:tcW w:w="1072" w:type="dxa"/>
            <w:tcBorders>
              <w:top w:val="nil"/>
              <w:left w:val="nil"/>
              <w:bottom w:val="nil"/>
              <w:right w:val="nil"/>
            </w:tcBorders>
            <w:shd w:val="clear" w:color="auto" w:fill="auto"/>
            <w:noWrap/>
            <w:vAlign w:val="bottom"/>
            <w:hideMark/>
          </w:tcPr>
          <w:p w14:paraId="7B2BBDC8" w14:textId="77777777" w:rsidR="00C13876" w:rsidRPr="001C479E" w:rsidRDefault="00C13876" w:rsidP="00C13876">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1C479E">
              <w:rPr>
                <w:rFonts w:eastAsia="Times New Roman" w:cs="Times New Roman"/>
              </w:rPr>
              <w:t>0.984811</w:t>
            </w:r>
          </w:p>
        </w:tc>
        <w:tc>
          <w:tcPr>
            <w:tcW w:w="1226" w:type="dxa"/>
            <w:gridSpan w:val="2"/>
            <w:tcBorders>
              <w:top w:val="nil"/>
              <w:left w:val="nil"/>
              <w:bottom w:val="nil"/>
              <w:right w:val="nil"/>
            </w:tcBorders>
            <w:shd w:val="clear" w:color="auto" w:fill="auto"/>
            <w:noWrap/>
            <w:vAlign w:val="bottom"/>
            <w:hideMark/>
          </w:tcPr>
          <w:p w14:paraId="581CA468" w14:textId="77777777" w:rsidR="00C13876" w:rsidRPr="001C479E" w:rsidRDefault="00C13876" w:rsidP="00C13876">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1C479E">
              <w:rPr>
                <w:rFonts w:eastAsia="Times New Roman" w:cs="Times New Roman"/>
              </w:rPr>
              <w:t>0.980469</w:t>
            </w:r>
          </w:p>
        </w:tc>
        <w:tc>
          <w:tcPr>
            <w:tcW w:w="1392" w:type="dxa"/>
            <w:tcBorders>
              <w:top w:val="nil"/>
              <w:left w:val="nil"/>
              <w:bottom w:val="nil"/>
              <w:right w:val="single" w:sz="4" w:space="0" w:color="auto"/>
            </w:tcBorders>
            <w:shd w:val="clear" w:color="auto" w:fill="auto"/>
            <w:noWrap/>
            <w:vAlign w:val="bottom"/>
            <w:hideMark/>
          </w:tcPr>
          <w:p w14:paraId="5DDC0245" w14:textId="77777777" w:rsidR="00C13876" w:rsidRPr="001C479E" w:rsidRDefault="00C13876" w:rsidP="00C13876">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1C479E">
              <w:rPr>
                <w:rFonts w:eastAsia="Times New Roman" w:cs="Times New Roman"/>
              </w:rPr>
              <w:t>0.989153</w:t>
            </w:r>
          </w:p>
        </w:tc>
        <w:tc>
          <w:tcPr>
            <w:tcW w:w="810" w:type="dxa"/>
            <w:tcBorders>
              <w:left w:val="single" w:sz="4" w:space="0" w:color="auto"/>
            </w:tcBorders>
            <w:vAlign w:val="center"/>
          </w:tcPr>
          <w:p w14:paraId="68C20295" w14:textId="6EADE552" w:rsidR="00C13876" w:rsidRPr="001C479E" w:rsidRDefault="00C13876" w:rsidP="00C13876">
            <w:pPr>
              <w:rPr>
                <w:rFonts w:ascii="Times New Roman" w:eastAsia="Times New Roman" w:hAnsi="Times New Roman" w:cs="Times New Roman"/>
                <w:color w:val="auto"/>
                <w:sz w:val="20"/>
                <w:szCs w:val="20"/>
              </w:rPr>
            </w:pPr>
            <w:r>
              <w:rPr>
                <w:rFonts w:ascii="Lucida Console" w:hAnsi="Lucida Console"/>
                <w:sz w:val="20"/>
                <w:szCs w:val="20"/>
              </w:rPr>
              <w:t>4</w:t>
            </w:r>
          </w:p>
        </w:tc>
        <w:tc>
          <w:tcPr>
            <w:tcW w:w="1080" w:type="dxa"/>
            <w:vAlign w:val="bottom"/>
          </w:tcPr>
          <w:p w14:paraId="75EA0C3B" w14:textId="20437A8C" w:rsidR="00C13876" w:rsidRPr="001C479E" w:rsidRDefault="00C13876" w:rsidP="00C13876">
            <w:pPr>
              <w:rPr>
                <w:rFonts w:ascii="Times New Roman" w:eastAsia="Times New Roman" w:hAnsi="Times New Roman" w:cs="Times New Roman"/>
                <w:color w:val="auto"/>
                <w:sz w:val="20"/>
                <w:szCs w:val="20"/>
              </w:rPr>
            </w:pPr>
            <w:r>
              <w:t>0.988812</w:t>
            </w:r>
          </w:p>
        </w:tc>
        <w:tc>
          <w:tcPr>
            <w:tcW w:w="1260" w:type="dxa"/>
            <w:gridSpan w:val="2"/>
            <w:vAlign w:val="bottom"/>
          </w:tcPr>
          <w:p w14:paraId="2EE4282C" w14:textId="57C10BB9" w:rsidR="00C13876" w:rsidRPr="001C479E" w:rsidRDefault="00C13876" w:rsidP="00C13876">
            <w:pPr>
              <w:rPr>
                <w:rFonts w:ascii="Times New Roman" w:eastAsia="Times New Roman" w:hAnsi="Times New Roman" w:cs="Times New Roman"/>
                <w:color w:val="auto"/>
                <w:sz w:val="20"/>
                <w:szCs w:val="20"/>
              </w:rPr>
            </w:pPr>
            <w:r>
              <w:t>0.984663</w:t>
            </w:r>
          </w:p>
        </w:tc>
        <w:tc>
          <w:tcPr>
            <w:tcW w:w="1530" w:type="dxa"/>
            <w:vAlign w:val="bottom"/>
          </w:tcPr>
          <w:p w14:paraId="01E5F9D4" w14:textId="23EBA142" w:rsidR="00C13876" w:rsidRPr="001C479E" w:rsidRDefault="00C13876" w:rsidP="00C13876">
            <w:pPr>
              <w:rPr>
                <w:rFonts w:ascii="Times New Roman" w:eastAsia="Times New Roman" w:hAnsi="Times New Roman" w:cs="Times New Roman"/>
                <w:color w:val="auto"/>
                <w:sz w:val="20"/>
                <w:szCs w:val="20"/>
              </w:rPr>
            </w:pPr>
            <w:r>
              <w:t>0.992961</w:t>
            </w:r>
          </w:p>
        </w:tc>
      </w:tr>
      <w:tr w:rsidR="00C13876" w:rsidRPr="001C479E" w14:paraId="07660FFF" w14:textId="21962DC8" w:rsidTr="003C0DD3">
        <w:trPr>
          <w:trHeight w:val="20"/>
        </w:trPr>
        <w:tc>
          <w:tcPr>
            <w:tcW w:w="810" w:type="dxa"/>
            <w:tcBorders>
              <w:top w:val="nil"/>
              <w:left w:val="nil"/>
              <w:bottom w:val="nil"/>
              <w:right w:val="nil"/>
            </w:tcBorders>
            <w:shd w:val="clear" w:color="auto" w:fill="auto"/>
            <w:noWrap/>
            <w:vAlign w:val="center"/>
            <w:hideMark/>
          </w:tcPr>
          <w:p w14:paraId="03ED55B0" w14:textId="77777777" w:rsidR="00C13876" w:rsidRPr="001C479E" w:rsidRDefault="00C13876" w:rsidP="00C13876">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Lucida Console" w:eastAsia="Times New Roman" w:hAnsi="Lucida Console" w:cs="Times New Roman"/>
                <w:sz w:val="20"/>
                <w:szCs w:val="20"/>
              </w:rPr>
            </w:pPr>
            <w:r w:rsidRPr="001C479E">
              <w:rPr>
                <w:rFonts w:ascii="Lucida Console" w:eastAsia="Times New Roman" w:hAnsi="Lucida Console" w:cs="Times New Roman"/>
                <w:sz w:val="20"/>
                <w:szCs w:val="20"/>
              </w:rPr>
              <w:t>5</w:t>
            </w:r>
          </w:p>
        </w:tc>
        <w:tc>
          <w:tcPr>
            <w:tcW w:w="1072" w:type="dxa"/>
            <w:tcBorders>
              <w:top w:val="nil"/>
              <w:left w:val="nil"/>
              <w:bottom w:val="nil"/>
              <w:right w:val="nil"/>
            </w:tcBorders>
            <w:shd w:val="clear" w:color="auto" w:fill="auto"/>
            <w:noWrap/>
            <w:vAlign w:val="bottom"/>
            <w:hideMark/>
          </w:tcPr>
          <w:p w14:paraId="42FCE20E" w14:textId="77777777" w:rsidR="00C13876" w:rsidRPr="001C479E" w:rsidRDefault="00C13876" w:rsidP="00C13876">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1C479E">
              <w:rPr>
                <w:rFonts w:eastAsia="Times New Roman" w:cs="Times New Roman"/>
              </w:rPr>
              <w:t>0.934598</w:t>
            </w:r>
          </w:p>
        </w:tc>
        <w:tc>
          <w:tcPr>
            <w:tcW w:w="1226" w:type="dxa"/>
            <w:gridSpan w:val="2"/>
            <w:tcBorders>
              <w:top w:val="nil"/>
              <w:left w:val="nil"/>
              <w:bottom w:val="nil"/>
              <w:right w:val="nil"/>
            </w:tcBorders>
            <w:shd w:val="clear" w:color="auto" w:fill="auto"/>
            <w:noWrap/>
            <w:vAlign w:val="bottom"/>
            <w:hideMark/>
          </w:tcPr>
          <w:p w14:paraId="7A7917DC" w14:textId="77777777" w:rsidR="00C13876" w:rsidRPr="001C479E" w:rsidRDefault="00C13876" w:rsidP="00C13876">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1C479E">
              <w:rPr>
                <w:rFonts w:eastAsia="Times New Roman" w:cs="Times New Roman"/>
              </w:rPr>
              <w:t>0.92467</w:t>
            </w:r>
          </w:p>
        </w:tc>
        <w:tc>
          <w:tcPr>
            <w:tcW w:w="1392" w:type="dxa"/>
            <w:tcBorders>
              <w:top w:val="nil"/>
              <w:left w:val="nil"/>
              <w:bottom w:val="nil"/>
              <w:right w:val="single" w:sz="4" w:space="0" w:color="auto"/>
            </w:tcBorders>
            <w:shd w:val="clear" w:color="auto" w:fill="auto"/>
            <w:noWrap/>
            <w:vAlign w:val="bottom"/>
            <w:hideMark/>
          </w:tcPr>
          <w:p w14:paraId="12955EE4" w14:textId="77777777" w:rsidR="00C13876" w:rsidRPr="001C479E" w:rsidRDefault="00C13876" w:rsidP="00C13876">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1C479E">
              <w:rPr>
                <w:rFonts w:eastAsia="Times New Roman" w:cs="Times New Roman"/>
              </w:rPr>
              <w:t>0.944527</w:t>
            </w:r>
          </w:p>
        </w:tc>
        <w:tc>
          <w:tcPr>
            <w:tcW w:w="810" w:type="dxa"/>
            <w:tcBorders>
              <w:left w:val="single" w:sz="4" w:space="0" w:color="auto"/>
            </w:tcBorders>
            <w:vAlign w:val="center"/>
          </w:tcPr>
          <w:p w14:paraId="19670C1A" w14:textId="1E2E6AC6" w:rsidR="00C13876" w:rsidRPr="001C479E" w:rsidRDefault="00C13876" w:rsidP="00C13876">
            <w:pPr>
              <w:rPr>
                <w:rFonts w:ascii="Times New Roman" w:eastAsia="Times New Roman" w:hAnsi="Times New Roman" w:cs="Times New Roman"/>
                <w:color w:val="auto"/>
                <w:sz w:val="20"/>
                <w:szCs w:val="20"/>
              </w:rPr>
            </w:pPr>
            <w:r>
              <w:rPr>
                <w:rFonts w:ascii="Lucida Console" w:hAnsi="Lucida Console"/>
                <w:sz w:val="20"/>
                <w:szCs w:val="20"/>
              </w:rPr>
              <w:t>5</w:t>
            </w:r>
          </w:p>
        </w:tc>
        <w:tc>
          <w:tcPr>
            <w:tcW w:w="1080" w:type="dxa"/>
            <w:vAlign w:val="bottom"/>
          </w:tcPr>
          <w:p w14:paraId="21480F00" w14:textId="75C2FBC7" w:rsidR="00C13876" w:rsidRPr="001C479E" w:rsidRDefault="00C13876" w:rsidP="00C13876">
            <w:pPr>
              <w:rPr>
                <w:rFonts w:ascii="Times New Roman" w:eastAsia="Times New Roman" w:hAnsi="Times New Roman" w:cs="Times New Roman"/>
                <w:color w:val="auto"/>
                <w:sz w:val="20"/>
                <w:szCs w:val="20"/>
              </w:rPr>
            </w:pPr>
            <w:r>
              <w:t>0.957637</w:t>
            </w:r>
          </w:p>
        </w:tc>
        <w:tc>
          <w:tcPr>
            <w:tcW w:w="1260" w:type="dxa"/>
            <w:gridSpan w:val="2"/>
            <w:vAlign w:val="bottom"/>
          </w:tcPr>
          <w:p w14:paraId="64742666" w14:textId="5441F6EE" w:rsidR="00C13876" w:rsidRPr="001C479E" w:rsidRDefault="00C13876" w:rsidP="00C13876">
            <w:pPr>
              <w:rPr>
                <w:rFonts w:ascii="Times New Roman" w:eastAsia="Times New Roman" w:hAnsi="Times New Roman" w:cs="Times New Roman"/>
                <w:color w:val="auto"/>
                <w:sz w:val="20"/>
                <w:szCs w:val="20"/>
              </w:rPr>
            </w:pPr>
            <w:r>
              <w:t>0.948566</w:t>
            </w:r>
          </w:p>
        </w:tc>
        <w:tc>
          <w:tcPr>
            <w:tcW w:w="1530" w:type="dxa"/>
            <w:vAlign w:val="bottom"/>
          </w:tcPr>
          <w:p w14:paraId="56F2081F" w14:textId="01AAE933" w:rsidR="00C13876" w:rsidRPr="001C479E" w:rsidRDefault="00C13876" w:rsidP="00C13876">
            <w:pPr>
              <w:rPr>
                <w:rFonts w:ascii="Times New Roman" w:eastAsia="Times New Roman" w:hAnsi="Times New Roman" w:cs="Times New Roman"/>
                <w:color w:val="auto"/>
                <w:sz w:val="20"/>
                <w:szCs w:val="20"/>
              </w:rPr>
            </w:pPr>
            <w:r>
              <w:t>0.966708</w:t>
            </w:r>
          </w:p>
        </w:tc>
      </w:tr>
      <w:tr w:rsidR="00C13876" w:rsidRPr="001C479E" w14:paraId="69926882" w14:textId="14C0E9C0" w:rsidTr="003C0DD3">
        <w:trPr>
          <w:trHeight w:val="20"/>
        </w:trPr>
        <w:tc>
          <w:tcPr>
            <w:tcW w:w="810" w:type="dxa"/>
            <w:tcBorders>
              <w:top w:val="nil"/>
              <w:left w:val="nil"/>
              <w:bottom w:val="nil"/>
              <w:right w:val="nil"/>
            </w:tcBorders>
            <w:shd w:val="clear" w:color="auto" w:fill="auto"/>
            <w:noWrap/>
            <w:vAlign w:val="center"/>
            <w:hideMark/>
          </w:tcPr>
          <w:p w14:paraId="718061D5" w14:textId="77777777" w:rsidR="00C13876" w:rsidRPr="001C479E" w:rsidRDefault="00C13876" w:rsidP="00C13876">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Lucida Console" w:eastAsia="Times New Roman" w:hAnsi="Lucida Console" w:cs="Times New Roman"/>
                <w:sz w:val="20"/>
                <w:szCs w:val="20"/>
              </w:rPr>
            </w:pPr>
            <w:r w:rsidRPr="001C479E">
              <w:rPr>
                <w:rFonts w:ascii="Lucida Console" w:eastAsia="Times New Roman" w:hAnsi="Lucida Console" w:cs="Times New Roman"/>
                <w:sz w:val="20"/>
                <w:szCs w:val="20"/>
              </w:rPr>
              <w:t>6</w:t>
            </w:r>
          </w:p>
        </w:tc>
        <w:tc>
          <w:tcPr>
            <w:tcW w:w="1072" w:type="dxa"/>
            <w:tcBorders>
              <w:top w:val="nil"/>
              <w:left w:val="nil"/>
              <w:bottom w:val="nil"/>
              <w:right w:val="nil"/>
            </w:tcBorders>
            <w:shd w:val="clear" w:color="auto" w:fill="auto"/>
            <w:noWrap/>
            <w:vAlign w:val="bottom"/>
            <w:hideMark/>
          </w:tcPr>
          <w:p w14:paraId="65360B0F" w14:textId="77777777" w:rsidR="00C13876" w:rsidRPr="001C479E" w:rsidRDefault="00C13876" w:rsidP="00C13876">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1C479E">
              <w:rPr>
                <w:rFonts w:eastAsia="Times New Roman" w:cs="Times New Roman"/>
              </w:rPr>
              <w:t>0.825922</w:t>
            </w:r>
          </w:p>
        </w:tc>
        <w:tc>
          <w:tcPr>
            <w:tcW w:w="1226" w:type="dxa"/>
            <w:gridSpan w:val="2"/>
            <w:tcBorders>
              <w:top w:val="nil"/>
              <w:left w:val="nil"/>
              <w:bottom w:val="nil"/>
              <w:right w:val="nil"/>
            </w:tcBorders>
            <w:shd w:val="clear" w:color="auto" w:fill="auto"/>
            <w:noWrap/>
            <w:vAlign w:val="bottom"/>
            <w:hideMark/>
          </w:tcPr>
          <w:p w14:paraId="655320D4" w14:textId="77777777" w:rsidR="00C13876" w:rsidRPr="001C479E" w:rsidRDefault="00C13876" w:rsidP="00C13876">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1C479E">
              <w:rPr>
                <w:rFonts w:eastAsia="Times New Roman" w:cs="Times New Roman"/>
              </w:rPr>
              <w:t>0.809357</w:t>
            </w:r>
          </w:p>
        </w:tc>
        <w:tc>
          <w:tcPr>
            <w:tcW w:w="1392" w:type="dxa"/>
            <w:tcBorders>
              <w:top w:val="nil"/>
              <w:left w:val="nil"/>
              <w:bottom w:val="nil"/>
              <w:right w:val="single" w:sz="4" w:space="0" w:color="auto"/>
            </w:tcBorders>
            <w:shd w:val="clear" w:color="auto" w:fill="auto"/>
            <w:noWrap/>
            <w:vAlign w:val="bottom"/>
            <w:hideMark/>
          </w:tcPr>
          <w:p w14:paraId="411F51D0" w14:textId="77777777" w:rsidR="00C13876" w:rsidRPr="001C479E" w:rsidRDefault="00C13876" w:rsidP="00C13876">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1C479E">
              <w:rPr>
                <w:rFonts w:eastAsia="Times New Roman" w:cs="Times New Roman"/>
              </w:rPr>
              <w:t>0.842487</w:t>
            </w:r>
          </w:p>
        </w:tc>
        <w:tc>
          <w:tcPr>
            <w:tcW w:w="810" w:type="dxa"/>
            <w:tcBorders>
              <w:left w:val="single" w:sz="4" w:space="0" w:color="auto"/>
            </w:tcBorders>
            <w:vAlign w:val="center"/>
          </w:tcPr>
          <w:p w14:paraId="47D42246" w14:textId="4B5BEE39" w:rsidR="00C13876" w:rsidRPr="001C479E" w:rsidRDefault="00C13876" w:rsidP="00C13876">
            <w:pPr>
              <w:rPr>
                <w:rFonts w:ascii="Times New Roman" w:eastAsia="Times New Roman" w:hAnsi="Times New Roman" w:cs="Times New Roman"/>
                <w:color w:val="auto"/>
                <w:sz w:val="20"/>
                <w:szCs w:val="20"/>
              </w:rPr>
            </w:pPr>
            <w:r>
              <w:rPr>
                <w:rFonts w:ascii="Lucida Console" w:hAnsi="Lucida Console"/>
                <w:sz w:val="20"/>
                <w:szCs w:val="20"/>
              </w:rPr>
              <w:t>6</w:t>
            </w:r>
          </w:p>
        </w:tc>
        <w:tc>
          <w:tcPr>
            <w:tcW w:w="1080" w:type="dxa"/>
            <w:vAlign w:val="bottom"/>
          </w:tcPr>
          <w:p w14:paraId="3033B8C3" w14:textId="20CEEBEF" w:rsidR="00C13876" w:rsidRPr="001C479E" w:rsidRDefault="00C13876" w:rsidP="00C13876">
            <w:pPr>
              <w:rPr>
                <w:rFonts w:ascii="Times New Roman" w:eastAsia="Times New Roman" w:hAnsi="Times New Roman" w:cs="Times New Roman"/>
                <w:color w:val="auto"/>
                <w:sz w:val="20"/>
                <w:szCs w:val="20"/>
              </w:rPr>
            </w:pPr>
            <w:r>
              <w:t>0.882054</w:t>
            </w:r>
          </w:p>
        </w:tc>
        <w:tc>
          <w:tcPr>
            <w:tcW w:w="1260" w:type="dxa"/>
            <w:gridSpan w:val="2"/>
            <w:vAlign w:val="bottom"/>
          </w:tcPr>
          <w:p w14:paraId="4B43E8CE" w14:textId="3D3DE087" w:rsidR="00C13876" w:rsidRPr="001C479E" w:rsidRDefault="00C13876" w:rsidP="00C13876">
            <w:pPr>
              <w:rPr>
                <w:rFonts w:ascii="Times New Roman" w:eastAsia="Times New Roman" w:hAnsi="Times New Roman" w:cs="Times New Roman"/>
                <w:color w:val="auto"/>
                <w:sz w:val="20"/>
                <w:szCs w:val="20"/>
              </w:rPr>
            </w:pPr>
            <w:r>
              <w:t>0.866022</w:t>
            </w:r>
          </w:p>
        </w:tc>
        <w:tc>
          <w:tcPr>
            <w:tcW w:w="1530" w:type="dxa"/>
            <w:vAlign w:val="bottom"/>
          </w:tcPr>
          <w:p w14:paraId="07470A1F" w14:textId="09DB776F" w:rsidR="00C13876" w:rsidRPr="001C479E" w:rsidRDefault="00C13876" w:rsidP="00C13876">
            <w:pPr>
              <w:rPr>
                <w:rFonts w:ascii="Times New Roman" w:eastAsia="Times New Roman" w:hAnsi="Times New Roman" w:cs="Times New Roman"/>
                <w:color w:val="auto"/>
                <w:sz w:val="20"/>
                <w:szCs w:val="20"/>
              </w:rPr>
            </w:pPr>
            <w:r>
              <w:t>0.898085</w:t>
            </w:r>
          </w:p>
        </w:tc>
      </w:tr>
      <w:tr w:rsidR="00C13876" w:rsidRPr="001C479E" w14:paraId="3A3B02B6" w14:textId="43818F60" w:rsidTr="003C0DD3">
        <w:trPr>
          <w:trHeight w:val="20"/>
        </w:trPr>
        <w:tc>
          <w:tcPr>
            <w:tcW w:w="810" w:type="dxa"/>
            <w:tcBorders>
              <w:top w:val="nil"/>
              <w:left w:val="nil"/>
              <w:bottom w:val="nil"/>
              <w:right w:val="nil"/>
            </w:tcBorders>
            <w:shd w:val="clear" w:color="auto" w:fill="auto"/>
            <w:noWrap/>
            <w:vAlign w:val="center"/>
            <w:hideMark/>
          </w:tcPr>
          <w:p w14:paraId="30C03C29" w14:textId="77777777" w:rsidR="00C13876" w:rsidRPr="001C479E" w:rsidRDefault="00C13876" w:rsidP="00C13876">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Lucida Console" w:eastAsia="Times New Roman" w:hAnsi="Lucida Console" w:cs="Times New Roman"/>
                <w:sz w:val="20"/>
                <w:szCs w:val="20"/>
              </w:rPr>
            </w:pPr>
            <w:r w:rsidRPr="001C479E">
              <w:rPr>
                <w:rFonts w:ascii="Lucida Console" w:eastAsia="Times New Roman" w:hAnsi="Lucida Console" w:cs="Times New Roman"/>
                <w:sz w:val="20"/>
                <w:szCs w:val="20"/>
              </w:rPr>
              <w:t>7</w:t>
            </w:r>
          </w:p>
        </w:tc>
        <w:tc>
          <w:tcPr>
            <w:tcW w:w="1072" w:type="dxa"/>
            <w:tcBorders>
              <w:top w:val="nil"/>
              <w:left w:val="nil"/>
              <w:bottom w:val="nil"/>
              <w:right w:val="nil"/>
            </w:tcBorders>
            <w:shd w:val="clear" w:color="auto" w:fill="auto"/>
            <w:noWrap/>
            <w:vAlign w:val="bottom"/>
            <w:hideMark/>
          </w:tcPr>
          <w:p w14:paraId="59D0D12D" w14:textId="77777777" w:rsidR="00C13876" w:rsidRPr="001C479E" w:rsidRDefault="00C13876" w:rsidP="00C13876">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1C479E">
              <w:rPr>
                <w:rFonts w:eastAsia="Times New Roman" w:cs="Times New Roman"/>
              </w:rPr>
              <w:t>0.682769</w:t>
            </w:r>
          </w:p>
        </w:tc>
        <w:tc>
          <w:tcPr>
            <w:tcW w:w="1226" w:type="dxa"/>
            <w:gridSpan w:val="2"/>
            <w:tcBorders>
              <w:top w:val="nil"/>
              <w:left w:val="nil"/>
              <w:bottom w:val="nil"/>
              <w:right w:val="nil"/>
            </w:tcBorders>
            <w:shd w:val="clear" w:color="auto" w:fill="auto"/>
            <w:noWrap/>
            <w:vAlign w:val="bottom"/>
            <w:hideMark/>
          </w:tcPr>
          <w:p w14:paraId="3AF594D9" w14:textId="77777777" w:rsidR="00C13876" w:rsidRPr="001C479E" w:rsidRDefault="00C13876" w:rsidP="00C13876">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1C479E">
              <w:rPr>
                <w:rFonts w:eastAsia="Times New Roman" w:cs="Times New Roman"/>
              </w:rPr>
              <w:t>0.662531</w:t>
            </w:r>
          </w:p>
        </w:tc>
        <w:tc>
          <w:tcPr>
            <w:tcW w:w="1392" w:type="dxa"/>
            <w:tcBorders>
              <w:top w:val="nil"/>
              <w:left w:val="nil"/>
              <w:bottom w:val="nil"/>
              <w:right w:val="single" w:sz="4" w:space="0" w:color="auto"/>
            </w:tcBorders>
            <w:shd w:val="clear" w:color="auto" w:fill="auto"/>
            <w:noWrap/>
            <w:vAlign w:val="bottom"/>
            <w:hideMark/>
          </w:tcPr>
          <w:p w14:paraId="7A5C1914" w14:textId="77777777" w:rsidR="00C13876" w:rsidRPr="001C479E" w:rsidRDefault="00C13876" w:rsidP="00C13876">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1C479E">
              <w:rPr>
                <w:rFonts w:eastAsia="Times New Roman" w:cs="Times New Roman"/>
              </w:rPr>
              <w:t>0.703007</w:t>
            </w:r>
          </w:p>
        </w:tc>
        <w:tc>
          <w:tcPr>
            <w:tcW w:w="810" w:type="dxa"/>
            <w:tcBorders>
              <w:left w:val="single" w:sz="4" w:space="0" w:color="auto"/>
            </w:tcBorders>
            <w:vAlign w:val="center"/>
          </w:tcPr>
          <w:p w14:paraId="5C663C9A" w14:textId="1B649792" w:rsidR="00C13876" w:rsidRPr="001C479E" w:rsidRDefault="00C13876" w:rsidP="00C13876">
            <w:pPr>
              <w:rPr>
                <w:rFonts w:ascii="Times New Roman" w:eastAsia="Times New Roman" w:hAnsi="Times New Roman" w:cs="Times New Roman"/>
                <w:color w:val="auto"/>
                <w:sz w:val="20"/>
                <w:szCs w:val="20"/>
              </w:rPr>
            </w:pPr>
            <w:r>
              <w:rPr>
                <w:rFonts w:ascii="Lucida Console" w:hAnsi="Lucida Console"/>
                <w:sz w:val="20"/>
                <w:szCs w:val="20"/>
              </w:rPr>
              <w:t>7</w:t>
            </w:r>
          </w:p>
        </w:tc>
        <w:tc>
          <w:tcPr>
            <w:tcW w:w="1080" w:type="dxa"/>
            <w:vAlign w:val="bottom"/>
          </w:tcPr>
          <w:p w14:paraId="592FBAE8" w14:textId="7D177954" w:rsidR="00C13876" w:rsidRPr="001C479E" w:rsidRDefault="00C13876" w:rsidP="00C13876">
            <w:pPr>
              <w:rPr>
                <w:rFonts w:ascii="Times New Roman" w:eastAsia="Times New Roman" w:hAnsi="Times New Roman" w:cs="Times New Roman"/>
                <w:color w:val="auto"/>
                <w:sz w:val="20"/>
                <w:szCs w:val="20"/>
              </w:rPr>
            </w:pPr>
            <w:r>
              <w:t>0.763941</w:t>
            </w:r>
          </w:p>
        </w:tc>
        <w:tc>
          <w:tcPr>
            <w:tcW w:w="1260" w:type="dxa"/>
            <w:gridSpan w:val="2"/>
            <w:vAlign w:val="bottom"/>
          </w:tcPr>
          <w:p w14:paraId="172243C1" w14:textId="08967BB0" w:rsidR="00C13876" w:rsidRPr="001C479E" w:rsidRDefault="00C13876" w:rsidP="00C13876">
            <w:pPr>
              <w:rPr>
                <w:rFonts w:ascii="Times New Roman" w:eastAsia="Times New Roman" w:hAnsi="Times New Roman" w:cs="Times New Roman"/>
                <w:color w:val="auto"/>
                <w:sz w:val="20"/>
                <w:szCs w:val="20"/>
              </w:rPr>
            </w:pPr>
            <w:r>
              <w:t>0.74234</w:t>
            </w:r>
          </w:p>
        </w:tc>
        <w:tc>
          <w:tcPr>
            <w:tcW w:w="1530" w:type="dxa"/>
            <w:vAlign w:val="bottom"/>
          </w:tcPr>
          <w:p w14:paraId="188E050E" w14:textId="1013BF45" w:rsidR="00C13876" w:rsidRPr="001C479E" w:rsidRDefault="00C13876" w:rsidP="00C13876">
            <w:pPr>
              <w:rPr>
                <w:rFonts w:ascii="Times New Roman" w:eastAsia="Times New Roman" w:hAnsi="Times New Roman" w:cs="Times New Roman"/>
                <w:color w:val="auto"/>
                <w:sz w:val="20"/>
                <w:szCs w:val="20"/>
              </w:rPr>
            </w:pPr>
            <w:r>
              <w:t>0.785543</w:t>
            </w:r>
          </w:p>
        </w:tc>
      </w:tr>
      <w:tr w:rsidR="00C13876" w:rsidRPr="001C479E" w14:paraId="113BC603" w14:textId="609D739C" w:rsidTr="003C0DD3">
        <w:trPr>
          <w:trHeight w:val="20"/>
        </w:trPr>
        <w:tc>
          <w:tcPr>
            <w:tcW w:w="810" w:type="dxa"/>
            <w:tcBorders>
              <w:top w:val="nil"/>
              <w:left w:val="nil"/>
              <w:bottom w:val="nil"/>
              <w:right w:val="nil"/>
            </w:tcBorders>
            <w:shd w:val="clear" w:color="auto" w:fill="auto"/>
            <w:noWrap/>
            <w:vAlign w:val="center"/>
            <w:hideMark/>
          </w:tcPr>
          <w:p w14:paraId="04E3D012" w14:textId="77777777" w:rsidR="00C13876" w:rsidRPr="001C479E" w:rsidRDefault="00C13876" w:rsidP="00C13876">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Lucida Console" w:eastAsia="Times New Roman" w:hAnsi="Lucida Console" w:cs="Times New Roman"/>
                <w:sz w:val="20"/>
                <w:szCs w:val="20"/>
              </w:rPr>
            </w:pPr>
            <w:r w:rsidRPr="001C479E">
              <w:rPr>
                <w:rFonts w:ascii="Lucida Console" w:eastAsia="Times New Roman" w:hAnsi="Lucida Console" w:cs="Times New Roman"/>
                <w:sz w:val="20"/>
                <w:szCs w:val="20"/>
              </w:rPr>
              <w:t>8</w:t>
            </w:r>
          </w:p>
        </w:tc>
        <w:tc>
          <w:tcPr>
            <w:tcW w:w="1072" w:type="dxa"/>
            <w:tcBorders>
              <w:top w:val="nil"/>
              <w:left w:val="nil"/>
              <w:bottom w:val="nil"/>
              <w:right w:val="nil"/>
            </w:tcBorders>
            <w:shd w:val="clear" w:color="auto" w:fill="auto"/>
            <w:noWrap/>
            <w:vAlign w:val="bottom"/>
            <w:hideMark/>
          </w:tcPr>
          <w:p w14:paraId="32B1EEBF" w14:textId="77777777" w:rsidR="00C13876" w:rsidRPr="001C479E" w:rsidRDefault="00C13876" w:rsidP="00C13876">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1C479E">
              <w:rPr>
                <w:rFonts w:eastAsia="Times New Roman" w:cs="Times New Roman"/>
              </w:rPr>
              <w:t>0.544329</w:t>
            </w:r>
          </w:p>
        </w:tc>
        <w:tc>
          <w:tcPr>
            <w:tcW w:w="1226" w:type="dxa"/>
            <w:gridSpan w:val="2"/>
            <w:tcBorders>
              <w:top w:val="nil"/>
              <w:left w:val="nil"/>
              <w:bottom w:val="nil"/>
              <w:right w:val="nil"/>
            </w:tcBorders>
            <w:shd w:val="clear" w:color="auto" w:fill="auto"/>
            <w:noWrap/>
            <w:vAlign w:val="bottom"/>
            <w:hideMark/>
          </w:tcPr>
          <w:p w14:paraId="6F20F5AB" w14:textId="77777777" w:rsidR="00C13876" w:rsidRPr="001C479E" w:rsidRDefault="00C13876" w:rsidP="00C13876">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1C479E">
              <w:rPr>
                <w:rFonts w:eastAsia="Times New Roman" w:cs="Times New Roman"/>
              </w:rPr>
              <w:t>0.522326</w:t>
            </w:r>
          </w:p>
        </w:tc>
        <w:tc>
          <w:tcPr>
            <w:tcW w:w="1392" w:type="dxa"/>
            <w:tcBorders>
              <w:top w:val="nil"/>
              <w:left w:val="nil"/>
              <w:bottom w:val="nil"/>
              <w:right w:val="single" w:sz="4" w:space="0" w:color="auto"/>
            </w:tcBorders>
            <w:shd w:val="clear" w:color="auto" w:fill="auto"/>
            <w:noWrap/>
            <w:vAlign w:val="bottom"/>
            <w:hideMark/>
          </w:tcPr>
          <w:p w14:paraId="5E7D8A9E" w14:textId="77777777" w:rsidR="00C13876" w:rsidRPr="001C479E" w:rsidRDefault="00C13876" w:rsidP="00C13876">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1C479E">
              <w:rPr>
                <w:rFonts w:eastAsia="Times New Roman" w:cs="Times New Roman"/>
              </w:rPr>
              <w:t>0.566332</w:t>
            </w:r>
          </w:p>
        </w:tc>
        <w:tc>
          <w:tcPr>
            <w:tcW w:w="810" w:type="dxa"/>
            <w:tcBorders>
              <w:left w:val="single" w:sz="4" w:space="0" w:color="auto"/>
            </w:tcBorders>
            <w:vAlign w:val="center"/>
          </w:tcPr>
          <w:p w14:paraId="136914B2" w14:textId="13619E1D" w:rsidR="00C13876" w:rsidRPr="001C479E" w:rsidRDefault="00C13876" w:rsidP="00C13876">
            <w:pPr>
              <w:rPr>
                <w:rFonts w:ascii="Times New Roman" w:eastAsia="Times New Roman" w:hAnsi="Times New Roman" w:cs="Times New Roman"/>
                <w:color w:val="auto"/>
                <w:sz w:val="20"/>
                <w:szCs w:val="20"/>
              </w:rPr>
            </w:pPr>
            <w:r>
              <w:rPr>
                <w:rFonts w:ascii="Lucida Console" w:hAnsi="Lucida Console"/>
                <w:sz w:val="20"/>
                <w:szCs w:val="20"/>
              </w:rPr>
              <w:t>8</w:t>
            </w:r>
          </w:p>
        </w:tc>
        <w:tc>
          <w:tcPr>
            <w:tcW w:w="1080" w:type="dxa"/>
            <w:vAlign w:val="bottom"/>
          </w:tcPr>
          <w:p w14:paraId="414BAF28" w14:textId="22FB7768" w:rsidR="00C13876" w:rsidRPr="001C479E" w:rsidRDefault="00C13876" w:rsidP="00C13876">
            <w:pPr>
              <w:rPr>
                <w:rFonts w:ascii="Times New Roman" w:eastAsia="Times New Roman" w:hAnsi="Times New Roman" w:cs="Times New Roman"/>
                <w:color w:val="auto"/>
                <w:sz w:val="20"/>
                <w:szCs w:val="20"/>
              </w:rPr>
            </w:pPr>
            <w:r>
              <w:t>0.615509</w:t>
            </w:r>
          </w:p>
        </w:tc>
        <w:tc>
          <w:tcPr>
            <w:tcW w:w="1260" w:type="dxa"/>
            <w:gridSpan w:val="2"/>
            <w:vAlign w:val="bottom"/>
          </w:tcPr>
          <w:p w14:paraId="0F8B57BE" w14:textId="2420A574" w:rsidR="00C13876" w:rsidRPr="001C479E" w:rsidRDefault="00C13876" w:rsidP="00C13876">
            <w:pPr>
              <w:rPr>
                <w:rFonts w:ascii="Times New Roman" w:eastAsia="Times New Roman" w:hAnsi="Times New Roman" w:cs="Times New Roman"/>
                <w:color w:val="auto"/>
                <w:sz w:val="20"/>
                <w:szCs w:val="20"/>
              </w:rPr>
            </w:pPr>
            <w:r>
              <w:t>0.591198</w:t>
            </w:r>
          </w:p>
        </w:tc>
        <w:tc>
          <w:tcPr>
            <w:tcW w:w="1530" w:type="dxa"/>
            <w:vAlign w:val="bottom"/>
          </w:tcPr>
          <w:p w14:paraId="6FB1CF10" w14:textId="1378105C" w:rsidR="00C13876" w:rsidRPr="001C479E" w:rsidRDefault="00C13876" w:rsidP="00C13876">
            <w:pPr>
              <w:rPr>
                <w:rFonts w:ascii="Times New Roman" w:eastAsia="Times New Roman" w:hAnsi="Times New Roman" w:cs="Times New Roman"/>
                <w:color w:val="auto"/>
                <w:sz w:val="20"/>
                <w:szCs w:val="20"/>
              </w:rPr>
            </w:pPr>
            <w:r>
              <w:t>0.63982</w:t>
            </w:r>
          </w:p>
        </w:tc>
      </w:tr>
      <w:tr w:rsidR="00C13876" w:rsidRPr="001C479E" w14:paraId="3FBACA8D" w14:textId="00185C43" w:rsidTr="003C0DD3">
        <w:trPr>
          <w:trHeight w:val="20"/>
        </w:trPr>
        <w:tc>
          <w:tcPr>
            <w:tcW w:w="810" w:type="dxa"/>
            <w:tcBorders>
              <w:top w:val="nil"/>
              <w:left w:val="nil"/>
              <w:bottom w:val="nil"/>
              <w:right w:val="nil"/>
            </w:tcBorders>
            <w:shd w:val="clear" w:color="auto" w:fill="auto"/>
            <w:noWrap/>
            <w:vAlign w:val="center"/>
            <w:hideMark/>
          </w:tcPr>
          <w:p w14:paraId="3D28292C" w14:textId="77777777" w:rsidR="00C13876" w:rsidRPr="001C479E" w:rsidRDefault="00C13876" w:rsidP="00C13876">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Lucida Console" w:eastAsia="Times New Roman" w:hAnsi="Lucida Console" w:cs="Times New Roman"/>
                <w:sz w:val="20"/>
                <w:szCs w:val="20"/>
              </w:rPr>
            </w:pPr>
            <w:r w:rsidRPr="001C479E">
              <w:rPr>
                <w:rFonts w:ascii="Lucida Console" w:eastAsia="Times New Roman" w:hAnsi="Lucida Console" w:cs="Times New Roman"/>
                <w:sz w:val="20"/>
                <w:szCs w:val="20"/>
              </w:rPr>
              <w:t>9</w:t>
            </w:r>
          </w:p>
        </w:tc>
        <w:tc>
          <w:tcPr>
            <w:tcW w:w="1072" w:type="dxa"/>
            <w:tcBorders>
              <w:top w:val="nil"/>
              <w:left w:val="nil"/>
              <w:bottom w:val="nil"/>
              <w:right w:val="nil"/>
            </w:tcBorders>
            <w:shd w:val="clear" w:color="auto" w:fill="auto"/>
            <w:noWrap/>
            <w:vAlign w:val="bottom"/>
            <w:hideMark/>
          </w:tcPr>
          <w:p w14:paraId="48C04CC8" w14:textId="77777777" w:rsidR="00C13876" w:rsidRPr="001C479E" w:rsidRDefault="00C13876" w:rsidP="00C13876">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1C479E">
              <w:rPr>
                <w:rFonts w:eastAsia="Times New Roman" w:cs="Times New Roman"/>
              </w:rPr>
              <w:t>0.424</w:t>
            </w:r>
          </w:p>
        </w:tc>
        <w:tc>
          <w:tcPr>
            <w:tcW w:w="1226" w:type="dxa"/>
            <w:gridSpan w:val="2"/>
            <w:tcBorders>
              <w:top w:val="nil"/>
              <w:left w:val="nil"/>
              <w:bottom w:val="nil"/>
              <w:right w:val="nil"/>
            </w:tcBorders>
            <w:shd w:val="clear" w:color="auto" w:fill="auto"/>
            <w:noWrap/>
            <w:vAlign w:val="bottom"/>
            <w:hideMark/>
          </w:tcPr>
          <w:p w14:paraId="144E7FA8" w14:textId="77777777" w:rsidR="00C13876" w:rsidRPr="001C479E" w:rsidRDefault="00C13876" w:rsidP="00C13876">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1C479E">
              <w:rPr>
                <w:rFonts w:eastAsia="Times New Roman" w:cs="Times New Roman"/>
              </w:rPr>
              <w:t>0.400002</w:t>
            </w:r>
          </w:p>
        </w:tc>
        <w:tc>
          <w:tcPr>
            <w:tcW w:w="1392" w:type="dxa"/>
            <w:tcBorders>
              <w:top w:val="nil"/>
              <w:left w:val="nil"/>
              <w:bottom w:val="nil"/>
              <w:right w:val="single" w:sz="4" w:space="0" w:color="auto"/>
            </w:tcBorders>
            <w:shd w:val="clear" w:color="auto" w:fill="auto"/>
            <w:noWrap/>
            <w:vAlign w:val="bottom"/>
            <w:hideMark/>
          </w:tcPr>
          <w:p w14:paraId="22841232" w14:textId="77777777" w:rsidR="00C13876" w:rsidRPr="001C479E" w:rsidRDefault="00C13876" w:rsidP="00C13876">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1C479E">
              <w:rPr>
                <w:rFonts w:eastAsia="Times New Roman" w:cs="Times New Roman"/>
              </w:rPr>
              <w:t>0.447998</w:t>
            </w:r>
          </w:p>
        </w:tc>
        <w:tc>
          <w:tcPr>
            <w:tcW w:w="810" w:type="dxa"/>
            <w:tcBorders>
              <w:left w:val="single" w:sz="4" w:space="0" w:color="auto"/>
            </w:tcBorders>
            <w:vAlign w:val="center"/>
          </w:tcPr>
          <w:p w14:paraId="41982AB7" w14:textId="569AE9DB" w:rsidR="00C13876" w:rsidRPr="001C479E" w:rsidRDefault="00C13876" w:rsidP="00C13876">
            <w:pPr>
              <w:rPr>
                <w:rFonts w:ascii="Times New Roman" w:eastAsia="Times New Roman" w:hAnsi="Times New Roman" w:cs="Times New Roman"/>
                <w:color w:val="auto"/>
                <w:sz w:val="20"/>
                <w:szCs w:val="20"/>
              </w:rPr>
            </w:pPr>
            <w:r>
              <w:rPr>
                <w:rFonts w:ascii="Lucida Console" w:hAnsi="Lucida Console"/>
                <w:sz w:val="20"/>
                <w:szCs w:val="20"/>
              </w:rPr>
              <w:t>9</w:t>
            </w:r>
          </w:p>
        </w:tc>
        <w:tc>
          <w:tcPr>
            <w:tcW w:w="1080" w:type="dxa"/>
            <w:vAlign w:val="bottom"/>
          </w:tcPr>
          <w:p w14:paraId="05AB870D" w14:textId="100A4F5A" w:rsidR="00C13876" w:rsidRPr="001C479E" w:rsidRDefault="00C13876" w:rsidP="00C13876">
            <w:pPr>
              <w:rPr>
                <w:rFonts w:ascii="Times New Roman" w:eastAsia="Times New Roman" w:hAnsi="Times New Roman" w:cs="Times New Roman"/>
                <w:color w:val="auto"/>
                <w:sz w:val="20"/>
                <w:szCs w:val="20"/>
              </w:rPr>
            </w:pPr>
            <w:r>
              <w:t>0.489007</w:t>
            </w:r>
          </w:p>
        </w:tc>
        <w:tc>
          <w:tcPr>
            <w:tcW w:w="1260" w:type="dxa"/>
            <w:gridSpan w:val="2"/>
            <w:vAlign w:val="bottom"/>
          </w:tcPr>
          <w:p w14:paraId="2068B34C" w14:textId="7692EC89" w:rsidR="00C13876" w:rsidRPr="001C479E" w:rsidRDefault="00C13876" w:rsidP="00C13876">
            <w:pPr>
              <w:rPr>
                <w:rFonts w:ascii="Times New Roman" w:eastAsia="Times New Roman" w:hAnsi="Times New Roman" w:cs="Times New Roman"/>
                <w:color w:val="auto"/>
                <w:sz w:val="20"/>
                <w:szCs w:val="20"/>
              </w:rPr>
            </w:pPr>
            <w:r>
              <w:t>0.46352</w:t>
            </w:r>
          </w:p>
        </w:tc>
        <w:tc>
          <w:tcPr>
            <w:tcW w:w="1530" w:type="dxa"/>
            <w:vAlign w:val="bottom"/>
          </w:tcPr>
          <w:p w14:paraId="6BB33F93" w14:textId="7D89307D" w:rsidR="00C13876" w:rsidRPr="001C479E" w:rsidRDefault="00C13876" w:rsidP="00C13876">
            <w:pPr>
              <w:rPr>
                <w:rFonts w:ascii="Times New Roman" w:eastAsia="Times New Roman" w:hAnsi="Times New Roman" w:cs="Times New Roman"/>
                <w:color w:val="auto"/>
                <w:sz w:val="20"/>
                <w:szCs w:val="20"/>
              </w:rPr>
            </w:pPr>
            <w:r>
              <w:t>0.514495</w:t>
            </w:r>
          </w:p>
        </w:tc>
      </w:tr>
      <w:tr w:rsidR="00C13876" w:rsidRPr="001C479E" w14:paraId="73FE1E36" w14:textId="13161AD5" w:rsidTr="003C0DD3">
        <w:trPr>
          <w:trHeight w:val="20"/>
        </w:trPr>
        <w:tc>
          <w:tcPr>
            <w:tcW w:w="810" w:type="dxa"/>
            <w:tcBorders>
              <w:top w:val="nil"/>
              <w:left w:val="nil"/>
              <w:bottom w:val="nil"/>
              <w:right w:val="nil"/>
            </w:tcBorders>
            <w:shd w:val="clear" w:color="auto" w:fill="auto"/>
            <w:noWrap/>
            <w:vAlign w:val="center"/>
            <w:hideMark/>
          </w:tcPr>
          <w:p w14:paraId="7BF95A83" w14:textId="77777777" w:rsidR="00C13876" w:rsidRPr="001C479E" w:rsidRDefault="00C13876" w:rsidP="00C13876">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Lucida Console" w:eastAsia="Times New Roman" w:hAnsi="Lucida Console" w:cs="Times New Roman"/>
                <w:sz w:val="20"/>
                <w:szCs w:val="20"/>
              </w:rPr>
            </w:pPr>
            <w:r w:rsidRPr="001C479E">
              <w:rPr>
                <w:rFonts w:ascii="Lucida Console" w:eastAsia="Times New Roman" w:hAnsi="Lucida Console" w:cs="Times New Roman"/>
                <w:sz w:val="20"/>
                <w:szCs w:val="20"/>
              </w:rPr>
              <w:t>10</w:t>
            </w:r>
          </w:p>
        </w:tc>
        <w:tc>
          <w:tcPr>
            <w:tcW w:w="1072" w:type="dxa"/>
            <w:tcBorders>
              <w:top w:val="nil"/>
              <w:left w:val="nil"/>
              <w:bottom w:val="nil"/>
              <w:right w:val="nil"/>
            </w:tcBorders>
            <w:shd w:val="clear" w:color="auto" w:fill="auto"/>
            <w:noWrap/>
            <w:vAlign w:val="bottom"/>
            <w:hideMark/>
          </w:tcPr>
          <w:p w14:paraId="281244E2" w14:textId="77777777" w:rsidR="00C13876" w:rsidRPr="001C479E" w:rsidRDefault="00C13876" w:rsidP="00C13876">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1C479E">
              <w:rPr>
                <w:rFonts w:eastAsia="Times New Roman" w:cs="Times New Roman"/>
              </w:rPr>
              <w:t>0.302915</w:t>
            </w:r>
          </w:p>
        </w:tc>
        <w:tc>
          <w:tcPr>
            <w:tcW w:w="1226" w:type="dxa"/>
            <w:gridSpan w:val="2"/>
            <w:tcBorders>
              <w:top w:val="nil"/>
              <w:left w:val="nil"/>
              <w:bottom w:val="nil"/>
              <w:right w:val="nil"/>
            </w:tcBorders>
            <w:shd w:val="clear" w:color="auto" w:fill="auto"/>
            <w:noWrap/>
            <w:vAlign w:val="bottom"/>
            <w:hideMark/>
          </w:tcPr>
          <w:p w14:paraId="5FE95E27" w14:textId="77777777" w:rsidR="00C13876" w:rsidRPr="001C479E" w:rsidRDefault="00C13876" w:rsidP="00C13876">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1C479E">
              <w:rPr>
                <w:rFonts w:eastAsia="Times New Roman" w:cs="Times New Roman"/>
              </w:rPr>
              <w:t>0.278431</w:t>
            </w:r>
          </w:p>
        </w:tc>
        <w:tc>
          <w:tcPr>
            <w:tcW w:w="1392" w:type="dxa"/>
            <w:tcBorders>
              <w:top w:val="nil"/>
              <w:left w:val="nil"/>
              <w:bottom w:val="nil"/>
              <w:right w:val="single" w:sz="4" w:space="0" w:color="auto"/>
            </w:tcBorders>
            <w:shd w:val="clear" w:color="auto" w:fill="auto"/>
            <w:noWrap/>
            <w:vAlign w:val="bottom"/>
            <w:hideMark/>
          </w:tcPr>
          <w:p w14:paraId="16CDE605" w14:textId="77777777" w:rsidR="00C13876" w:rsidRPr="001C479E" w:rsidRDefault="00C13876" w:rsidP="00C13876">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1C479E">
              <w:rPr>
                <w:rFonts w:eastAsia="Times New Roman" w:cs="Times New Roman"/>
              </w:rPr>
              <w:t>0.3274</w:t>
            </w:r>
          </w:p>
        </w:tc>
        <w:tc>
          <w:tcPr>
            <w:tcW w:w="810" w:type="dxa"/>
            <w:tcBorders>
              <w:left w:val="single" w:sz="4" w:space="0" w:color="auto"/>
            </w:tcBorders>
            <w:vAlign w:val="center"/>
          </w:tcPr>
          <w:p w14:paraId="521014C0" w14:textId="7FC5EDAD" w:rsidR="00C13876" w:rsidRPr="001C479E" w:rsidRDefault="00C13876" w:rsidP="00C13876">
            <w:pPr>
              <w:rPr>
                <w:rFonts w:ascii="Times New Roman" w:eastAsia="Times New Roman" w:hAnsi="Times New Roman" w:cs="Times New Roman"/>
                <w:color w:val="auto"/>
                <w:sz w:val="20"/>
                <w:szCs w:val="20"/>
              </w:rPr>
            </w:pPr>
            <w:r>
              <w:rPr>
                <w:rFonts w:ascii="Lucida Console" w:hAnsi="Lucida Console"/>
                <w:sz w:val="20"/>
                <w:szCs w:val="20"/>
              </w:rPr>
              <w:t>10</w:t>
            </w:r>
          </w:p>
        </w:tc>
        <w:tc>
          <w:tcPr>
            <w:tcW w:w="1080" w:type="dxa"/>
            <w:vAlign w:val="bottom"/>
          </w:tcPr>
          <w:p w14:paraId="4DF8EC81" w14:textId="673BFAE2" w:rsidR="00C13876" w:rsidRPr="001C479E" w:rsidRDefault="00C13876" w:rsidP="00C13876">
            <w:pPr>
              <w:rPr>
                <w:rFonts w:ascii="Times New Roman" w:eastAsia="Times New Roman" w:hAnsi="Times New Roman" w:cs="Times New Roman"/>
                <w:color w:val="auto"/>
                <w:sz w:val="20"/>
                <w:szCs w:val="20"/>
              </w:rPr>
            </w:pPr>
            <w:r>
              <w:t>0.366375</w:t>
            </w:r>
          </w:p>
        </w:tc>
        <w:tc>
          <w:tcPr>
            <w:tcW w:w="1260" w:type="dxa"/>
            <w:gridSpan w:val="2"/>
            <w:vAlign w:val="bottom"/>
          </w:tcPr>
          <w:p w14:paraId="6195FA23" w14:textId="0314A5D1" w:rsidR="00C13876" w:rsidRPr="001C479E" w:rsidRDefault="00C13876" w:rsidP="00C13876">
            <w:pPr>
              <w:rPr>
                <w:rFonts w:ascii="Times New Roman" w:eastAsia="Times New Roman" w:hAnsi="Times New Roman" w:cs="Times New Roman"/>
                <w:color w:val="auto"/>
                <w:sz w:val="20"/>
                <w:szCs w:val="20"/>
              </w:rPr>
            </w:pPr>
            <w:r>
              <w:t>0.340796</w:t>
            </w:r>
          </w:p>
        </w:tc>
        <w:tc>
          <w:tcPr>
            <w:tcW w:w="1530" w:type="dxa"/>
            <w:vAlign w:val="bottom"/>
          </w:tcPr>
          <w:p w14:paraId="51A9F26C" w14:textId="4A2A041D" w:rsidR="00C13876" w:rsidRPr="001C479E" w:rsidRDefault="00C13876" w:rsidP="00C13876">
            <w:pPr>
              <w:rPr>
                <w:rFonts w:ascii="Times New Roman" w:eastAsia="Times New Roman" w:hAnsi="Times New Roman" w:cs="Times New Roman"/>
                <w:color w:val="auto"/>
                <w:sz w:val="20"/>
                <w:szCs w:val="20"/>
              </w:rPr>
            </w:pPr>
            <w:r>
              <w:t>0.391955</w:t>
            </w:r>
          </w:p>
        </w:tc>
      </w:tr>
      <w:tr w:rsidR="00C13876" w:rsidRPr="001C479E" w14:paraId="4CE78737" w14:textId="48ECA76D" w:rsidTr="003C0DD3">
        <w:trPr>
          <w:trHeight w:val="20"/>
        </w:trPr>
        <w:tc>
          <w:tcPr>
            <w:tcW w:w="810" w:type="dxa"/>
            <w:tcBorders>
              <w:top w:val="nil"/>
              <w:left w:val="nil"/>
              <w:bottom w:val="nil"/>
              <w:right w:val="nil"/>
            </w:tcBorders>
            <w:shd w:val="clear" w:color="auto" w:fill="auto"/>
            <w:noWrap/>
            <w:vAlign w:val="center"/>
            <w:hideMark/>
          </w:tcPr>
          <w:p w14:paraId="76D9F9FF" w14:textId="77777777" w:rsidR="00C13876" w:rsidRPr="001C479E" w:rsidRDefault="00C13876" w:rsidP="00C13876">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Lucida Console" w:eastAsia="Times New Roman" w:hAnsi="Lucida Console" w:cs="Times New Roman"/>
                <w:sz w:val="20"/>
                <w:szCs w:val="20"/>
              </w:rPr>
            </w:pPr>
            <w:r w:rsidRPr="001C479E">
              <w:rPr>
                <w:rFonts w:ascii="Lucida Console" w:eastAsia="Times New Roman" w:hAnsi="Lucida Console" w:cs="Times New Roman"/>
                <w:sz w:val="20"/>
                <w:szCs w:val="20"/>
              </w:rPr>
              <w:t>11</w:t>
            </w:r>
          </w:p>
        </w:tc>
        <w:tc>
          <w:tcPr>
            <w:tcW w:w="1072" w:type="dxa"/>
            <w:tcBorders>
              <w:top w:val="nil"/>
              <w:left w:val="nil"/>
              <w:bottom w:val="nil"/>
              <w:right w:val="nil"/>
            </w:tcBorders>
            <w:shd w:val="clear" w:color="auto" w:fill="auto"/>
            <w:noWrap/>
            <w:vAlign w:val="bottom"/>
            <w:hideMark/>
          </w:tcPr>
          <w:p w14:paraId="2358998F" w14:textId="77777777" w:rsidR="00C13876" w:rsidRPr="001C479E" w:rsidRDefault="00C13876" w:rsidP="00C13876">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1C479E">
              <w:rPr>
                <w:rFonts w:eastAsia="Times New Roman" w:cs="Times New Roman"/>
              </w:rPr>
              <w:t>0.267674</w:t>
            </w:r>
          </w:p>
        </w:tc>
        <w:tc>
          <w:tcPr>
            <w:tcW w:w="1226" w:type="dxa"/>
            <w:gridSpan w:val="2"/>
            <w:tcBorders>
              <w:top w:val="nil"/>
              <w:left w:val="nil"/>
              <w:bottom w:val="nil"/>
              <w:right w:val="nil"/>
            </w:tcBorders>
            <w:shd w:val="clear" w:color="auto" w:fill="auto"/>
            <w:noWrap/>
            <w:vAlign w:val="bottom"/>
            <w:hideMark/>
          </w:tcPr>
          <w:p w14:paraId="1907C869" w14:textId="77777777" w:rsidR="00C13876" w:rsidRPr="001C479E" w:rsidRDefault="00C13876" w:rsidP="00C13876">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1C479E">
              <w:rPr>
                <w:rFonts w:eastAsia="Times New Roman" w:cs="Times New Roman"/>
              </w:rPr>
              <w:t>0.239539</w:t>
            </w:r>
          </w:p>
        </w:tc>
        <w:tc>
          <w:tcPr>
            <w:tcW w:w="1392" w:type="dxa"/>
            <w:tcBorders>
              <w:top w:val="nil"/>
              <w:left w:val="nil"/>
              <w:bottom w:val="nil"/>
              <w:right w:val="single" w:sz="4" w:space="0" w:color="auto"/>
            </w:tcBorders>
            <w:shd w:val="clear" w:color="auto" w:fill="auto"/>
            <w:noWrap/>
            <w:vAlign w:val="bottom"/>
            <w:hideMark/>
          </w:tcPr>
          <w:p w14:paraId="5AA0263B" w14:textId="77777777" w:rsidR="00C13876" w:rsidRPr="001C479E" w:rsidRDefault="00C13876" w:rsidP="00C13876">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1C479E">
              <w:rPr>
                <w:rFonts w:eastAsia="Times New Roman" w:cs="Times New Roman"/>
              </w:rPr>
              <w:t>0.295809</w:t>
            </w:r>
          </w:p>
        </w:tc>
        <w:tc>
          <w:tcPr>
            <w:tcW w:w="810" w:type="dxa"/>
            <w:tcBorders>
              <w:left w:val="single" w:sz="4" w:space="0" w:color="auto"/>
            </w:tcBorders>
            <w:vAlign w:val="center"/>
          </w:tcPr>
          <w:p w14:paraId="39DFD7BD" w14:textId="085A6ADB" w:rsidR="00C13876" w:rsidRPr="001C479E" w:rsidRDefault="00C13876" w:rsidP="00C13876">
            <w:pPr>
              <w:rPr>
                <w:rFonts w:ascii="Times New Roman" w:eastAsia="Times New Roman" w:hAnsi="Times New Roman" w:cs="Times New Roman"/>
                <w:color w:val="auto"/>
                <w:sz w:val="20"/>
                <w:szCs w:val="20"/>
              </w:rPr>
            </w:pPr>
            <w:r>
              <w:rPr>
                <w:rFonts w:ascii="Lucida Console" w:hAnsi="Lucida Console"/>
                <w:sz w:val="20"/>
                <w:szCs w:val="20"/>
              </w:rPr>
              <w:t>11</w:t>
            </w:r>
          </w:p>
        </w:tc>
        <w:tc>
          <w:tcPr>
            <w:tcW w:w="1080" w:type="dxa"/>
            <w:vAlign w:val="bottom"/>
          </w:tcPr>
          <w:p w14:paraId="5B645104" w14:textId="0FC20610" w:rsidR="00C13876" w:rsidRPr="001C479E" w:rsidRDefault="00C13876" w:rsidP="00C13876">
            <w:pPr>
              <w:rPr>
                <w:rFonts w:ascii="Times New Roman" w:eastAsia="Times New Roman" w:hAnsi="Times New Roman" w:cs="Times New Roman"/>
                <w:color w:val="auto"/>
                <w:sz w:val="20"/>
                <w:szCs w:val="20"/>
              </w:rPr>
            </w:pPr>
            <w:r>
              <w:t>0.29395</w:t>
            </w:r>
          </w:p>
        </w:tc>
        <w:tc>
          <w:tcPr>
            <w:tcW w:w="1260" w:type="dxa"/>
            <w:gridSpan w:val="2"/>
            <w:vAlign w:val="bottom"/>
          </w:tcPr>
          <w:p w14:paraId="3284DAC0" w14:textId="216F57A0" w:rsidR="00C13876" w:rsidRPr="001C479E" w:rsidRDefault="00C13876" w:rsidP="00C13876">
            <w:pPr>
              <w:rPr>
                <w:rFonts w:ascii="Times New Roman" w:eastAsia="Times New Roman" w:hAnsi="Times New Roman" w:cs="Times New Roman"/>
                <w:color w:val="auto"/>
                <w:sz w:val="20"/>
                <w:szCs w:val="20"/>
              </w:rPr>
            </w:pPr>
            <w:r>
              <w:t>0.265429</w:t>
            </w:r>
          </w:p>
        </w:tc>
        <w:tc>
          <w:tcPr>
            <w:tcW w:w="1530" w:type="dxa"/>
            <w:vAlign w:val="bottom"/>
          </w:tcPr>
          <w:p w14:paraId="2DC8B87D" w14:textId="4781575D" w:rsidR="00C13876" w:rsidRPr="001C479E" w:rsidRDefault="00C13876" w:rsidP="00C13876">
            <w:pPr>
              <w:rPr>
                <w:rFonts w:ascii="Times New Roman" w:eastAsia="Times New Roman" w:hAnsi="Times New Roman" w:cs="Times New Roman"/>
                <w:color w:val="auto"/>
                <w:sz w:val="20"/>
                <w:szCs w:val="20"/>
              </w:rPr>
            </w:pPr>
            <w:r>
              <w:t>0.322472</w:t>
            </w:r>
          </w:p>
        </w:tc>
      </w:tr>
      <w:tr w:rsidR="00C13876" w:rsidRPr="001C479E" w14:paraId="530FE4E4" w14:textId="48015424" w:rsidTr="003C0DD3">
        <w:trPr>
          <w:trHeight w:val="20"/>
        </w:trPr>
        <w:tc>
          <w:tcPr>
            <w:tcW w:w="810" w:type="dxa"/>
            <w:tcBorders>
              <w:top w:val="nil"/>
              <w:left w:val="nil"/>
              <w:bottom w:val="nil"/>
              <w:right w:val="nil"/>
            </w:tcBorders>
            <w:shd w:val="clear" w:color="auto" w:fill="auto"/>
            <w:noWrap/>
            <w:vAlign w:val="center"/>
            <w:hideMark/>
          </w:tcPr>
          <w:p w14:paraId="693B2464" w14:textId="77777777" w:rsidR="00C13876" w:rsidRPr="001C479E" w:rsidRDefault="00C13876" w:rsidP="00C13876">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Lucida Console" w:eastAsia="Times New Roman" w:hAnsi="Lucida Console" w:cs="Times New Roman"/>
                <w:sz w:val="20"/>
                <w:szCs w:val="20"/>
              </w:rPr>
            </w:pPr>
            <w:r w:rsidRPr="001C479E">
              <w:rPr>
                <w:rFonts w:ascii="Lucida Console" w:eastAsia="Times New Roman" w:hAnsi="Lucida Console" w:cs="Times New Roman"/>
                <w:sz w:val="20"/>
                <w:szCs w:val="20"/>
              </w:rPr>
              <w:t>12</w:t>
            </w:r>
          </w:p>
        </w:tc>
        <w:tc>
          <w:tcPr>
            <w:tcW w:w="1072" w:type="dxa"/>
            <w:tcBorders>
              <w:top w:val="nil"/>
              <w:left w:val="nil"/>
              <w:bottom w:val="nil"/>
              <w:right w:val="nil"/>
            </w:tcBorders>
            <w:shd w:val="clear" w:color="auto" w:fill="auto"/>
            <w:noWrap/>
            <w:vAlign w:val="bottom"/>
            <w:hideMark/>
          </w:tcPr>
          <w:p w14:paraId="1CF0013F" w14:textId="77777777" w:rsidR="00C13876" w:rsidRPr="001C479E" w:rsidRDefault="00C13876" w:rsidP="00C13876">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1C479E">
              <w:rPr>
                <w:rFonts w:eastAsia="Times New Roman" w:cs="Times New Roman"/>
              </w:rPr>
              <w:t>0.237415</w:t>
            </w:r>
          </w:p>
        </w:tc>
        <w:tc>
          <w:tcPr>
            <w:tcW w:w="1226" w:type="dxa"/>
            <w:gridSpan w:val="2"/>
            <w:tcBorders>
              <w:top w:val="nil"/>
              <w:left w:val="nil"/>
              <w:bottom w:val="nil"/>
              <w:right w:val="nil"/>
            </w:tcBorders>
            <w:shd w:val="clear" w:color="auto" w:fill="auto"/>
            <w:noWrap/>
            <w:vAlign w:val="bottom"/>
            <w:hideMark/>
          </w:tcPr>
          <w:p w14:paraId="3E6C9D76" w14:textId="77777777" w:rsidR="00C13876" w:rsidRPr="001C479E" w:rsidRDefault="00C13876" w:rsidP="00C13876">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1C479E">
              <w:rPr>
                <w:rFonts w:eastAsia="Times New Roman" w:cs="Times New Roman"/>
              </w:rPr>
              <w:t>0.206898</w:t>
            </w:r>
          </w:p>
        </w:tc>
        <w:tc>
          <w:tcPr>
            <w:tcW w:w="1392" w:type="dxa"/>
            <w:tcBorders>
              <w:top w:val="nil"/>
              <w:left w:val="nil"/>
              <w:bottom w:val="nil"/>
              <w:right w:val="single" w:sz="4" w:space="0" w:color="auto"/>
            </w:tcBorders>
            <w:shd w:val="clear" w:color="auto" w:fill="auto"/>
            <w:noWrap/>
            <w:vAlign w:val="bottom"/>
            <w:hideMark/>
          </w:tcPr>
          <w:p w14:paraId="67E18DF5" w14:textId="77777777" w:rsidR="00C13876" w:rsidRPr="001C479E" w:rsidRDefault="00C13876" w:rsidP="00C13876">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1C479E">
              <w:rPr>
                <w:rFonts w:eastAsia="Times New Roman" w:cs="Times New Roman"/>
              </w:rPr>
              <w:t>0.267932</w:t>
            </w:r>
          </w:p>
        </w:tc>
        <w:tc>
          <w:tcPr>
            <w:tcW w:w="810" w:type="dxa"/>
            <w:tcBorders>
              <w:left w:val="single" w:sz="4" w:space="0" w:color="auto"/>
            </w:tcBorders>
            <w:vAlign w:val="center"/>
          </w:tcPr>
          <w:p w14:paraId="7605BC3F" w14:textId="47B0879A" w:rsidR="00C13876" w:rsidRPr="001C479E" w:rsidRDefault="00C13876" w:rsidP="00C13876">
            <w:pPr>
              <w:rPr>
                <w:rFonts w:ascii="Times New Roman" w:eastAsia="Times New Roman" w:hAnsi="Times New Roman" w:cs="Times New Roman"/>
                <w:color w:val="auto"/>
                <w:sz w:val="20"/>
                <w:szCs w:val="20"/>
              </w:rPr>
            </w:pPr>
            <w:r>
              <w:rPr>
                <w:rFonts w:ascii="Lucida Console" w:hAnsi="Lucida Console"/>
                <w:sz w:val="20"/>
                <w:szCs w:val="20"/>
              </w:rPr>
              <w:t>12</w:t>
            </w:r>
          </w:p>
        </w:tc>
        <w:tc>
          <w:tcPr>
            <w:tcW w:w="1080" w:type="dxa"/>
            <w:vAlign w:val="bottom"/>
          </w:tcPr>
          <w:p w14:paraId="5513AE8D" w14:textId="5A4F0A17" w:rsidR="00C13876" w:rsidRPr="001C479E" w:rsidRDefault="00C13876" w:rsidP="00C13876">
            <w:pPr>
              <w:rPr>
                <w:rFonts w:ascii="Times New Roman" w:eastAsia="Times New Roman" w:hAnsi="Times New Roman" w:cs="Times New Roman"/>
                <w:color w:val="auto"/>
                <w:sz w:val="20"/>
                <w:szCs w:val="20"/>
              </w:rPr>
            </w:pPr>
            <w:r>
              <w:t>0.243088</w:t>
            </w:r>
          </w:p>
        </w:tc>
        <w:tc>
          <w:tcPr>
            <w:tcW w:w="1260" w:type="dxa"/>
            <w:gridSpan w:val="2"/>
            <w:vAlign w:val="bottom"/>
          </w:tcPr>
          <w:p w14:paraId="6F1C4630" w14:textId="25430AD2" w:rsidR="00C13876" w:rsidRPr="001C479E" w:rsidRDefault="00C13876" w:rsidP="00C13876">
            <w:pPr>
              <w:rPr>
                <w:rFonts w:ascii="Times New Roman" w:eastAsia="Times New Roman" w:hAnsi="Times New Roman" w:cs="Times New Roman"/>
                <w:color w:val="auto"/>
                <w:sz w:val="20"/>
                <w:szCs w:val="20"/>
              </w:rPr>
            </w:pPr>
            <w:r>
              <w:t>0.208668</w:t>
            </w:r>
          </w:p>
        </w:tc>
        <w:tc>
          <w:tcPr>
            <w:tcW w:w="1530" w:type="dxa"/>
            <w:vAlign w:val="bottom"/>
          </w:tcPr>
          <w:p w14:paraId="2ABDA004" w14:textId="1802D470" w:rsidR="00C13876" w:rsidRPr="001C479E" w:rsidRDefault="00C13876" w:rsidP="00C13876">
            <w:pPr>
              <w:rPr>
                <w:rFonts w:ascii="Times New Roman" w:eastAsia="Times New Roman" w:hAnsi="Times New Roman" w:cs="Times New Roman"/>
                <w:color w:val="auto"/>
                <w:sz w:val="20"/>
                <w:szCs w:val="20"/>
              </w:rPr>
            </w:pPr>
            <w:r>
              <w:t>0.277507</w:t>
            </w:r>
          </w:p>
        </w:tc>
      </w:tr>
      <w:tr w:rsidR="00C13876" w:rsidRPr="001C479E" w14:paraId="7C38CB32" w14:textId="3F9C7E5E" w:rsidTr="003C0DD3">
        <w:trPr>
          <w:trHeight w:val="20"/>
        </w:trPr>
        <w:tc>
          <w:tcPr>
            <w:tcW w:w="810" w:type="dxa"/>
            <w:tcBorders>
              <w:top w:val="nil"/>
              <w:left w:val="nil"/>
              <w:bottom w:val="nil"/>
              <w:right w:val="nil"/>
            </w:tcBorders>
            <w:shd w:val="clear" w:color="auto" w:fill="auto"/>
            <w:noWrap/>
            <w:vAlign w:val="center"/>
            <w:hideMark/>
          </w:tcPr>
          <w:p w14:paraId="23CCE675" w14:textId="77777777" w:rsidR="00C13876" w:rsidRPr="001C479E" w:rsidRDefault="00C13876" w:rsidP="00C13876">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Lucida Console" w:eastAsia="Times New Roman" w:hAnsi="Lucida Console" w:cs="Times New Roman"/>
                <w:sz w:val="20"/>
                <w:szCs w:val="20"/>
              </w:rPr>
            </w:pPr>
            <w:r w:rsidRPr="001C479E">
              <w:rPr>
                <w:rFonts w:ascii="Lucida Console" w:eastAsia="Times New Roman" w:hAnsi="Lucida Console" w:cs="Times New Roman"/>
                <w:sz w:val="20"/>
                <w:szCs w:val="20"/>
              </w:rPr>
              <w:t>13</w:t>
            </w:r>
          </w:p>
        </w:tc>
        <w:tc>
          <w:tcPr>
            <w:tcW w:w="1072" w:type="dxa"/>
            <w:tcBorders>
              <w:top w:val="nil"/>
              <w:left w:val="nil"/>
              <w:bottom w:val="nil"/>
              <w:right w:val="nil"/>
            </w:tcBorders>
            <w:shd w:val="clear" w:color="auto" w:fill="auto"/>
            <w:noWrap/>
            <w:vAlign w:val="bottom"/>
            <w:hideMark/>
          </w:tcPr>
          <w:p w14:paraId="06B1D200" w14:textId="77777777" w:rsidR="00C13876" w:rsidRPr="001C479E" w:rsidRDefault="00C13876" w:rsidP="00C13876">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1C479E">
              <w:rPr>
                <w:rFonts w:eastAsia="Times New Roman" w:cs="Times New Roman"/>
              </w:rPr>
              <w:t>0.212314</w:t>
            </w:r>
          </w:p>
        </w:tc>
        <w:tc>
          <w:tcPr>
            <w:tcW w:w="1226" w:type="dxa"/>
            <w:gridSpan w:val="2"/>
            <w:tcBorders>
              <w:top w:val="nil"/>
              <w:left w:val="nil"/>
              <w:bottom w:val="nil"/>
              <w:right w:val="nil"/>
            </w:tcBorders>
            <w:shd w:val="clear" w:color="auto" w:fill="auto"/>
            <w:noWrap/>
            <w:vAlign w:val="bottom"/>
            <w:hideMark/>
          </w:tcPr>
          <w:p w14:paraId="6ED20604" w14:textId="77777777" w:rsidR="00C13876" w:rsidRPr="001C479E" w:rsidRDefault="00C13876" w:rsidP="00C13876">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1C479E">
              <w:rPr>
                <w:rFonts w:eastAsia="Times New Roman" w:cs="Times New Roman"/>
              </w:rPr>
              <w:t>0.176316</w:t>
            </w:r>
          </w:p>
        </w:tc>
        <w:tc>
          <w:tcPr>
            <w:tcW w:w="1392" w:type="dxa"/>
            <w:tcBorders>
              <w:top w:val="nil"/>
              <w:left w:val="nil"/>
              <w:bottom w:val="nil"/>
              <w:right w:val="single" w:sz="4" w:space="0" w:color="auto"/>
            </w:tcBorders>
            <w:shd w:val="clear" w:color="auto" w:fill="auto"/>
            <w:noWrap/>
            <w:vAlign w:val="bottom"/>
            <w:hideMark/>
          </w:tcPr>
          <w:p w14:paraId="0A3DB441" w14:textId="77777777" w:rsidR="00C13876" w:rsidRPr="001C479E" w:rsidRDefault="00C13876" w:rsidP="00C13876">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1C479E">
              <w:rPr>
                <w:rFonts w:eastAsia="Times New Roman" w:cs="Times New Roman"/>
              </w:rPr>
              <w:t>0.248313</w:t>
            </w:r>
          </w:p>
        </w:tc>
        <w:tc>
          <w:tcPr>
            <w:tcW w:w="810" w:type="dxa"/>
            <w:tcBorders>
              <w:left w:val="single" w:sz="4" w:space="0" w:color="auto"/>
            </w:tcBorders>
            <w:vAlign w:val="center"/>
          </w:tcPr>
          <w:p w14:paraId="71A8A008" w14:textId="1A9C77E6" w:rsidR="00C13876" w:rsidRPr="001C479E" w:rsidRDefault="00C13876" w:rsidP="00C13876">
            <w:pPr>
              <w:rPr>
                <w:rFonts w:ascii="Times New Roman" w:eastAsia="Times New Roman" w:hAnsi="Times New Roman" w:cs="Times New Roman"/>
                <w:color w:val="auto"/>
                <w:sz w:val="20"/>
                <w:szCs w:val="20"/>
              </w:rPr>
            </w:pPr>
            <w:r>
              <w:rPr>
                <w:rFonts w:ascii="Lucida Console" w:hAnsi="Lucida Console"/>
                <w:sz w:val="20"/>
                <w:szCs w:val="20"/>
              </w:rPr>
              <w:t>13</w:t>
            </w:r>
          </w:p>
        </w:tc>
        <w:tc>
          <w:tcPr>
            <w:tcW w:w="1080" w:type="dxa"/>
            <w:vAlign w:val="bottom"/>
          </w:tcPr>
          <w:p w14:paraId="6D104279" w14:textId="7FB062BB" w:rsidR="00C13876" w:rsidRPr="001C479E" w:rsidRDefault="00C13876" w:rsidP="00C13876">
            <w:pPr>
              <w:rPr>
                <w:rFonts w:ascii="Times New Roman" w:eastAsia="Times New Roman" w:hAnsi="Times New Roman" w:cs="Times New Roman"/>
                <w:color w:val="auto"/>
                <w:sz w:val="20"/>
                <w:szCs w:val="20"/>
              </w:rPr>
            </w:pPr>
            <w:r>
              <w:t>0.238017</w:t>
            </w:r>
          </w:p>
        </w:tc>
        <w:tc>
          <w:tcPr>
            <w:tcW w:w="1260" w:type="dxa"/>
            <w:gridSpan w:val="2"/>
            <w:vAlign w:val="bottom"/>
          </w:tcPr>
          <w:p w14:paraId="23D307A2" w14:textId="2CC89845" w:rsidR="00C13876" w:rsidRPr="001C479E" w:rsidRDefault="00C13876" w:rsidP="00C13876">
            <w:pPr>
              <w:rPr>
                <w:rFonts w:ascii="Times New Roman" w:eastAsia="Times New Roman" w:hAnsi="Times New Roman" w:cs="Times New Roman"/>
                <w:color w:val="auto"/>
                <w:sz w:val="20"/>
                <w:szCs w:val="20"/>
              </w:rPr>
            </w:pPr>
            <w:r>
              <w:t>0.201586</w:t>
            </w:r>
          </w:p>
        </w:tc>
        <w:tc>
          <w:tcPr>
            <w:tcW w:w="1530" w:type="dxa"/>
            <w:vAlign w:val="bottom"/>
          </w:tcPr>
          <w:p w14:paraId="71D88613" w14:textId="26865E1E" w:rsidR="00C13876" w:rsidRPr="001C479E" w:rsidRDefault="00C13876" w:rsidP="00C13876">
            <w:pPr>
              <w:rPr>
                <w:rFonts w:ascii="Times New Roman" w:eastAsia="Times New Roman" w:hAnsi="Times New Roman" w:cs="Times New Roman"/>
                <w:color w:val="auto"/>
                <w:sz w:val="20"/>
                <w:szCs w:val="20"/>
              </w:rPr>
            </w:pPr>
            <w:r>
              <w:t>0.274449</w:t>
            </w:r>
          </w:p>
        </w:tc>
      </w:tr>
      <w:tr w:rsidR="00C13876" w:rsidRPr="001C479E" w14:paraId="78F6400D" w14:textId="0BD57094" w:rsidTr="003C0DD3">
        <w:trPr>
          <w:trHeight w:val="20"/>
        </w:trPr>
        <w:tc>
          <w:tcPr>
            <w:tcW w:w="810" w:type="dxa"/>
            <w:tcBorders>
              <w:top w:val="nil"/>
              <w:left w:val="nil"/>
              <w:right w:val="nil"/>
            </w:tcBorders>
            <w:shd w:val="clear" w:color="auto" w:fill="auto"/>
            <w:noWrap/>
            <w:vAlign w:val="center"/>
            <w:hideMark/>
          </w:tcPr>
          <w:p w14:paraId="29D8361A" w14:textId="77777777" w:rsidR="00C13876" w:rsidRPr="001C479E" w:rsidRDefault="00C13876" w:rsidP="00C13876">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Lucida Console" w:eastAsia="Times New Roman" w:hAnsi="Lucida Console" w:cs="Times New Roman"/>
                <w:sz w:val="20"/>
                <w:szCs w:val="20"/>
              </w:rPr>
            </w:pPr>
            <w:r w:rsidRPr="001C479E">
              <w:rPr>
                <w:rFonts w:ascii="Lucida Console" w:eastAsia="Times New Roman" w:hAnsi="Lucida Console" w:cs="Times New Roman"/>
                <w:sz w:val="20"/>
                <w:szCs w:val="20"/>
              </w:rPr>
              <w:t>14</w:t>
            </w:r>
          </w:p>
        </w:tc>
        <w:tc>
          <w:tcPr>
            <w:tcW w:w="1072" w:type="dxa"/>
            <w:tcBorders>
              <w:top w:val="nil"/>
              <w:left w:val="nil"/>
              <w:right w:val="nil"/>
            </w:tcBorders>
            <w:shd w:val="clear" w:color="auto" w:fill="auto"/>
            <w:noWrap/>
            <w:vAlign w:val="bottom"/>
            <w:hideMark/>
          </w:tcPr>
          <w:p w14:paraId="66A03D83" w14:textId="77777777" w:rsidR="00C13876" w:rsidRPr="001C479E" w:rsidRDefault="00C13876" w:rsidP="00C13876">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1C479E">
              <w:rPr>
                <w:rFonts w:eastAsia="Times New Roman" w:cs="Times New Roman"/>
              </w:rPr>
              <w:t>0.212314</w:t>
            </w:r>
          </w:p>
        </w:tc>
        <w:tc>
          <w:tcPr>
            <w:tcW w:w="1226" w:type="dxa"/>
            <w:gridSpan w:val="2"/>
            <w:tcBorders>
              <w:top w:val="nil"/>
              <w:left w:val="nil"/>
              <w:right w:val="nil"/>
            </w:tcBorders>
            <w:shd w:val="clear" w:color="auto" w:fill="auto"/>
            <w:noWrap/>
            <w:vAlign w:val="bottom"/>
            <w:hideMark/>
          </w:tcPr>
          <w:p w14:paraId="2C64C207" w14:textId="77777777" w:rsidR="00C13876" w:rsidRPr="001C479E" w:rsidRDefault="00C13876" w:rsidP="00C13876">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1C479E">
              <w:rPr>
                <w:rFonts w:eastAsia="Times New Roman" w:cs="Times New Roman"/>
              </w:rPr>
              <w:t>0.176316</w:t>
            </w:r>
          </w:p>
        </w:tc>
        <w:tc>
          <w:tcPr>
            <w:tcW w:w="1392" w:type="dxa"/>
            <w:tcBorders>
              <w:top w:val="nil"/>
              <w:left w:val="nil"/>
              <w:right w:val="single" w:sz="4" w:space="0" w:color="auto"/>
            </w:tcBorders>
            <w:shd w:val="clear" w:color="auto" w:fill="auto"/>
            <w:noWrap/>
            <w:vAlign w:val="bottom"/>
            <w:hideMark/>
          </w:tcPr>
          <w:p w14:paraId="30744E8D" w14:textId="77777777" w:rsidR="00C13876" w:rsidRPr="001C479E" w:rsidRDefault="00C13876" w:rsidP="00C13876">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1C479E">
              <w:rPr>
                <w:rFonts w:eastAsia="Times New Roman" w:cs="Times New Roman"/>
              </w:rPr>
              <w:t>0.248313</w:t>
            </w:r>
          </w:p>
        </w:tc>
        <w:tc>
          <w:tcPr>
            <w:tcW w:w="810" w:type="dxa"/>
            <w:tcBorders>
              <w:left w:val="single" w:sz="4" w:space="0" w:color="auto"/>
            </w:tcBorders>
            <w:vAlign w:val="center"/>
          </w:tcPr>
          <w:p w14:paraId="164CA2C7" w14:textId="490BB0A9" w:rsidR="00C13876" w:rsidRPr="001C479E" w:rsidRDefault="00C13876" w:rsidP="00C13876">
            <w:pPr>
              <w:rPr>
                <w:rFonts w:ascii="Times New Roman" w:eastAsia="Times New Roman" w:hAnsi="Times New Roman" w:cs="Times New Roman"/>
                <w:color w:val="auto"/>
                <w:sz w:val="20"/>
                <w:szCs w:val="20"/>
              </w:rPr>
            </w:pPr>
            <w:r>
              <w:rPr>
                <w:rFonts w:ascii="Lucida Console" w:hAnsi="Lucida Console"/>
                <w:sz w:val="20"/>
                <w:szCs w:val="20"/>
              </w:rPr>
              <w:t>14</w:t>
            </w:r>
          </w:p>
        </w:tc>
        <w:tc>
          <w:tcPr>
            <w:tcW w:w="1080" w:type="dxa"/>
            <w:vAlign w:val="bottom"/>
          </w:tcPr>
          <w:p w14:paraId="150D6AF0" w14:textId="60851B82" w:rsidR="00C13876" w:rsidRPr="001C479E" w:rsidRDefault="00C13876" w:rsidP="00C13876">
            <w:pPr>
              <w:rPr>
                <w:rFonts w:ascii="Times New Roman" w:eastAsia="Times New Roman" w:hAnsi="Times New Roman" w:cs="Times New Roman"/>
                <w:color w:val="auto"/>
                <w:sz w:val="20"/>
                <w:szCs w:val="20"/>
              </w:rPr>
            </w:pPr>
            <w:r>
              <w:t>0.238017</w:t>
            </w:r>
          </w:p>
        </w:tc>
        <w:tc>
          <w:tcPr>
            <w:tcW w:w="1260" w:type="dxa"/>
            <w:gridSpan w:val="2"/>
            <w:vAlign w:val="bottom"/>
          </w:tcPr>
          <w:p w14:paraId="3ECC26F8" w14:textId="6D7D3B71" w:rsidR="00C13876" w:rsidRPr="001C479E" w:rsidRDefault="00C13876" w:rsidP="00C13876">
            <w:pPr>
              <w:rPr>
                <w:rFonts w:ascii="Times New Roman" w:eastAsia="Times New Roman" w:hAnsi="Times New Roman" w:cs="Times New Roman"/>
                <w:color w:val="auto"/>
                <w:sz w:val="20"/>
                <w:szCs w:val="20"/>
              </w:rPr>
            </w:pPr>
            <w:r>
              <w:t>0.201586</w:t>
            </w:r>
          </w:p>
        </w:tc>
        <w:tc>
          <w:tcPr>
            <w:tcW w:w="1530" w:type="dxa"/>
            <w:vAlign w:val="bottom"/>
          </w:tcPr>
          <w:p w14:paraId="38FFD142" w14:textId="785E497F" w:rsidR="00C13876" w:rsidRPr="001C479E" w:rsidRDefault="00C13876" w:rsidP="00C13876">
            <w:pPr>
              <w:rPr>
                <w:rFonts w:ascii="Times New Roman" w:eastAsia="Times New Roman" w:hAnsi="Times New Roman" w:cs="Times New Roman"/>
                <w:color w:val="auto"/>
                <w:sz w:val="20"/>
                <w:szCs w:val="20"/>
              </w:rPr>
            </w:pPr>
            <w:r>
              <w:t>0.274449</w:t>
            </w:r>
          </w:p>
        </w:tc>
      </w:tr>
      <w:tr w:rsidR="00C13876" w:rsidRPr="001C479E" w14:paraId="366BBD42" w14:textId="54367942" w:rsidTr="003C0DD3">
        <w:trPr>
          <w:trHeight w:val="20"/>
        </w:trPr>
        <w:tc>
          <w:tcPr>
            <w:tcW w:w="810" w:type="dxa"/>
            <w:tcBorders>
              <w:top w:val="nil"/>
              <w:left w:val="nil"/>
              <w:bottom w:val="single" w:sz="4" w:space="0" w:color="auto"/>
              <w:right w:val="nil"/>
            </w:tcBorders>
            <w:shd w:val="clear" w:color="auto" w:fill="auto"/>
            <w:noWrap/>
            <w:vAlign w:val="center"/>
            <w:hideMark/>
          </w:tcPr>
          <w:p w14:paraId="1A0421D8" w14:textId="77777777" w:rsidR="00C13876" w:rsidRPr="001C479E" w:rsidRDefault="00C13876" w:rsidP="00C13876">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Lucida Console" w:eastAsia="Times New Roman" w:hAnsi="Lucida Console" w:cs="Times New Roman"/>
                <w:sz w:val="20"/>
                <w:szCs w:val="20"/>
              </w:rPr>
            </w:pPr>
            <w:r w:rsidRPr="001C479E">
              <w:rPr>
                <w:rFonts w:ascii="Lucida Console" w:eastAsia="Times New Roman" w:hAnsi="Lucida Console" w:cs="Times New Roman"/>
                <w:sz w:val="20"/>
                <w:szCs w:val="20"/>
              </w:rPr>
              <w:t>15</w:t>
            </w:r>
          </w:p>
        </w:tc>
        <w:tc>
          <w:tcPr>
            <w:tcW w:w="1072" w:type="dxa"/>
            <w:tcBorders>
              <w:top w:val="nil"/>
              <w:left w:val="nil"/>
              <w:bottom w:val="single" w:sz="4" w:space="0" w:color="auto"/>
              <w:right w:val="nil"/>
            </w:tcBorders>
            <w:shd w:val="clear" w:color="auto" w:fill="auto"/>
            <w:noWrap/>
            <w:vAlign w:val="bottom"/>
            <w:hideMark/>
          </w:tcPr>
          <w:p w14:paraId="2B931D55" w14:textId="77777777" w:rsidR="00C13876" w:rsidRPr="001C479E" w:rsidRDefault="00C13876" w:rsidP="00C13876">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1C479E">
              <w:rPr>
                <w:rFonts w:eastAsia="Times New Roman" w:cs="Times New Roman"/>
              </w:rPr>
              <w:t>0.212314</w:t>
            </w:r>
          </w:p>
        </w:tc>
        <w:tc>
          <w:tcPr>
            <w:tcW w:w="1226" w:type="dxa"/>
            <w:gridSpan w:val="2"/>
            <w:tcBorders>
              <w:top w:val="nil"/>
              <w:left w:val="nil"/>
              <w:bottom w:val="single" w:sz="4" w:space="0" w:color="auto"/>
              <w:right w:val="nil"/>
            </w:tcBorders>
            <w:shd w:val="clear" w:color="auto" w:fill="auto"/>
            <w:noWrap/>
            <w:vAlign w:val="bottom"/>
            <w:hideMark/>
          </w:tcPr>
          <w:p w14:paraId="45D912C1" w14:textId="77777777" w:rsidR="00C13876" w:rsidRPr="001C479E" w:rsidRDefault="00C13876" w:rsidP="00C13876">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1C479E">
              <w:rPr>
                <w:rFonts w:eastAsia="Times New Roman" w:cs="Times New Roman"/>
              </w:rPr>
              <w:t>0.176316</w:t>
            </w:r>
          </w:p>
        </w:tc>
        <w:tc>
          <w:tcPr>
            <w:tcW w:w="1392" w:type="dxa"/>
            <w:tcBorders>
              <w:top w:val="nil"/>
              <w:left w:val="nil"/>
              <w:bottom w:val="single" w:sz="4" w:space="0" w:color="auto"/>
              <w:right w:val="single" w:sz="4" w:space="0" w:color="auto"/>
            </w:tcBorders>
            <w:shd w:val="clear" w:color="auto" w:fill="auto"/>
            <w:noWrap/>
            <w:vAlign w:val="bottom"/>
            <w:hideMark/>
          </w:tcPr>
          <w:p w14:paraId="33B15DE4" w14:textId="77777777" w:rsidR="00C13876" w:rsidRPr="001C479E" w:rsidRDefault="00C13876" w:rsidP="00C13876">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1C479E">
              <w:rPr>
                <w:rFonts w:eastAsia="Times New Roman" w:cs="Times New Roman"/>
              </w:rPr>
              <w:t>0.248313</w:t>
            </w:r>
          </w:p>
        </w:tc>
        <w:tc>
          <w:tcPr>
            <w:tcW w:w="810" w:type="dxa"/>
            <w:tcBorders>
              <w:left w:val="single" w:sz="4" w:space="0" w:color="auto"/>
              <w:bottom w:val="single" w:sz="4" w:space="0" w:color="auto"/>
            </w:tcBorders>
            <w:vAlign w:val="center"/>
          </w:tcPr>
          <w:p w14:paraId="48D6B703" w14:textId="47605EDC" w:rsidR="00C13876" w:rsidRPr="001C479E" w:rsidRDefault="00C13876" w:rsidP="00C13876">
            <w:pPr>
              <w:rPr>
                <w:rFonts w:ascii="Times New Roman" w:eastAsia="Times New Roman" w:hAnsi="Times New Roman" w:cs="Times New Roman"/>
                <w:color w:val="auto"/>
                <w:sz w:val="20"/>
                <w:szCs w:val="20"/>
              </w:rPr>
            </w:pPr>
            <w:r>
              <w:rPr>
                <w:rFonts w:ascii="Lucida Console" w:hAnsi="Lucida Console"/>
                <w:sz w:val="20"/>
                <w:szCs w:val="20"/>
              </w:rPr>
              <w:t>15</w:t>
            </w:r>
          </w:p>
        </w:tc>
        <w:tc>
          <w:tcPr>
            <w:tcW w:w="1080" w:type="dxa"/>
            <w:tcBorders>
              <w:bottom w:val="single" w:sz="4" w:space="0" w:color="auto"/>
            </w:tcBorders>
            <w:vAlign w:val="bottom"/>
          </w:tcPr>
          <w:p w14:paraId="7037C65A" w14:textId="57240925" w:rsidR="00C13876" w:rsidRPr="001C479E" w:rsidRDefault="00C13876" w:rsidP="00C13876">
            <w:pPr>
              <w:rPr>
                <w:rFonts w:ascii="Times New Roman" w:eastAsia="Times New Roman" w:hAnsi="Times New Roman" w:cs="Times New Roman"/>
                <w:color w:val="auto"/>
                <w:sz w:val="20"/>
                <w:szCs w:val="20"/>
              </w:rPr>
            </w:pPr>
            <w:r>
              <w:t>0.238017</w:t>
            </w:r>
          </w:p>
        </w:tc>
        <w:tc>
          <w:tcPr>
            <w:tcW w:w="1260" w:type="dxa"/>
            <w:gridSpan w:val="2"/>
            <w:tcBorders>
              <w:bottom w:val="single" w:sz="4" w:space="0" w:color="auto"/>
            </w:tcBorders>
            <w:vAlign w:val="bottom"/>
          </w:tcPr>
          <w:p w14:paraId="26C169DA" w14:textId="1C7FA783" w:rsidR="00C13876" w:rsidRPr="001C479E" w:rsidRDefault="00C13876" w:rsidP="00C13876">
            <w:pPr>
              <w:rPr>
                <w:rFonts w:ascii="Times New Roman" w:eastAsia="Times New Roman" w:hAnsi="Times New Roman" w:cs="Times New Roman"/>
                <w:color w:val="auto"/>
                <w:sz w:val="20"/>
                <w:szCs w:val="20"/>
              </w:rPr>
            </w:pPr>
            <w:r>
              <w:t>0.201586</w:t>
            </w:r>
          </w:p>
        </w:tc>
        <w:tc>
          <w:tcPr>
            <w:tcW w:w="1530" w:type="dxa"/>
            <w:tcBorders>
              <w:bottom w:val="single" w:sz="4" w:space="0" w:color="auto"/>
            </w:tcBorders>
            <w:vAlign w:val="bottom"/>
          </w:tcPr>
          <w:p w14:paraId="65068D1C" w14:textId="684A029C" w:rsidR="00C13876" w:rsidRPr="001C479E" w:rsidRDefault="00C13876" w:rsidP="00C13876">
            <w:pPr>
              <w:rPr>
                <w:rFonts w:ascii="Times New Roman" w:eastAsia="Times New Roman" w:hAnsi="Times New Roman" w:cs="Times New Roman"/>
                <w:color w:val="auto"/>
                <w:sz w:val="20"/>
                <w:szCs w:val="20"/>
              </w:rPr>
            </w:pPr>
            <w:r>
              <w:t>0.274449</w:t>
            </w:r>
          </w:p>
        </w:tc>
      </w:tr>
    </w:tbl>
    <w:p w14:paraId="5B22F9A1" w14:textId="77777777" w:rsidR="00937D60" w:rsidRDefault="009F3004">
      <w:pPr>
        <w:pStyle w:val="Heading2"/>
        <w:jc w:val="both"/>
        <w:rPr>
          <w:b/>
          <w:color w:val="000000"/>
        </w:rPr>
      </w:pPr>
      <w:r>
        <w:rPr>
          <w:b/>
          <w:color w:val="000000"/>
          <w:sz w:val="22"/>
          <w:szCs w:val="22"/>
        </w:rPr>
        <w:lastRenderedPageBreak/>
        <w:t xml:space="preserve">Figure 24: Kaplan Meier Survival Curve for FGM in </w:t>
      </w:r>
      <w:r>
        <w:rPr>
          <w:b/>
          <w:color w:val="000000"/>
        </w:rPr>
        <w:t>Sudan</w:t>
      </w:r>
    </w:p>
    <w:p w14:paraId="67CF8474" w14:textId="2F8065B8" w:rsidR="00937D60" w:rsidRDefault="004B705E">
      <w:r w:rsidRPr="004B705E">
        <w:rPr>
          <w:noProof/>
        </w:rPr>
        <w:drawing>
          <wp:inline distT="0" distB="0" distL="0" distR="0" wp14:anchorId="2BB308E7" wp14:editId="64D3E18A">
            <wp:extent cx="5943600" cy="34296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3429635"/>
                    </a:xfrm>
                    <a:prstGeom prst="rect">
                      <a:avLst/>
                    </a:prstGeom>
                  </pic:spPr>
                </pic:pic>
              </a:graphicData>
            </a:graphic>
          </wp:inline>
        </w:drawing>
      </w:r>
    </w:p>
    <w:tbl>
      <w:tblPr>
        <w:tblW w:w="5000" w:type="pct"/>
        <w:tblLook w:val="04A0" w:firstRow="1" w:lastRow="0" w:firstColumn="1" w:lastColumn="0" w:noHBand="0" w:noVBand="1"/>
      </w:tblPr>
      <w:tblGrid>
        <w:gridCol w:w="1792"/>
        <w:gridCol w:w="1808"/>
        <w:gridCol w:w="2699"/>
        <w:gridCol w:w="3061"/>
      </w:tblGrid>
      <w:tr w:rsidR="004B705E" w:rsidRPr="004B705E" w14:paraId="4C223F6F" w14:textId="77777777" w:rsidTr="004B705E">
        <w:trPr>
          <w:trHeight w:val="349"/>
        </w:trPr>
        <w:tc>
          <w:tcPr>
            <w:tcW w:w="957" w:type="pct"/>
            <w:tcBorders>
              <w:top w:val="single" w:sz="8" w:space="0" w:color="000000"/>
              <w:left w:val="nil"/>
              <w:bottom w:val="single" w:sz="4" w:space="0" w:color="auto"/>
              <w:right w:val="nil"/>
            </w:tcBorders>
            <w:shd w:val="clear" w:color="auto" w:fill="auto"/>
            <w:vAlign w:val="center"/>
            <w:hideMark/>
          </w:tcPr>
          <w:p w14:paraId="797557A6" w14:textId="77777777" w:rsidR="004B705E" w:rsidRPr="004B705E" w:rsidRDefault="004B705E" w:rsidP="004B705E">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rPr>
            </w:pPr>
            <w:r w:rsidRPr="004B705E">
              <w:rPr>
                <w:rFonts w:eastAsia="Times New Roman" w:cs="Times New Roman"/>
              </w:rPr>
              <w:t>Study time</w:t>
            </w:r>
          </w:p>
        </w:tc>
        <w:tc>
          <w:tcPr>
            <w:tcW w:w="966" w:type="pct"/>
            <w:tcBorders>
              <w:top w:val="single" w:sz="8" w:space="0" w:color="000000"/>
              <w:left w:val="nil"/>
              <w:bottom w:val="single" w:sz="4" w:space="0" w:color="auto"/>
              <w:right w:val="nil"/>
            </w:tcBorders>
            <w:shd w:val="clear" w:color="auto" w:fill="auto"/>
            <w:vAlign w:val="center"/>
            <w:hideMark/>
          </w:tcPr>
          <w:p w14:paraId="25B07BA9" w14:textId="77777777" w:rsidR="004B705E" w:rsidRPr="004B705E" w:rsidRDefault="004B705E" w:rsidP="004B705E">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rPr>
            </w:pPr>
            <w:r w:rsidRPr="004B705E">
              <w:rPr>
                <w:rFonts w:eastAsia="Times New Roman" w:cs="Times New Roman"/>
              </w:rPr>
              <w:t>Point estimate</w:t>
            </w:r>
          </w:p>
        </w:tc>
        <w:tc>
          <w:tcPr>
            <w:tcW w:w="1442" w:type="pct"/>
            <w:tcBorders>
              <w:top w:val="single" w:sz="8" w:space="0" w:color="000000"/>
              <w:left w:val="nil"/>
              <w:bottom w:val="single" w:sz="4" w:space="0" w:color="auto"/>
              <w:right w:val="nil"/>
            </w:tcBorders>
            <w:shd w:val="clear" w:color="auto" w:fill="auto"/>
            <w:vAlign w:val="center"/>
            <w:hideMark/>
          </w:tcPr>
          <w:p w14:paraId="7E84BBB6" w14:textId="77777777" w:rsidR="004B705E" w:rsidRPr="004B705E" w:rsidRDefault="004B705E" w:rsidP="004B705E">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rPr>
            </w:pPr>
            <w:r w:rsidRPr="004B705E">
              <w:rPr>
                <w:rFonts w:eastAsia="Times New Roman" w:cs="Times New Roman"/>
              </w:rPr>
              <w:t>Confidence interval (lower)</w:t>
            </w:r>
          </w:p>
        </w:tc>
        <w:tc>
          <w:tcPr>
            <w:tcW w:w="1635" w:type="pct"/>
            <w:tcBorders>
              <w:top w:val="single" w:sz="8" w:space="0" w:color="000000"/>
              <w:left w:val="nil"/>
              <w:bottom w:val="single" w:sz="4" w:space="0" w:color="auto"/>
              <w:right w:val="nil"/>
            </w:tcBorders>
            <w:shd w:val="clear" w:color="auto" w:fill="auto"/>
            <w:vAlign w:val="center"/>
            <w:hideMark/>
          </w:tcPr>
          <w:p w14:paraId="45223399" w14:textId="77777777" w:rsidR="004B705E" w:rsidRPr="004B705E" w:rsidRDefault="004B705E" w:rsidP="004B705E">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rPr>
            </w:pPr>
            <w:r w:rsidRPr="004B705E">
              <w:rPr>
                <w:rFonts w:eastAsia="Times New Roman" w:cs="Times New Roman"/>
              </w:rPr>
              <w:t>Confidence interval (upper)</w:t>
            </w:r>
          </w:p>
        </w:tc>
      </w:tr>
      <w:tr w:rsidR="004B705E" w:rsidRPr="004B705E" w14:paraId="343999B4" w14:textId="77777777" w:rsidTr="004B705E">
        <w:trPr>
          <w:trHeight w:val="300"/>
        </w:trPr>
        <w:tc>
          <w:tcPr>
            <w:tcW w:w="957" w:type="pct"/>
            <w:tcBorders>
              <w:top w:val="single" w:sz="4" w:space="0" w:color="auto"/>
              <w:left w:val="nil"/>
              <w:bottom w:val="nil"/>
              <w:right w:val="nil"/>
            </w:tcBorders>
            <w:shd w:val="clear" w:color="auto" w:fill="auto"/>
            <w:noWrap/>
            <w:vAlign w:val="center"/>
            <w:hideMark/>
          </w:tcPr>
          <w:p w14:paraId="58E870C5" w14:textId="77777777" w:rsidR="004B705E" w:rsidRPr="004B705E" w:rsidRDefault="004B705E" w:rsidP="004B705E">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Lucida Console" w:eastAsia="Times New Roman" w:hAnsi="Lucida Console" w:cs="Times New Roman"/>
                <w:sz w:val="20"/>
                <w:szCs w:val="20"/>
              </w:rPr>
            </w:pPr>
            <w:r w:rsidRPr="004B705E">
              <w:rPr>
                <w:rFonts w:ascii="Lucida Console" w:eastAsia="Times New Roman" w:hAnsi="Lucida Console" w:cs="Times New Roman"/>
                <w:sz w:val="20"/>
                <w:szCs w:val="20"/>
              </w:rPr>
              <w:t>0</w:t>
            </w:r>
          </w:p>
        </w:tc>
        <w:tc>
          <w:tcPr>
            <w:tcW w:w="966" w:type="pct"/>
            <w:tcBorders>
              <w:top w:val="single" w:sz="4" w:space="0" w:color="auto"/>
              <w:left w:val="nil"/>
              <w:bottom w:val="nil"/>
              <w:right w:val="nil"/>
            </w:tcBorders>
            <w:shd w:val="clear" w:color="auto" w:fill="auto"/>
            <w:noWrap/>
            <w:vAlign w:val="bottom"/>
            <w:hideMark/>
          </w:tcPr>
          <w:p w14:paraId="683B2189" w14:textId="77777777" w:rsidR="004B705E" w:rsidRPr="004B705E" w:rsidRDefault="004B705E" w:rsidP="004B705E">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4B705E">
              <w:rPr>
                <w:rFonts w:eastAsia="Times New Roman" w:cs="Times New Roman"/>
              </w:rPr>
              <w:t>0.995832</w:t>
            </w:r>
          </w:p>
        </w:tc>
        <w:tc>
          <w:tcPr>
            <w:tcW w:w="1442" w:type="pct"/>
            <w:tcBorders>
              <w:top w:val="single" w:sz="4" w:space="0" w:color="auto"/>
              <w:left w:val="nil"/>
              <w:bottom w:val="nil"/>
              <w:right w:val="nil"/>
            </w:tcBorders>
            <w:shd w:val="clear" w:color="auto" w:fill="auto"/>
            <w:noWrap/>
            <w:vAlign w:val="bottom"/>
            <w:hideMark/>
          </w:tcPr>
          <w:p w14:paraId="3F827B28" w14:textId="77777777" w:rsidR="004B705E" w:rsidRPr="004B705E" w:rsidRDefault="004B705E" w:rsidP="004B705E">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4B705E">
              <w:rPr>
                <w:rFonts w:eastAsia="Times New Roman" w:cs="Times New Roman"/>
              </w:rPr>
              <w:t>0.993973</w:t>
            </w:r>
          </w:p>
        </w:tc>
        <w:tc>
          <w:tcPr>
            <w:tcW w:w="1635" w:type="pct"/>
            <w:tcBorders>
              <w:top w:val="single" w:sz="4" w:space="0" w:color="auto"/>
              <w:left w:val="nil"/>
              <w:bottom w:val="nil"/>
              <w:right w:val="nil"/>
            </w:tcBorders>
            <w:shd w:val="clear" w:color="auto" w:fill="auto"/>
            <w:noWrap/>
            <w:vAlign w:val="bottom"/>
            <w:hideMark/>
          </w:tcPr>
          <w:p w14:paraId="0BBB8713" w14:textId="77777777" w:rsidR="004B705E" w:rsidRPr="004B705E" w:rsidRDefault="004B705E" w:rsidP="004B705E">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4B705E">
              <w:rPr>
                <w:rFonts w:eastAsia="Times New Roman" w:cs="Times New Roman"/>
              </w:rPr>
              <w:t>0.99769</w:t>
            </w:r>
          </w:p>
        </w:tc>
      </w:tr>
      <w:tr w:rsidR="004B705E" w:rsidRPr="004B705E" w14:paraId="4B286FE8" w14:textId="77777777" w:rsidTr="004B705E">
        <w:trPr>
          <w:trHeight w:val="300"/>
        </w:trPr>
        <w:tc>
          <w:tcPr>
            <w:tcW w:w="957" w:type="pct"/>
            <w:tcBorders>
              <w:top w:val="nil"/>
              <w:left w:val="nil"/>
              <w:bottom w:val="nil"/>
              <w:right w:val="nil"/>
            </w:tcBorders>
            <w:shd w:val="clear" w:color="auto" w:fill="auto"/>
            <w:noWrap/>
            <w:vAlign w:val="center"/>
            <w:hideMark/>
          </w:tcPr>
          <w:p w14:paraId="20CA51E7" w14:textId="77777777" w:rsidR="004B705E" w:rsidRPr="004B705E" w:rsidRDefault="004B705E" w:rsidP="004B705E">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Lucida Console" w:eastAsia="Times New Roman" w:hAnsi="Lucida Console" w:cs="Times New Roman"/>
                <w:sz w:val="20"/>
                <w:szCs w:val="20"/>
              </w:rPr>
            </w:pPr>
            <w:r w:rsidRPr="004B705E">
              <w:rPr>
                <w:rFonts w:ascii="Lucida Console" w:eastAsia="Times New Roman" w:hAnsi="Lucida Console" w:cs="Times New Roman"/>
                <w:sz w:val="20"/>
                <w:szCs w:val="20"/>
              </w:rPr>
              <w:t>1</w:t>
            </w:r>
          </w:p>
        </w:tc>
        <w:tc>
          <w:tcPr>
            <w:tcW w:w="966" w:type="pct"/>
            <w:tcBorders>
              <w:top w:val="nil"/>
              <w:left w:val="nil"/>
              <w:bottom w:val="nil"/>
              <w:right w:val="nil"/>
            </w:tcBorders>
            <w:shd w:val="clear" w:color="auto" w:fill="auto"/>
            <w:noWrap/>
            <w:vAlign w:val="bottom"/>
            <w:hideMark/>
          </w:tcPr>
          <w:p w14:paraId="0CB4D7A6" w14:textId="77777777" w:rsidR="004B705E" w:rsidRPr="004B705E" w:rsidRDefault="004B705E" w:rsidP="004B705E">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4B705E">
              <w:rPr>
                <w:rFonts w:eastAsia="Times New Roman" w:cs="Times New Roman"/>
              </w:rPr>
              <w:t>0.983911</w:t>
            </w:r>
          </w:p>
        </w:tc>
        <w:tc>
          <w:tcPr>
            <w:tcW w:w="1442" w:type="pct"/>
            <w:tcBorders>
              <w:top w:val="nil"/>
              <w:left w:val="nil"/>
              <w:bottom w:val="nil"/>
              <w:right w:val="nil"/>
            </w:tcBorders>
            <w:shd w:val="clear" w:color="auto" w:fill="auto"/>
            <w:noWrap/>
            <w:vAlign w:val="bottom"/>
            <w:hideMark/>
          </w:tcPr>
          <w:p w14:paraId="10C1AEC9" w14:textId="77777777" w:rsidR="004B705E" w:rsidRPr="004B705E" w:rsidRDefault="004B705E" w:rsidP="004B705E">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4B705E">
              <w:rPr>
                <w:rFonts w:eastAsia="Times New Roman" w:cs="Times New Roman"/>
              </w:rPr>
              <w:t>0.979556</w:t>
            </w:r>
          </w:p>
        </w:tc>
        <w:tc>
          <w:tcPr>
            <w:tcW w:w="1635" w:type="pct"/>
            <w:tcBorders>
              <w:top w:val="nil"/>
              <w:left w:val="nil"/>
              <w:bottom w:val="nil"/>
              <w:right w:val="nil"/>
            </w:tcBorders>
            <w:shd w:val="clear" w:color="auto" w:fill="auto"/>
            <w:noWrap/>
            <w:vAlign w:val="bottom"/>
            <w:hideMark/>
          </w:tcPr>
          <w:p w14:paraId="715B0053" w14:textId="77777777" w:rsidR="004B705E" w:rsidRPr="004B705E" w:rsidRDefault="004B705E" w:rsidP="004B705E">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4B705E">
              <w:rPr>
                <w:rFonts w:eastAsia="Times New Roman" w:cs="Times New Roman"/>
              </w:rPr>
              <w:t>0.988267</w:t>
            </w:r>
          </w:p>
        </w:tc>
      </w:tr>
      <w:tr w:rsidR="004B705E" w:rsidRPr="004B705E" w14:paraId="7164132E" w14:textId="77777777" w:rsidTr="004B705E">
        <w:trPr>
          <w:trHeight w:val="300"/>
        </w:trPr>
        <w:tc>
          <w:tcPr>
            <w:tcW w:w="957" w:type="pct"/>
            <w:tcBorders>
              <w:top w:val="nil"/>
              <w:left w:val="nil"/>
              <w:bottom w:val="nil"/>
              <w:right w:val="nil"/>
            </w:tcBorders>
            <w:shd w:val="clear" w:color="auto" w:fill="auto"/>
            <w:noWrap/>
            <w:vAlign w:val="center"/>
            <w:hideMark/>
          </w:tcPr>
          <w:p w14:paraId="6959E594" w14:textId="77777777" w:rsidR="004B705E" w:rsidRPr="004B705E" w:rsidRDefault="004B705E" w:rsidP="004B705E">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Lucida Console" w:eastAsia="Times New Roman" w:hAnsi="Lucida Console" w:cs="Times New Roman"/>
                <w:sz w:val="20"/>
                <w:szCs w:val="20"/>
              </w:rPr>
            </w:pPr>
            <w:r w:rsidRPr="004B705E">
              <w:rPr>
                <w:rFonts w:ascii="Lucida Console" w:eastAsia="Times New Roman" w:hAnsi="Lucida Console" w:cs="Times New Roman"/>
                <w:sz w:val="20"/>
                <w:szCs w:val="20"/>
              </w:rPr>
              <w:t>2</w:t>
            </w:r>
          </w:p>
        </w:tc>
        <w:tc>
          <w:tcPr>
            <w:tcW w:w="966" w:type="pct"/>
            <w:tcBorders>
              <w:top w:val="nil"/>
              <w:left w:val="nil"/>
              <w:bottom w:val="nil"/>
              <w:right w:val="nil"/>
            </w:tcBorders>
            <w:shd w:val="clear" w:color="auto" w:fill="auto"/>
            <w:noWrap/>
            <w:vAlign w:val="bottom"/>
            <w:hideMark/>
          </w:tcPr>
          <w:p w14:paraId="38C957DA" w14:textId="77777777" w:rsidR="004B705E" w:rsidRPr="004B705E" w:rsidRDefault="004B705E" w:rsidP="004B705E">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4B705E">
              <w:rPr>
                <w:rFonts w:eastAsia="Times New Roman" w:cs="Times New Roman"/>
              </w:rPr>
              <w:t>0.959167</w:t>
            </w:r>
          </w:p>
        </w:tc>
        <w:tc>
          <w:tcPr>
            <w:tcW w:w="1442" w:type="pct"/>
            <w:tcBorders>
              <w:top w:val="nil"/>
              <w:left w:val="nil"/>
              <w:bottom w:val="nil"/>
              <w:right w:val="nil"/>
            </w:tcBorders>
            <w:shd w:val="clear" w:color="auto" w:fill="auto"/>
            <w:noWrap/>
            <w:vAlign w:val="bottom"/>
            <w:hideMark/>
          </w:tcPr>
          <w:p w14:paraId="1F3C0E0E" w14:textId="77777777" w:rsidR="004B705E" w:rsidRPr="004B705E" w:rsidRDefault="004B705E" w:rsidP="004B705E">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4B705E">
              <w:rPr>
                <w:rFonts w:eastAsia="Times New Roman" w:cs="Times New Roman"/>
              </w:rPr>
              <w:t>0.95093</w:t>
            </w:r>
          </w:p>
        </w:tc>
        <w:tc>
          <w:tcPr>
            <w:tcW w:w="1635" w:type="pct"/>
            <w:tcBorders>
              <w:top w:val="nil"/>
              <w:left w:val="nil"/>
              <w:bottom w:val="nil"/>
              <w:right w:val="nil"/>
            </w:tcBorders>
            <w:shd w:val="clear" w:color="auto" w:fill="auto"/>
            <w:noWrap/>
            <w:vAlign w:val="bottom"/>
            <w:hideMark/>
          </w:tcPr>
          <w:p w14:paraId="5DF3E9FA" w14:textId="77777777" w:rsidR="004B705E" w:rsidRPr="004B705E" w:rsidRDefault="004B705E" w:rsidP="004B705E">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4B705E">
              <w:rPr>
                <w:rFonts w:eastAsia="Times New Roman" w:cs="Times New Roman"/>
              </w:rPr>
              <w:t>0.967404</w:t>
            </w:r>
          </w:p>
        </w:tc>
      </w:tr>
      <w:tr w:rsidR="004B705E" w:rsidRPr="004B705E" w14:paraId="0E953758" w14:textId="77777777" w:rsidTr="004B705E">
        <w:trPr>
          <w:trHeight w:val="300"/>
        </w:trPr>
        <w:tc>
          <w:tcPr>
            <w:tcW w:w="957" w:type="pct"/>
            <w:tcBorders>
              <w:top w:val="nil"/>
              <w:left w:val="nil"/>
              <w:bottom w:val="nil"/>
              <w:right w:val="nil"/>
            </w:tcBorders>
            <w:shd w:val="clear" w:color="auto" w:fill="auto"/>
            <w:noWrap/>
            <w:vAlign w:val="center"/>
            <w:hideMark/>
          </w:tcPr>
          <w:p w14:paraId="2740B31D" w14:textId="77777777" w:rsidR="004B705E" w:rsidRPr="004B705E" w:rsidRDefault="004B705E" w:rsidP="004B705E">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Lucida Console" w:eastAsia="Times New Roman" w:hAnsi="Lucida Console" w:cs="Times New Roman"/>
                <w:sz w:val="20"/>
                <w:szCs w:val="20"/>
              </w:rPr>
            </w:pPr>
            <w:r w:rsidRPr="004B705E">
              <w:rPr>
                <w:rFonts w:ascii="Lucida Console" w:eastAsia="Times New Roman" w:hAnsi="Lucida Console" w:cs="Times New Roman"/>
                <w:sz w:val="20"/>
                <w:szCs w:val="20"/>
              </w:rPr>
              <w:t>3</w:t>
            </w:r>
          </w:p>
        </w:tc>
        <w:tc>
          <w:tcPr>
            <w:tcW w:w="966" w:type="pct"/>
            <w:tcBorders>
              <w:top w:val="nil"/>
              <w:left w:val="nil"/>
              <w:bottom w:val="nil"/>
              <w:right w:val="nil"/>
            </w:tcBorders>
            <w:shd w:val="clear" w:color="auto" w:fill="auto"/>
            <w:noWrap/>
            <w:vAlign w:val="bottom"/>
            <w:hideMark/>
          </w:tcPr>
          <w:p w14:paraId="78242C7C" w14:textId="77777777" w:rsidR="004B705E" w:rsidRPr="004B705E" w:rsidRDefault="004B705E" w:rsidP="004B705E">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4B705E">
              <w:rPr>
                <w:rFonts w:eastAsia="Times New Roman" w:cs="Times New Roman"/>
              </w:rPr>
              <w:t>0.93059</w:t>
            </w:r>
          </w:p>
        </w:tc>
        <w:tc>
          <w:tcPr>
            <w:tcW w:w="1442" w:type="pct"/>
            <w:tcBorders>
              <w:top w:val="nil"/>
              <w:left w:val="nil"/>
              <w:bottom w:val="nil"/>
              <w:right w:val="nil"/>
            </w:tcBorders>
            <w:shd w:val="clear" w:color="auto" w:fill="auto"/>
            <w:noWrap/>
            <w:vAlign w:val="bottom"/>
            <w:hideMark/>
          </w:tcPr>
          <w:p w14:paraId="1ECB7FCB" w14:textId="77777777" w:rsidR="004B705E" w:rsidRPr="004B705E" w:rsidRDefault="004B705E" w:rsidP="004B705E">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4B705E">
              <w:rPr>
                <w:rFonts w:eastAsia="Times New Roman" w:cs="Times New Roman"/>
              </w:rPr>
              <w:t>0.918898</w:t>
            </w:r>
          </w:p>
        </w:tc>
        <w:tc>
          <w:tcPr>
            <w:tcW w:w="1635" w:type="pct"/>
            <w:tcBorders>
              <w:top w:val="nil"/>
              <w:left w:val="nil"/>
              <w:bottom w:val="nil"/>
              <w:right w:val="nil"/>
            </w:tcBorders>
            <w:shd w:val="clear" w:color="auto" w:fill="auto"/>
            <w:noWrap/>
            <w:vAlign w:val="bottom"/>
            <w:hideMark/>
          </w:tcPr>
          <w:p w14:paraId="7FF25433" w14:textId="77777777" w:rsidR="004B705E" w:rsidRPr="004B705E" w:rsidRDefault="004B705E" w:rsidP="004B705E">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4B705E">
              <w:rPr>
                <w:rFonts w:eastAsia="Times New Roman" w:cs="Times New Roman"/>
              </w:rPr>
              <w:t>0.942282</w:t>
            </w:r>
          </w:p>
        </w:tc>
      </w:tr>
      <w:tr w:rsidR="004B705E" w:rsidRPr="004B705E" w14:paraId="449F837E" w14:textId="77777777" w:rsidTr="004B705E">
        <w:trPr>
          <w:trHeight w:val="300"/>
        </w:trPr>
        <w:tc>
          <w:tcPr>
            <w:tcW w:w="957" w:type="pct"/>
            <w:tcBorders>
              <w:top w:val="nil"/>
              <w:left w:val="nil"/>
              <w:bottom w:val="nil"/>
              <w:right w:val="nil"/>
            </w:tcBorders>
            <w:shd w:val="clear" w:color="auto" w:fill="auto"/>
            <w:noWrap/>
            <w:vAlign w:val="center"/>
            <w:hideMark/>
          </w:tcPr>
          <w:p w14:paraId="0D78E68A" w14:textId="77777777" w:rsidR="004B705E" w:rsidRPr="004B705E" w:rsidRDefault="004B705E" w:rsidP="004B705E">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Lucida Console" w:eastAsia="Times New Roman" w:hAnsi="Lucida Console" w:cs="Times New Roman"/>
                <w:sz w:val="20"/>
                <w:szCs w:val="20"/>
              </w:rPr>
            </w:pPr>
            <w:r w:rsidRPr="004B705E">
              <w:rPr>
                <w:rFonts w:ascii="Lucida Console" w:eastAsia="Times New Roman" w:hAnsi="Lucida Console" w:cs="Times New Roman"/>
                <w:sz w:val="20"/>
                <w:szCs w:val="20"/>
              </w:rPr>
              <w:t>4</w:t>
            </w:r>
          </w:p>
        </w:tc>
        <w:tc>
          <w:tcPr>
            <w:tcW w:w="966" w:type="pct"/>
            <w:tcBorders>
              <w:top w:val="nil"/>
              <w:left w:val="nil"/>
              <w:bottom w:val="nil"/>
              <w:right w:val="nil"/>
            </w:tcBorders>
            <w:shd w:val="clear" w:color="auto" w:fill="auto"/>
            <w:noWrap/>
            <w:vAlign w:val="bottom"/>
            <w:hideMark/>
          </w:tcPr>
          <w:p w14:paraId="7230FF1E" w14:textId="77777777" w:rsidR="004B705E" w:rsidRPr="004B705E" w:rsidRDefault="004B705E" w:rsidP="004B705E">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4B705E">
              <w:rPr>
                <w:rFonts w:eastAsia="Times New Roman" w:cs="Times New Roman"/>
              </w:rPr>
              <w:t>0.888217</w:t>
            </w:r>
          </w:p>
        </w:tc>
        <w:tc>
          <w:tcPr>
            <w:tcW w:w="1442" w:type="pct"/>
            <w:tcBorders>
              <w:top w:val="nil"/>
              <w:left w:val="nil"/>
              <w:bottom w:val="nil"/>
              <w:right w:val="nil"/>
            </w:tcBorders>
            <w:shd w:val="clear" w:color="auto" w:fill="auto"/>
            <w:noWrap/>
            <w:vAlign w:val="bottom"/>
            <w:hideMark/>
          </w:tcPr>
          <w:p w14:paraId="5CB80A92" w14:textId="77777777" w:rsidR="004B705E" w:rsidRPr="004B705E" w:rsidRDefault="004B705E" w:rsidP="004B705E">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4B705E">
              <w:rPr>
                <w:rFonts w:eastAsia="Times New Roman" w:cs="Times New Roman"/>
              </w:rPr>
              <w:t>0.872468</w:t>
            </w:r>
          </w:p>
        </w:tc>
        <w:tc>
          <w:tcPr>
            <w:tcW w:w="1635" w:type="pct"/>
            <w:tcBorders>
              <w:top w:val="nil"/>
              <w:left w:val="nil"/>
              <w:bottom w:val="nil"/>
              <w:right w:val="nil"/>
            </w:tcBorders>
            <w:shd w:val="clear" w:color="auto" w:fill="auto"/>
            <w:noWrap/>
            <w:vAlign w:val="bottom"/>
            <w:hideMark/>
          </w:tcPr>
          <w:p w14:paraId="1B7A79CE" w14:textId="77777777" w:rsidR="004B705E" w:rsidRPr="004B705E" w:rsidRDefault="004B705E" w:rsidP="004B705E">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4B705E">
              <w:rPr>
                <w:rFonts w:eastAsia="Times New Roman" w:cs="Times New Roman"/>
              </w:rPr>
              <w:t>0.903966</w:t>
            </w:r>
          </w:p>
        </w:tc>
      </w:tr>
      <w:tr w:rsidR="004B705E" w:rsidRPr="004B705E" w14:paraId="686BA5D6" w14:textId="77777777" w:rsidTr="004B705E">
        <w:trPr>
          <w:trHeight w:val="300"/>
        </w:trPr>
        <w:tc>
          <w:tcPr>
            <w:tcW w:w="957" w:type="pct"/>
            <w:tcBorders>
              <w:top w:val="nil"/>
              <w:left w:val="nil"/>
              <w:bottom w:val="nil"/>
              <w:right w:val="nil"/>
            </w:tcBorders>
            <w:shd w:val="clear" w:color="auto" w:fill="auto"/>
            <w:noWrap/>
            <w:vAlign w:val="center"/>
            <w:hideMark/>
          </w:tcPr>
          <w:p w14:paraId="36844055" w14:textId="77777777" w:rsidR="004B705E" w:rsidRPr="004B705E" w:rsidRDefault="004B705E" w:rsidP="004B705E">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Lucida Console" w:eastAsia="Times New Roman" w:hAnsi="Lucida Console" w:cs="Times New Roman"/>
                <w:sz w:val="20"/>
                <w:szCs w:val="20"/>
              </w:rPr>
            </w:pPr>
            <w:r w:rsidRPr="004B705E">
              <w:rPr>
                <w:rFonts w:ascii="Lucida Console" w:eastAsia="Times New Roman" w:hAnsi="Lucida Console" w:cs="Times New Roman"/>
                <w:sz w:val="20"/>
                <w:szCs w:val="20"/>
              </w:rPr>
              <w:t>5</w:t>
            </w:r>
          </w:p>
        </w:tc>
        <w:tc>
          <w:tcPr>
            <w:tcW w:w="966" w:type="pct"/>
            <w:tcBorders>
              <w:top w:val="nil"/>
              <w:left w:val="nil"/>
              <w:bottom w:val="nil"/>
              <w:right w:val="nil"/>
            </w:tcBorders>
            <w:shd w:val="clear" w:color="auto" w:fill="auto"/>
            <w:noWrap/>
            <w:vAlign w:val="bottom"/>
            <w:hideMark/>
          </w:tcPr>
          <w:p w14:paraId="0AA4C244" w14:textId="77777777" w:rsidR="004B705E" w:rsidRPr="004B705E" w:rsidRDefault="004B705E" w:rsidP="004B705E">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4B705E">
              <w:rPr>
                <w:rFonts w:eastAsia="Times New Roman" w:cs="Times New Roman"/>
              </w:rPr>
              <w:t>0.810384</w:t>
            </w:r>
          </w:p>
        </w:tc>
        <w:tc>
          <w:tcPr>
            <w:tcW w:w="1442" w:type="pct"/>
            <w:tcBorders>
              <w:top w:val="nil"/>
              <w:left w:val="nil"/>
              <w:bottom w:val="nil"/>
              <w:right w:val="nil"/>
            </w:tcBorders>
            <w:shd w:val="clear" w:color="auto" w:fill="auto"/>
            <w:noWrap/>
            <w:vAlign w:val="bottom"/>
            <w:hideMark/>
          </w:tcPr>
          <w:p w14:paraId="6DBD65D2" w14:textId="77777777" w:rsidR="004B705E" w:rsidRPr="004B705E" w:rsidRDefault="004B705E" w:rsidP="004B705E">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4B705E">
              <w:rPr>
                <w:rFonts w:eastAsia="Times New Roman" w:cs="Times New Roman"/>
              </w:rPr>
              <w:t>0.790903</w:t>
            </w:r>
          </w:p>
        </w:tc>
        <w:tc>
          <w:tcPr>
            <w:tcW w:w="1635" w:type="pct"/>
            <w:tcBorders>
              <w:top w:val="nil"/>
              <w:left w:val="nil"/>
              <w:bottom w:val="nil"/>
              <w:right w:val="nil"/>
            </w:tcBorders>
            <w:shd w:val="clear" w:color="auto" w:fill="auto"/>
            <w:noWrap/>
            <w:vAlign w:val="bottom"/>
            <w:hideMark/>
          </w:tcPr>
          <w:p w14:paraId="15F80F32" w14:textId="77777777" w:rsidR="004B705E" w:rsidRPr="004B705E" w:rsidRDefault="004B705E" w:rsidP="004B705E">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4B705E">
              <w:rPr>
                <w:rFonts w:eastAsia="Times New Roman" w:cs="Times New Roman"/>
              </w:rPr>
              <w:t>0.829864</w:t>
            </w:r>
          </w:p>
        </w:tc>
      </w:tr>
      <w:tr w:rsidR="004B705E" w:rsidRPr="004B705E" w14:paraId="27C7FF56" w14:textId="77777777" w:rsidTr="004B705E">
        <w:trPr>
          <w:trHeight w:val="300"/>
        </w:trPr>
        <w:tc>
          <w:tcPr>
            <w:tcW w:w="957" w:type="pct"/>
            <w:tcBorders>
              <w:top w:val="nil"/>
              <w:left w:val="nil"/>
              <w:bottom w:val="nil"/>
              <w:right w:val="nil"/>
            </w:tcBorders>
            <w:shd w:val="clear" w:color="auto" w:fill="auto"/>
            <w:noWrap/>
            <w:vAlign w:val="center"/>
            <w:hideMark/>
          </w:tcPr>
          <w:p w14:paraId="04C5F72F" w14:textId="77777777" w:rsidR="004B705E" w:rsidRPr="004B705E" w:rsidRDefault="004B705E" w:rsidP="004B705E">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Lucida Console" w:eastAsia="Times New Roman" w:hAnsi="Lucida Console" w:cs="Times New Roman"/>
                <w:sz w:val="20"/>
                <w:szCs w:val="20"/>
              </w:rPr>
            </w:pPr>
            <w:r w:rsidRPr="004B705E">
              <w:rPr>
                <w:rFonts w:ascii="Lucida Console" w:eastAsia="Times New Roman" w:hAnsi="Lucida Console" w:cs="Times New Roman"/>
                <w:sz w:val="20"/>
                <w:szCs w:val="20"/>
              </w:rPr>
              <w:t>6</w:t>
            </w:r>
          </w:p>
        </w:tc>
        <w:tc>
          <w:tcPr>
            <w:tcW w:w="966" w:type="pct"/>
            <w:tcBorders>
              <w:top w:val="nil"/>
              <w:left w:val="nil"/>
              <w:bottom w:val="nil"/>
              <w:right w:val="nil"/>
            </w:tcBorders>
            <w:shd w:val="clear" w:color="auto" w:fill="auto"/>
            <w:noWrap/>
            <w:vAlign w:val="bottom"/>
            <w:hideMark/>
          </w:tcPr>
          <w:p w14:paraId="39A883E4" w14:textId="77777777" w:rsidR="004B705E" w:rsidRPr="004B705E" w:rsidRDefault="004B705E" w:rsidP="004B705E">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4B705E">
              <w:rPr>
                <w:rFonts w:eastAsia="Times New Roman" w:cs="Times New Roman"/>
              </w:rPr>
              <w:t>0.719174</w:t>
            </w:r>
          </w:p>
        </w:tc>
        <w:tc>
          <w:tcPr>
            <w:tcW w:w="1442" w:type="pct"/>
            <w:tcBorders>
              <w:top w:val="nil"/>
              <w:left w:val="nil"/>
              <w:bottom w:val="nil"/>
              <w:right w:val="nil"/>
            </w:tcBorders>
            <w:shd w:val="clear" w:color="auto" w:fill="auto"/>
            <w:noWrap/>
            <w:vAlign w:val="bottom"/>
            <w:hideMark/>
          </w:tcPr>
          <w:p w14:paraId="10D8960D" w14:textId="77777777" w:rsidR="004B705E" w:rsidRPr="004B705E" w:rsidRDefault="004B705E" w:rsidP="004B705E">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4B705E">
              <w:rPr>
                <w:rFonts w:eastAsia="Times New Roman" w:cs="Times New Roman"/>
              </w:rPr>
              <w:t>0.69652</w:t>
            </w:r>
          </w:p>
        </w:tc>
        <w:tc>
          <w:tcPr>
            <w:tcW w:w="1635" w:type="pct"/>
            <w:tcBorders>
              <w:top w:val="nil"/>
              <w:left w:val="nil"/>
              <w:bottom w:val="nil"/>
              <w:right w:val="nil"/>
            </w:tcBorders>
            <w:shd w:val="clear" w:color="auto" w:fill="auto"/>
            <w:noWrap/>
            <w:vAlign w:val="bottom"/>
            <w:hideMark/>
          </w:tcPr>
          <w:p w14:paraId="60012A7E" w14:textId="77777777" w:rsidR="004B705E" w:rsidRPr="004B705E" w:rsidRDefault="004B705E" w:rsidP="004B705E">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4B705E">
              <w:rPr>
                <w:rFonts w:eastAsia="Times New Roman" w:cs="Times New Roman"/>
              </w:rPr>
              <w:t>0.741828</w:t>
            </w:r>
          </w:p>
        </w:tc>
      </w:tr>
      <w:tr w:rsidR="004B705E" w:rsidRPr="004B705E" w14:paraId="4EA70E33" w14:textId="77777777" w:rsidTr="004B705E">
        <w:trPr>
          <w:trHeight w:val="300"/>
        </w:trPr>
        <w:tc>
          <w:tcPr>
            <w:tcW w:w="957" w:type="pct"/>
            <w:tcBorders>
              <w:top w:val="nil"/>
              <w:left w:val="nil"/>
              <w:bottom w:val="nil"/>
              <w:right w:val="nil"/>
            </w:tcBorders>
            <w:shd w:val="clear" w:color="auto" w:fill="auto"/>
            <w:noWrap/>
            <w:vAlign w:val="center"/>
            <w:hideMark/>
          </w:tcPr>
          <w:p w14:paraId="3E9B5EBC" w14:textId="77777777" w:rsidR="004B705E" w:rsidRPr="004B705E" w:rsidRDefault="004B705E" w:rsidP="004B705E">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Lucida Console" w:eastAsia="Times New Roman" w:hAnsi="Lucida Console" w:cs="Times New Roman"/>
                <w:sz w:val="20"/>
                <w:szCs w:val="20"/>
              </w:rPr>
            </w:pPr>
            <w:r w:rsidRPr="004B705E">
              <w:rPr>
                <w:rFonts w:ascii="Lucida Console" w:eastAsia="Times New Roman" w:hAnsi="Lucida Console" w:cs="Times New Roman"/>
                <w:sz w:val="20"/>
                <w:szCs w:val="20"/>
              </w:rPr>
              <w:t>7</w:t>
            </w:r>
          </w:p>
        </w:tc>
        <w:tc>
          <w:tcPr>
            <w:tcW w:w="966" w:type="pct"/>
            <w:tcBorders>
              <w:top w:val="nil"/>
              <w:left w:val="nil"/>
              <w:bottom w:val="nil"/>
              <w:right w:val="nil"/>
            </w:tcBorders>
            <w:shd w:val="clear" w:color="auto" w:fill="auto"/>
            <w:noWrap/>
            <w:vAlign w:val="bottom"/>
            <w:hideMark/>
          </w:tcPr>
          <w:p w14:paraId="698E19A0" w14:textId="77777777" w:rsidR="004B705E" w:rsidRPr="004B705E" w:rsidRDefault="004B705E" w:rsidP="004B705E">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4B705E">
              <w:rPr>
                <w:rFonts w:eastAsia="Times New Roman" w:cs="Times New Roman"/>
              </w:rPr>
              <w:t>0.620882</w:t>
            </w:r>
          </w:p>
        </w:tc>
        <w:tc>
          <w:tcPr>
            <w:tcW w:w="1442" w:type="pct"/>
            <w:tcBorders>
              <w:top w:val="nil"/>
              <w:left w:val="nil"/>
              <w:bottom w:val="nil"/>
              <w:right w:val="nil"/>
            </w:tcBorders>
            <w:shd w:val="clear" w:color="auto" w:fill="auto"/>
            <w:noWrap/>
            <w:vAlign w:val="bottom"/>
            <w:hideMark/>
          </w:tcPr>
          <w:p w14:paraId="0B7A0C55" w14:textId="77777777" w:rsidR="004B705E" w:rsidRPr="004B705E" w:rsidRDefault="004B705E" w:rsidP="004B705E">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4B705E">
              <w:rPr>
                <w:rFonts w:eastAsia="Times New Roman" w:cs="Times New Roman"/>
              </w:rPr>
              <w:t>0.595671</w:t>
            </w:r>
          </w:p>
        </w:tc>
        <w:tc>
          <w:tcPr>
            <w:tcW w:w="1635" w:type="pct"/>
            <w:tcBorders>
              <w:top w:val="nil"/>
              <w:left w:val="nil"/>
              <w:bottom w:val="nil"/>
              <w:right w:val="nil"/>
            </w:tcBorders>
            <w:shd w:val="clear" w:color="auto" w:fill="auto"/>
            <w:noWrap/>
            <w:vAlign w:val="bottom"/>
            <w:hideMark/>
          </w:tcPr>
          <w:p w14:paraId="6437E05C" w14:textId="77777777" w:rsidR="004B705E" w:rsidRPr="004B705E" w:rsidRDefault="004B705E" w:rsidP="004B705E">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4B705E">
              <w:rPr>
                <w:rFonts w:eastAsia="Times New Roman" w:cs="Times New Roman"/>
              </w:rPr>
              <w:t>0.646092</w:t>
            </w:r>
          </w:p>
        </w:tc>
      </w:tr>
      <w:tr w:rsidR="004B705E" w:rsidRPr="004B705E" w14:paraId="4781C043" w14:textId="77777777" w:rsidTr="004B705E">
        <w:trPr>
          <w:trHeight w:val="300"/>
        </w:trPr>
        <w:tc>
          <w:tcPr>
            <w:tcW w:w="957" w:type="pct"/>
            <w:tcBorders>
              <w:top w:val="nil"/>
              <w:left w:val="nil"/>
              <w:bottom w:val="nil"/>
              <w:right w:val="nil"/>
            </w:tcBorders>
            <w:shd w:val="clear" w:color="auto" w:fill="auto"/>
            <w:noWrap/>
            <w:vAlign w:val="center"/>
            <w:hideMark/>
          </w:tcPr>
          <w:p w14:paraId="79D8A020" w14:textId="77777777" w:rsidR="004B705E" w:rsidRPr="004B705E" w:rsidRDefault="004B705E" w:rsidP="004B705E">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Lucida Console" w:eastAsia="Times New Roman" w:hAnsi="Lucida Console" w:cs="Times New Roman"/>
                <w:sz w:val="20"/>
                <w:szCs w:val="20"/>
              </w:rPr>
            </w:pPr>
            <w:r w:rsidRPr="004B705E">
              <w:rPr>
                <w:rFonts w:ascii="Lucida Console" w:eastAsia="Times New Roman" w:hAnsi="Lucida Console" w:cs="Times New Roman"/>
                <w:sz w:val="20"/>
                <w:szCs w:val="20"/>
              </w:rPr>
              <w:t>8</w:t>
            </w:r>
          </w:p>
        </w:tc>
        <w:tc>
          <w:tcPr>
            <w:tcW w:w="966" w:type="pct"/>
            <w:tcBorders>
              <w:top w:val="nil"/>
              <w:left w:val="nil"/>
              <w:bottom w:val="nil"/>
              <w:right w:val="nil"/>
            </w:tcBorders>
            <w:shd w:val="clear" w:color="auto" w:fill="auto"/>
            <w:noWrap/>
            <w:vAlign w:val="bottom"/>
            <w:hideMark/>
          </w:tcPr>
          <w:p w14:paraId="0683F785" w14:textId="77777777" w:rsidR="004B705E" w:rsidRPr="004B705E" w:rsidRDefault="004B705E" w:rsidP="004B705E">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4B705E">
              <w:rPr>
                <w:rFonts w:eastAsia="Times New Roman" w:cs="Times New Roman"/>
              </w:rPr>
              <w:t>0.531875</w:t>
            </w:r>
          </w:p>
        </w:tc>
        <w:tc>
          <w:tcPr>
            <w:tcW w:w="1442" w:type="pct"/>
            <w:tcBorders>
              <w:top w:val="nil"/>
              <w:left w:val="nil"/>
              <w:bottom w:val="nil"/>
              <w:right w:val="nil"/>
            </w:tcBorders>
            <w:shd w:val="clear" w:color="auto" w:fill="auto"/>
            <w:noWrap/>
            <w:vAlign w:val="bottom"/>
            <w:hideMark/>
          </w:tcPr>
          <w:p w14:paraId="0FBB6197" w14:textId="77777777" w:rsidR="004B705E" w:rsidRPr="004B705E" w:rsidRDefault="004B705E" w:rsidP="004B705E">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4B705E">
              <w:rPr>
                <w:rFonts w:eastAsia="Times New Roman" w:cs="Times New Roman"/>
              </w:rPr>
              <w:t>0.506286</w:t>
            </w:r>
          </w:p>
        </w:tc>
        <w:tc>
          <w:tcPr>
            <w:tcW w:w="1635" w:type="pct"/>
            <w:tcBorders>
              <w:top w:val="nil"/>
              <w:left w:val="nil"/>
              <w:bottom w:val="nil"/>
              <w:right w:val="nil"/>
            </w:tcBorders>
            <w:shd w:val="clear" w:color="auto" w:fill="auto"/>
            <w:noWrap/>
            <w:vAlign w:val="bottom"/>
            <w:hideMark/>
          </w:tcPr>
          <w:p w14:paraId="229BA125" w14:textId="77777777" w:rsidR="004B705E" w:rsidRPr="004B705E" w:rsidRDefault="004B705E" w:rsidP="004B705E">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4B705E">
              <w:rPr>
                <w:rFonts w:eastAsia="Times New Roman" w:cs="Times New Roman"/>
              </w:rPr>
              <w:t>0.557463</w:t>
            </w:r>
          </w:p>
        </w:tc>
      </w:tr>
      <w:tr w:rsidR="004B705E" w:rsidRPr="004B705E" w14:paraId="225CAA24" w14:textId="77777777" w:rsidTr="004B705E">
        <w:trPr>
          <w:trHeight w:val="300"/>
        </w:trPr>
        <w:tc>
          <w:tcPr>
            <w:tcW w:w="957" w:type="pct"/>
            <w:tcBorders>
              <w:top w:val="nil"/>
              <w:left w:val="nil"/>
              <w:bottom w:val="nil"/>
              <w:right w:val="nil"/>
            </w:tcBorders>
            <w:shd w:val="clear" w:color="auto" w:fill="auto"/>
            <w:noWrap/>
            <w:vAlign w:val="center"/>
            <w:hideMark/>
          </w:tcPr>
          <w:p w14:paraId="57B9B08A" w14:textId="77777777" w:rsidR="004B705E" w:rsidRPr="004B705E" w:rsidRDefault="004B705E" w:rsidP="004B705E">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Lucida Console" w:eastAsia="Times New Roman" w:hAnsi="Lucida Console" w:cs="Times New Roman"/>
                <w:sz w:val="20"/>
                <w:szCs w:val="20"/>
              </w:rPr>
            </w:pPr>
            <w:r w:rsidRPr="004B705E">
              <w:rPr>
                <w:rFonts w:ascii="Lucida Console" w:eastAsia="Times New Roman" w:hAnsi="Lucida Console" w:cs="Times New Roman"/>
                <w:sz w:val="20"/>
                <w:szCs w:val="20"/>
              </w:rPr>
              <w:t>9</w:t>
            </w:r>
          </w:p>
        </w:tc>
        <w:tc>
          <w:tcPr>
            <w:tcW w:w="966" w:type="pct"/>
            <w:tcBorders>
              <w:top w:val="nil"/>
              <w:left w:val="nil"/>
              <w:bottom w:val="nil"/>
              <w:right w:val="nil"/>
            </w:tcBorders>
            <w:shd w:val="clear" w:color="auto" w:fill="auto"/>
            <w:noWrap/>
            <w:vAlign w:val="bottom"/>
            <w:hideMark/>
          </w:tcPr>
          <w:p w14:paraId="09B6950C" w14:textId="77777777" w:rsidR="004B705E" w:rsidRPr="004B705E" w:rsidRDefault="004B705E" w:rsidP="004B705E">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4B705E">
              <w:rPr>
                <w:rFonts w:eastAsia="Times New Roman" w:cs="Times New Roman"/>
              </w:rPr>
              <w:t>0.476962</w:t>
            </w:r>
          </w:p>
        </w:tc>
        <w:tc>
          <w:tcPr>
            <w:tcW w:w="1442" w:type="pct"/>
            <w:tcBorders>
              <w:top w:val="nil"/>
              <w:left w:val="nil"/>
              <w:bottom w:val="nil"/>
              <w:right w:val="nil"/>
            </w:tcBorders>
            <w:shd w:val="clear" w:color="auto" w:fill="auto"/>
            <w:noWrap/>
            <w:vAlign w:val="bottom"/>
            <w:hideMark/>
          </w:tcPr>
          <w:p w14:paraId="3C80AAF3" w14:textId="77777777" w:rsidR="004B705E" w:rsidRPr="004B705E" w:rsidRDefault="004B705E" w:rsidP="004B705E">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4B705E">
              <w:rPr>
                <w:rFonts w:eastAsia="Times New Roman" w:cs="Times New Roman"/>
              </w:rPr>
              <w:t>0.45089</w:t>
            </w:r>
          </w:p>
        </w:tc>
        <w:tc>
          <w:tcPr>
            <w:tcW w:w="1635" w:type="pct"/>
            <w:tcBorders>
              <w:top w:val="nil"/>
              <w:left w:val="nil"/>
              <w:bottom w:val="nil"/>
              <w:right w:val="nil"/>
            </w:tcBorders>
            <w:shd w:val="clear" w:color="auto" w:fill="auto"/>
            <w:noWrap/>
            <w:vAlign w:val="bottom"/>
            <w:hideMark/>
          </w:tcPr>
          <w:p w14:paraId="2F2B11F5" w14:textId="77777777" w:rsidR="004B705E" w:rsidRPr="004B705E" w:rsidRDefault="004B705E" w:rsidP="004B705E">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4B705E">
              <w:rPr>
                <w:rFonts w:eastAsia="Times New Roman" w:cs="Times New Roman"/>
              </w:rPr>
              <w:t>0.503033</w:t>
            </w:r>
          </w:p>
        </w:tc>
      </w:tr>
      <w:tr w:rsidR="004B705E" w:rsidRPr="004B705E" w14:paraId="48639994" w14:textId="77777777" w:rsidTr="004B705E">
        <w:trPr>
          <w:trHeight w:val="300"/>
        </w:trPr>
        <w:tc>
          <w:tcPr>
            <w:tcW w:w="957" w:type="pct"/>
            <w:tcBorders>
              <w:top w:val="nil"/>
              <w:left w:val="nil"/>
              <w:bottom w:val="nil"/>
              <w:right w:val="nil"/>
            </w:tcBorders>
            <w:shd w:val="clear" w:color="auto" w:fill="auto"/>
            <w:noWrap/>
            <w:vAlign w:val="center"/>
            <w:hideMark/>
          </w:tcPr>
          <w:p w14:paraId="57F7DB27" w14:textId="77777777" w:rsidR="004B705E" w:rsidRPr="004B705E" w:rsidRDefault="004B705E" w:rsidP="004B705E">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Lucida Console" w:eastAsia="Times New Roman" w:hAnsi="Lucida Console" w:cs="Times New Roman"/>
                <w:sz w:val="20"/>
                <w:szCs w:val="20"/>
              </w:rPr>
            </w:pPr>
            <w:r w:rsidRPr="004B705E">
              <w:rPr>
                <w:rFonts w:ascii="Lucida Console" w:eastAsia="Times New Roman" w:hAnsi="Lucida Console" w:cs="Times New Roman"/>
                <w:sz w:val="20"/>
                <w:szCs w:val="20"/>
              </w:rPr>
              <w:t>10</w:t>
            </w:r>
          </w:p>
        </w:tc>
        <w:tc>
          <w:tcPr>
            <w:tcW w:w="966" w:type="pct"/>
            <w:tcBorders>
              <w:top w:val="nil"/>
              <w:left w:val="nil"/>
              <w:bottom w:val="nil"/>
              <w:right w:val="nil"/>
            </w:tcBorders>
            <w:shd w:val="clear" w:color="auto" w:fill="auto"/>
            <w:noWrap/>
            <w:vAlign w:val="bottom"/>
            <w:hideMark/>
          </w:tcPr>
          <w:p w14:paraId="5A9F4A39" w14:textId="77777777" w:rsidR="004B705E" w:rsidRPr="004B705E" w:rsidRDefault="004B705E" w:rsidP="004B705E">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4B705E">
              <w:rPr>
                <w:rFonts w:eastAsia="Times New Roman" w:cs="Times New Roman"/>
              </w:rPr>
              <w:t>0.41375</w:t>
            </w:r>
          </w:p>
        </w:tc>
        <w:tc>
          <w:tcPr>
            <w:tcW w:w="1442" w:type="pct"/>
            <w:tcBorders>
              <w:top w:val="nil"/>
              <w:left w:val="nil"/>
              <w:bottom w:val="nil"/>
              <w:right w:val="nil"/>
            </w:tcBorders>
            <w:shd w:val="clear" w:color="auto" w:fill="auto"/>
            <w:noWrap/>
            <w:vAlign w:val="bottom"/>
            <w:hideMark/>
          </w:tcPr>
          <w:p w14:paraId="2BEF4B7E" w14:textId="77777777" w:rsidR="004B705E" w:rsidRPr="004B705E" w:rsidRDefault="004B705E" w:rsidP="004B705E">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4B705E">
              <w:rPr>
                <w:rFonts w:eastAsia="Times New Roman" w:cs="Times New Roman"/>
              </w:rPr>
              <w:t>0.385858</w:t>
            </w:r>
          </w:p>
        </w:tc>
        <w:tc>
          <w:tcPr>
            <w:tcW w:w="1635" w:type="pct"/>
            <w:tcBorders>
              <w:top w:val="nil"/>
              <w:left w:val="nil"/>
              <w:bottom w:val="nil"/>
              <w:right w:val="nil"/>
            </w:tcBorders>
            <w:shd w:val="clear" w:color="auto" w:fill="auto"/>
            <w:noWrap/>
            <w:vAlign w:val="bottom"/>
            <w:hideMark/>
          </w:tcPr>
          <w:p w14:paraId="162FF200" w14:textId="77777777" w:rsidR="004B705E" w:rsidRPr="004B705E" w:rsidRDefault="004B705E" w:rsidP="004B705E">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4B705E">
              <w:rPr>
                <w:rFonts w:eastAsia="Times New Roman" w:cs="Times New Roman"/>
              </w:rPr>
              <w:t>0.441642</w:t>
            </w:r>
          </w:p>
        </w:tc>
      </w:tr>
      <w:tr w:rsidR="004B705E" w:rsidRPr="004B705E" w14:paraId="5760BFE4" w14:textId="77777777" w:rsidTr="004B705E">
        <w:trPr>
          <w:trHeight w:val="300"/>
        </w:trPr>
        <w:tc>
          <w:tcPr>
            <w:tcW w:w="957" w:type="pct"/>
            <w:tcBorders>
              <w:top w:val="nil"/>
              <w:left w:val="nil"/>
              <w:bottom w:val="nil"/>
              <w:right w:val="nil"/>
            </w:tcBorders>
            <w:shd w:val="clear" w:color="auto" w:fill="auto"/>
            <w:noWrap/>
            <w:vAlign w:val="center"/>
            <w:hideMark/>
          </w:tcPr>
          <w:p w14:paraId="3007A9B8" w14:textId="77777777" w:rsidR="004B705E" w:rsidRPr="004B705E" w:rsidRDefault="004B705E" w:rsidP="004B705E">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Lucida Console" w:eastAsia="Times New Roman" w:hAnsi="Lucida Console" w:cs="Times New Roman"/>
                <w:sz w:val="20"/>
                <w:szCs w:val="20"/>
              </w:rPr>
            </w:pPr>
            <w:r w:rsidRPr="004B705E">
              <w:rPr>
                <w:rFonts w:ascii="Lucida Console" w:eastAsia="Times New Roman" w:hAnsi="Lucida Console" w:cs="Times New Roman"/>
                <w:sz w:val="20"/>
                <w:szCs w:val="20"/>
              </w:rPr>
              <w:t>11</w:t>
            </w:r>
          </w:p>
        </w:tc>
        <w:tc>
          <w:tcPr>
            <w:tcW w:w="966" w:type="pct"/>
            <w:tcBorders>
              <w:top w:val="nil"/>
              <w:left w:val="nil"/>
              <w:bottom w:val="nil"/>
              <w:right w:val="nil"/>
            </w:tcBorders>
            <w:shd w:val="clear" w:color="auto" w:fill="auto"/>
            <w:noWrap/>
            <w:vAlign w:val="bottom"/>
            <w:hideMark/>
          </w:tcPr>
          <w:p w14:paraId="3106C15A" w14:textId="77777777" w:rsidR="004B705E" w:rsidRPr="004B705E" w:rsidRDefault="004B705E" w:rsidP="004B705E">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4B705E">
              <w:rPr>
                <w:rFonts w:eastAsia="Times New Roman" w:cs="Times New Roman"/>
              </w:rPr>
              <w:t>0.394146</w:t>
            </w:r>
          </w:p>
        </w:tc>
        <w:tc>
          <w:tcPr>
            <w:tcW w:w="1442" w:type="pct"/>
            <w:tcBorders>
              <w:top w:val="nil"/>
              <w:left w:val="nil"/>
              <w:bottom w:val="nil"/>
              <w:right w:val="nil"/>
            </w:tcBorders>
            <w:shd w:val="clear" w:color="auto" w:fill="auto"/>
            <w:noWrap/>
            <w:vAlign w:val="bottom"/>
            <w:hideMark/>
          </w:tcPr>
          <w:p w14:paraId="6B345470" w14:textId="77777777" w:rsidR="004B705E" w:rsidRPr="004B705E" w:rsidRDefault="004B705E" w:rsidP="004B705E">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4B705E">
              <w:rPr>
                <w:rFonts w:eastAsia="Times New Roman" w:cs="Times New Roman"/>
              </w:rPr>
              <w:t>0.366011</w:t>
            </w:r>
          </w:p>
        </w:tc>
        <w:tc>
          <w:tcPr>
            <w:tcW w:w="1635" w:type="pct"/>
            <w:tcBorders>
              <w:top w:val="nil"/>
              <w:left w:val="nil"/>
              <w:bottom w:val="nil"/>
              <w:right w:val="nil"/>
            </w:tcBorders>
            <w:shd w:val="clear" w:color="auto" w:fill="auto"/>
            <w:noWrap/>
            <w:vAlign w:val="bottom"/>
            <w:hideMark/>
          </w:tcPr>
          <w:p w14:paraId="5198361C" w14:textId="77777777" w:rsidR="004B705E" w:rsidRPr="004B705E" w:rsidRDefault="004B705E" w:rsidP="004B705E">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4B705E">
              <w:rPr>
                <w:rFonts w:eastAsia="Times New Roman" w:cs="Times New Roman"/>
              </w:rPr>
              <w:t>0.422282</w:t>
            </w:r>
          </w:p>
        </w:tc>
      </w:tr>
      <w:tr w:rsidR="004B705E" w:rsidRPr="004B705E" w14:paraId="2461DE77" w14:textId="77777777" w:rsidTr="004B705E">
        <w:trPr>
          <w:trHeight w:val="300"/>
        </w:trPr>
        <w:tc>
          <w:tcPr>
            <w:tcW w:w="957" w:type="pct"/>
            <w:tcBorders>
              <w:top w:val="nil"/>
              <w:left w:val="nil"/>
              <w:bottom w:val="nil"/>
              <w:right w:val="nil"/>
            </w:tcBorders>
            <w:shd w:val="clear" w:color="auto" w:fill="auto"/>
            <w:noWrap/>
            <w:vAlign w:val="center"/>
            <w:hideMark/>
          </w:tcPr>
          <w:p w14:paraId="35AE6100" w14:textId="77777777" w:rsidR="004B705E" w:rsidRPr="004B705E" w:rsidRDefault="004B705E" w:rsidP="004B705E">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Lucida Console" w:eastAsia="Times New Roman" w:hAnsi="Lucida Console" w:cs="Times New Roman"/>
                <w:sz w:val="20"/>
                <w:szCs w:val="20"/>
              </w:rPr>
            </w:pPr>
            <w:r w:rsidRPr="004B705E">
              <w:rPr>
                <w:rFonts w:ascii="Lucida Console" w:eastAsia="Times New Roman" w:hAnsi="Lucida Console" w:cs="Times New Roman"/>
                <w:sz w:val="20"/>
                <w:szCs w:val="20"/>
              </w:rPr>
              <w:t>12</w:t>
            </w:r>
          </w:p>
        </w:tc>
        <w:tc>
          <w:tcPr>
            <w:tcW w:w="966" w:type="pct"/>
            <w:tcBorders>
              <w:top w:val="nil"/>
              <w:left w:val="nil"/>
              <w:bottom w:val="nil"/>
              <w:right w:val="nil"/>
            </w:tcBorders>
            <w:shd w:val="clear" w:color="auto" w:fill="auto"/>
            <w:noWrap/>
            <w:vAlign w:val="bottom"/>
            <w:hideMark/>
          </w:tcPr>
          <w:p w14:paraId="7DCC084D" w14:textId="77777777" w:rsidR="004B705E" w:rsidRPr="004B705E" w:rsidRDefault="004B705E" w:rsidP="004B705E">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4B705E">
              <w:rPr>
                <w:rFonts w:eastAsia="Times New Roman" w:cs="Times New Roman"/>
              </w:rPr>
              <w:t>0.376945</w:t>
            </w:r>
          </w:p>
        </w:tc>
        <w:tc>
          <w:tcPr>
            <w:tcW w:w="1442" w:type="pct"/>
            <w:tcBorders>
              <w:top w:val="nil"/>
              <w:left w:val="nil"/>
              <w:bottom w:val="nil"/>
              <w:right w:val="nil"/>
            </w:tcBorders>
            <w:shd w:val="clear" w:color="auto" w:fill="auto"/>
            <w:noWrap/>
            <w:vAlign w:val="bottom"/>
            <w:hideMark/>
          </w:tcPr>
          <w:p w14:paraId="176760DF" w14:textId="77777777" w:rsidR="004B705E" w:rsidRPr="004B705E" w:rsidRDefault="004B705E" w:rsidP="004B705E">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4B705E">
              <w:rPr>
                <w:rFonts w:eastAsia="Times New Roman" w:cs="Times New Roman"/>
              </w:rPr>
              <w:t>0.348389</w:t>
            </w:r>
          </w:p>
        </w:tc>
        <w:tc>
          <w:tcPr>
            <w:tcW w:w="1635" w:type="pct"/>
            <w:tcBorders>
              <w:top w:val="nil"/>
              <w:left w:val="nil"/>
              <w:bottom w:val="nil"/>
              <w:right w:val="nil"/>
            </w:tcBorders>
            <w:shd w:val="clear" w:color="auto" w:fill="auto"/>
            <w:noWrap/>
            <w:vAlign w:val="bottom"/>
            <w:hideMark/>
          </w:tcPr>
          <w:p w14:paraId="73FBF7E4" w14:textId="77777777" w:rsidR="004B705E" w:rsidRPr="004B705E" w:rsidRDefault="004B705E" w:rsidP="004B705E">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4B705E">
              <w:rPr>
                <w:rFonts w:eastAsia="Times New Roman" w:cs="Times New Roman"/>
              </w:rPr>
              <w:t>0.4055</w:t>
            </w:r>
          </w:p>
        </w:tc>
      </w:tr>
      <w:tr w:rsidR="004B705E" w:rsidRPr="004B705E" w14:paraId="4F47F378" w14:textId="77777777" w:rsidTr="004B705E">
        <w:trPr>
          <w:trHeight w:val="300"/>
        </w:trPr>
        <w:tc>
          <w:tcPr>
            <w:tcW w:w="957" w:type="pct"/>
            <w:tcBorders>
              <w:top w:val="nil"/>
              <w:left w:val="nil"/>
              <w:bottom w:val="nil"/>
              <w:right w:val="nil"/>
            </w:tcBorders>
            <w:shd w:val="clear" w:color="auto" w:fill="auto"/>
            <w:noWrap/>
            <w:vAlign w:val="center"/>
            <w:hideMark/>
          </w:tcPr>
          <w:p w14:paraId="59A03FCA" w14:textId="77777777" w:rsidR="004B705E" w:rsidRPr="004B705E" w:rsidRDefault="004B705E" w:rsidP="004B705E">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Lucida Console" w:eastAsia="Times New Roman" w:hAnsi="Lucida Console" w:cs="Times New Roman"/>
                <w:sz w:val="20"/>
                <w:szCs w:val="20"/>
              </w:rPr>
            </w:pPr>
            <w:r w:rsidRPr="004B705E">
              <w:rPr>
                <w:rFonts w:ascii="Lucida Console" w:eastAsia="Times New Roman" w:hAnsi="Lucida Console" w:cs="Times New Roman"/>
                <w:sz w:val="20"/>
                <w:szCs w:val="20"/>
              </w:rPr>
              <w:t>13</w:t>
            </w:r>
          </w:p>
        </w:tc>
        <w:tc>
          <w:tcPr>
            <w:tcW w:w="966" w:type="pct"/>
            <w:tcBorders>
              <w:top w:val="nil"/>
              <w:left w:val="nil"/>
              <w:bottom w:val="nil"/>
              <w:right w:val="nil"/>
            </w:tcBorders>
            <w:shd w:val="clear" w:color="auto" w:fill="auto"/>
            <w:noWrap/>
            <w:vAlign w:val="bottom"/>
            <w:hideMark/>
          </w:tcPr>
          <w:p w14:paraId="73BC09F0" w14:textId="77777777" w:rsidR="004B705E" w:rsidRPr="004B705E" w:rsidRDefault="004B705E" w:rsidP="004B705E">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4B705E">
              <w:rPr>
                <w:rFonts w:eastAsia="Times New Roman" w:cs="Times New Roman"/>
              </w:rPr>
              <w:t>0.361381</w:t>
            </w:r>
          </w:p>
        </w:tc>
        <w:tc>
          <w:tcPr>
            <w:tcW w:w="1442" w:type="pct"/>
            <w:tcBorders>
              <w:top w:val="nil"/>
              <w:left w:val="nil"/>
              <w:bottom w:val="nil"/>
              <w:right w:val="nil"/>
            </w:tcBorders>
            <w:shd w:val="clear" w:color="auto" w:fill="auto"/>
            <w:noWrap/>
            <w:vAlign w:val="bottom"/>
            <w:hideMark/>
          </w:tcPr>
          <w:p w14:paraId="0FD62910" w14:textId="77777777" w:rsidR="004B705E" w:rsidRPr="004B705E" w:rsidRDefault="004B705E" w:rsidP="004B705E">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4B705E">
              <w:rPr>
                <w:rFonts w:eastAsia="Times New Roman" w:cs="Times New Roman"/>
              </w:rPr>
              <w:t>0.331198</w:t>
            </w:r>
          </w:p>
        </w:tc>
        <w:tc>
          <w:tcPr>
            <w:tcW w:w="1635" w:type="pct"/>
            <w:tcBorders>
              <w:top w:val="nil"/>
              <w:left w:val="nil"/>
              <w:bottom w:val="nil"/>
              <w:right w:val="nil"/>
            </w:tcBorders>
            <w:shd w:val="clear" w:color="auto" w:fill="auto"/>
            <w:noWrap/>
            <w:vAlign w:val="bottom"/>
            <w:hideMark/>
          </w:tcPr>
          <w:p w14:paraId="25F1FB71" w14:textId="77777777" w:rsidR="004B705E" w:rsidRPr="004B705E" w:rsidRDefault="004B705E" w:rsidP="004B705E">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4B705E">
              <w:rPr>
                <w:rFonts w:eastAsia="Times New Roman" w:cs="Times New Roman"/>
              </w:rPr>
              <w:t>0.391563</w:t>
            </w:r>
          </w:p>
        </w:tc>
      </w:tr>
      <w:tr w:rsidR="004B705E" w:rsidRPr="004B705E" w14:paraId="4E6E779A" w14:textId="77777777" w:rsidTr="004B705E">
        <w:trPr>
          <w:trHeight w:val="300"/>
        </w:trPr>
        <w:tc>
          <w:tcPr>
            <w:tcW w:w="957" w:type="pct"/>
            <w:tcBorders>
              <w:top w:val="nil"/>
              <w:left w:val="nil"/>
              <w:right w:val="nil"/>
            </w:tcBorders>
            <w:shd w:val="clear" w:color="auto" w:fill="auto"/>
            <w:noWrap/>
            <w:vAlign w:val="center"/>
            <w:hideMark/>
          </w:tcPr>
          <w:p w14:paraId="16541F22" w14:textId="77777777" w:rsidR="004B705E" w:rsidRPr="004B705E" w:rsidRDefault="004B705E" w:rsidP="004B705E">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Lucida Console" w:eastAsia="Times New Roman" w:hAnsi="Lucida Console" w:cs="Times New Roman"/>
                <w:sz w:val="20"/>
                <w:szCs w:val="20"/>
              </w:rPr>
            </w:pPr>
            <w:r w:rsidRPr="004B705E">
              <w:rPr>
                <w:rFonts w:ascii="Lucida Console" w:eastAsia="Times New Roman" w:hAnsi="Lucida Console" w:cs="Times New Roman"/>
                <w:sz w:val="20"/>
                <w:szCs w:val="20"/>
              </w:rPr>
              <w:t>14</w:t>
            </w:r>
          </w:p>
        </w:tc>
        <w:tc>
          <w:tcPr>
            <w:tcW w:w="966" w:type="pct"/>
            <w:tcBorders>
              <w:top w:val="nil"/>
              <w:left w:val="nil"/>
              <w:right w:val="nil"/>
            </w:tcBorders>
            <w:shd w:val="clear" w:color="auto" w:fill="auto"/>
            <w:noWrap/>
            <w:vAlign w:val="bottom"/>
            <w:hideMark/>
          </w:tcPr>
          <w:p w14:paraId="343B1B57" w14:textId="77777777" w:rsidR="004B705E" w:rsidRPr="004B705E" w:rsidRDefault="004B705E" w:rsidP="004B705E">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4B705E">
              <w:rPr>
                <w:rFonts w:eastAsia="Times New Roman" w:cs="Times New Roman"/>
              </w:rPr>
              <w:t>0.355413</w:t>
            </w:r>
          </w:p>
        </w:tc>
        <w:tc>
          <w:tcPr>
            <w:tcW w:w="1442" w:type="pct"/>
            <w:tcBorders>
              <w:top w:val="nil"/>
              <w:left w:val="nil"/>
              <w:right w:val="nil"/>
            </w:tcBorders>
            <w:shd w:val="clear" w:color="auto" w:fill="auto"/>
            <w:noWrap/>
            <w:vAlign w:val="bottom"/>
            <w:hideMark/>
          </w:tcPr>
          <w:p w14:paraId="5A94B717" w14:textId="77777777" w:rsidR="004B705E" w:rsidRPr="004B705E" w:rsidRDefault="004B705E" w:rsidP="004B705E">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4B705E">
              <w:rPr>
                <w:rFonts w:eastAsia="Times New Roman" w:cs="Times New Roman"/>
              </w:rPr>
              <w:t>0.324103</w:t>
            </w:r>
          </w:p>
        </w:tc>
        <w:tc>
          <w:tcPr>
            <w:tcW w:w="1635" w:type="pct"/>
            <w:tcBorders>
              <w:top w:val="nil"/>
              <w:left w:val="nil"/>
              <w:right w:val="nil"/>
            </w:tcBorders>
            <w:shd w:val="clear" w:color="auto" w:fill="auto"/>
            <w:noWrap/>
            <w:vAlign w:val="bottom"/>
            <w:hideMark/>
          </w:tcPr>
          <w:p w14:paraId="1640C912" w14:textId="77777777" w:rsidR="004B705E" w:rsidRPr="004B705E" w:rsidRDefault="004B705E" w:rsidP="004B705E">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4B705E">
              <w:rPr>
                <w:rFonts w:eastAsia="Times New Roman" w:cs="Times New Roman"/>
              </w:rPr>
              <w:t>0.386722</w:t>
            </w:r>
          </w:p>
        </w:tc>
      </w:tr>
      <w:tr w:rsidR="004B705E" w:rsidRPr="004B705E" w14:paraId="424649E1" w14:textId="77777777" w:rsidTr="004B705E">
        <w:trPr>
          <w:trHeight w:val="300"/>
        </w:trPr>
        <w:tc>
          <w:tcPr>
            <w:tcW w:w="957" w:type="pct"/>
            <w:tcBorders>
              <w:top w:val="nil"/>
              <w:left w:val="nil"/>
              <w:bottom w:val="single" w:sz="4" w:space="0" w:color="auto"/>
              <w:right w:val="nil"/>
            </w:tcBorders>
            <w:shd w:val="clear" w:color="auto" w:fill="auto"/>
            <w:noWrap/>
            <w:vAlign w:val="center"/>
            <w:hideMark/>
          </w:tcPr>
          <w:p w14:paraId="7EEF3465" w14:textId="77777777" w:rsidR="004B705E" w:rsidRPr="004B705E" w:rsidRDefault="004B705E" w:rsidP="004B705E">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Lucida Console" w:eastAsia="Times New Roman" w:hAnsi="Lucida Console" w:cs="Times New Roman"/>
                <w:sz w:val="20"/>
                <w:szCs w:val="20"/>
              </w:rPr>
            </w:pPr>
            <w:r w:rsidRPr="004B705E">
              <w:rPr>
                <w:rFonts w:ascii="Lucida Console" w:eastAsia="Times New Roman" w:hAnsi="Lucida Console" w:cs="Times New Roman"/>
                <w:sz w:val="20"/>
                <w:szCs w:val="20"/>
              </w:rPr>
              <w:t>15</w:t>
            </w:r>
          </w:p>
        </w:tc>
        <w:tc>
          <w:tcPr>
            <w:tcW w:w="966" w:type="pct"/>
            <w:tcBorders>
              <w:top w:val="nil"/>
              <w:left w:val="nil"/>
              <w:bottom w:val="single" w:sz="4" w:space="0" w:color="auto"/>
              <w:right w:val="nil"/>
            </w:tcBorders>
            <w:shd w:val="clear" w:color="auto" w:fill="auto"/>
            <w:noWrap/>
            <w:vAlign w:val="bottom"/>
            <w:hideMark/>
          </w:tcPr>
          <w:p w14:paraId="39BA04A6" w14:textId="77777777" w:rsidR="004B705E" w:rsidRPr="004B705E" w:rsidRDefault="004B705E" w:rsidP="004B705E">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4B705E">
              <w:rPr>
                <w:rFonts w:eastAsia="Times New Roman" w:cs="Times New Roman"/>
              </w:rPr>
              <w:t>0.355413</w:t>
            </w:r>
          </w:p>
        </w:tc>
        <w:tc>
          <w:tcPr>
            <w:tcW w:w="1442" w:type="pct"/>
            <w:tcBorders>
              <w:top w:val="nil"/>
              <w:left w:val="nil"/>
              <w:bottom w:val="single" w:sz="4" w:space="0" w:color="auto"/>
              <w:right w:val="nil"/>
            </w:tcBorders>
            <w:shd w:val="clear" w:color="auto" w:fill="auto"/>
            <w:noWrap/>
            <w:vAlign w:val="bottom"/>
            <w:hideMark/>
          </w:tcPr>
          <w:p w14:paraId="305114D2" w14:textId="77777777" w:rsidR="004B705E" w:rsidRPr="004B705E" w:rsidRDefault="004B705E" w:rsidP="004B705E">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4B705E">
              <w:rPr>
                <w:rFonts w:eastAsia="Times New Roman" w:cs="Times New Roman"/>
              </w:rPr>
              <w:t>0.324103</w:t>
            </w:r>
          </w:p>
        </w:tc>
        <w:tc>
          <w:tcPr>
            <w:tcW w:w="1635" w:type="pct"/>
            <w:tcBorders>
              <w:top w:val="nil"/>
              <w:left w:val="nil"/>
              <w:bottom w:val="single" w:sz="4" w:space="0" w:color="auto"/>
              <w:right w:val="nil"/>
            </w:tcBorders>
            <w:shd w:val="clear" w:color="auto" w:fill="auto"/>
            <w:noWrap/>
            <w:vAlign w:val="bottom"/>
            <w:hideMark/>
          </w:tcPr>
          <w:p w14:paraId="31987ED4" w14:textId="77777777" w:rsidR="004B705E" w:rsidRPr="004B705E" w:rsidRDefault="004B705E" w:rsidP="004B705E">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cs="Times New Roman"/>
              </w:rPr>
            </w:pPr>
            <w:r w:rsidRPr="004B705E">
              <w:rPr>
                <w:rFonts w:eastAsia="Times New Roman" w:cs="Times New Roman"/>
              </w:rPr>
              <w:t>0.386722</w:t>
            </w:r>
          </w:p>
        </w:tc>
      </w:tr>
    </w:tbl>
    <w:p w14:paraId="6BCAFD9C" w14:textId="77777777" w:rsidR="004B705E" w:rsidRDefault="004B705E"/>
    <w:p w14:paraId="2A209EFF" w14:textId="77777777" w:rsidR="00937D60" w:rsidRDefault="009F3004">
      <w:r>
        <w:br w:type="page"/>
      </w:r>
    </w:p>
    <w:p w14:paraId="4080616C" w14:textId="219979DD" w:rsidR="00937D60" w:rsidRDefault="009F3004">
      <w:pPr>
        <w:rPr>
          <w:b/>
        </w:rPr>
      </w:pPr>
      <w:r>
        <w:rPr>
          <w:b/>
        </w:rPr>
        <w:lastRenderedPageBreak/>
        <w:t>Figure 25: Kaplan Meier Survival Curve for FGM in Tanzania</w:t>
      </w:r>
    </w:p>
    <w:p w14:paraId="18263C56" w14:textId="17E4E6C2" w:rsidR="00937D60" w:rsidRDefault="00FD451E">
      <w:r>
        <w:rPr>
          <w:noProof/>
        </w:rPr>
        <w:drawing>
          <wp:anchor distT="0" distB="0" distL="114300" distR="114300" simplePos="0" relativeHeight="251659264" behindDoc="0" locked="0" layoutInCell="1" allowOverlap="1" wp14:anchorId="320AA5A1" wp14:editId="4A342E67">
            <wp:simplePos x="0" y="0"/>
            <wp:positionH relativeFrom="column">
              <wp:posOffset>3199650</wp:posOffset>
            </wp:positionH>
            <wp:positionV relativeFrom="paragraph">
              <wp:posOffset>995565</wp:posOffset>
            </wp:positionV>
            <wp:extent cx="3228109" cy="1891145"/>
            <wp:effectExtent l="19050" t="19050" r="10795" b="13970"/>
            <wp:wrapNone/>
            <wp:docPr id="24" name="image72.png"/>
            <wp:cNvGraphicFramePr/>
            <a:graphic xmlns:a="http://schemas.openxmlformats.org/drawingml/2006/main">
              <a:graphicData uri="http://schemas.openxmlformats.org/drawingml/2006/picture">
                <pic:pic xmlns:pic="http://schemas.openxmlformats.org/drawingml/2006/picture">
                  <pic:nvPicPr>
                    <pic:cNvPr id="0" name="image72.png"/>
                    <pic:cNvPicPr preferRelativeResize="0"/>
                  </pic:nvPicPr>
                  <pic:blipFill rotWithShape="1">
                    <a:blip r:embed="rId63" cstate="print">
                      <a:extLst>
                        <a:ext uri="{28A0092B-C50C-407E-A947-70E740481C1C}">
                          <a14:useLocalDpi xmlns:a14="http://schemas.microsoft.com/office/drawing/2010/main" val="0"/>
                        </a:ext>
                      </a:extLst>
                    </a:blip>
                    <a:srcRect l="13085" t="14646" r="6534" b="38707"/>
                    <a:stretch/>
                  </pic:blipFill>
                  <pic:spPr bwMode="auto">
                    <a:xfrm>
                      <a:off x="0" y="0"/>
                      <a:ext cx="3228109" cy="1891145"/>
                    </a:xfrm>
                    <a:prstGeom prst="rect">
                      <a:avLst/>
                    </a:prstGeom>
                    <a:ln>
                      <a:solidFill>
                        <a:schemeClr val="bg2">
                          <a:lumMod val="25000"/>
                        </a:schemeClr>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F3004">
        <w:rPr>
          <w:noProof/>
        </w:rPr>
        <w:drawing>
          <wp:inline distT="114300" distB="114300" distL="114300" distR="114300" wp14:anchorId="757ADB21" wp14:editId="335DCFCB">
            <wp:extent cx="5118735" cy="3698611"/>
            <wp:effectExtent l="0" t="0" r="5715" b="0"/>
            <wp:docPr id="30" name="image78.png"/>
            <wp:cNvGraphicFramePr/>
            <a:graphic xmlns:a="http://schemas.openxmlformats.org/drawingml/2006/main">
              <a:graphicData uri="http://schemas.openxmlformats.org/drawingml/2006/picture">
                <pic:pic xmlns:pic="http://schemas.openxmlformats.org/drawingml/2006/picture">
                  <pic:nvPicPr>
                    <pic:cNvPr id="0" name="image78.png"/>
                    <pic:cNvPicPr preferRelativeResize="0"/>
                  </pic:nvPicPr>
                  <pic:blipFill rotWithShape="1">
                    <a:blip r:embed="rId64"/>
                    <a:srcRect t="4134"/>
                    <a:stretch/>
                  </pic:blipFill>
                  <pic:spPr bwMode="auto">
                    <a:xfrm>
                      <a:off x="0" y="0"/>
                      <a:ext cx="5158182" cy="3727114"/>
                    </a:xfrm>
                    <a:prstGeom prst="rect">
                      <a:avLst/>
                    </a:prstGeom>
                    <a:ln>
                      <a:noFill/>
                    </a:ln>
                    <a:extLst>
                      <a:ext uri="{53640926-AAD7-44D8-BBD7-CCE9431645EC}">
                        <a14:shadowObscured xmlns:a14="http://schemas.microsoft.com/office/drawing/2010/main"/>
                      </a:ext>
                    </a:extLst>
                  </pic:spPr>
                </pic:pic>
              </a:graphicData>
            </a:graphic>
          </wp:inline>
        </w:drawing>
      </w:r>
    </w:p>
    <w:tbl>
      <w:tblPr>
        <w:tblStyle w:val="ListTable6Colorful"/>
        <w:tblW w:w="5000" w:type="pct"/>
        <w:tblLook w:val="0600" w:firstRow="0" w:lastRow="0" w:firstColumn="0" w:lastColumn="0" w:noHBand="1" w:noVBand="1"/>
      </w:tblPr>
      <w:tblGrid>
        <w:gridCol w:w="1893"/>
        <w:gridCol w:w="1617"/>
        <w:gridCol w:w="2879"/>
        <w:gridCol w:w="2971"/>
      </w:tblGrid>
      <w:tr w:rsidR="00937D60" w14:paraId="2BD4BC06" w14:textId="77777777" w:rsidTr="00535704">
        <w:trPr>
          <w:trHeight w:val="288"/>
        </w:trPr>
        <w:tc>
          <w:tcPr>
            <w:tcW w:w="1011" w:type="pct"/>
            <w:tcBorders>
              <w:top w:val="single" w:sz="4" w:space="0" w:color="000000" w:themeColor="text1"/>
              <w:bottom w:val="single" w:sz="4" w:space="0" w:color="auto"/>
            </w:tcBorders>
          </w:tcPr>
          <w:p w14:paraId="3508D302" w14:textId="77777777" w:rsidR="00937D60" w:rsidRDefault="009F3004">
            <w:r>
              <w:t>Study time</w:t>
            </w:r>
          </w:p>
        </w:tc>
        <w:tc>
          <w:tcPr>
            <w:tcW w:w="864" w:type="pct"/>
            <w:tcBorders>
              <w:top w:val="single" w:sz="4" w:space="0" w:color="000000" w:themeColor="text1"/>
              <w:bottom w:val="single" w:sz="4" w:space="0" w:color="auto"/>
            </w:tcBorders>
          </w:tcPr>
          <w:p w14:paraId="2E93B79D" w14:textId="77777777" w:rsidR="00937D60" w:rsidRDefault="009F3004">
            <w:r>
              <w:t>Point estimate</w:t>
            </w:r>
          </w:p>
        </w:tc>
        <w:tc>
          <w:tcPr>
            <w:tcW w:w="1538" w:type="pct"/>
            <w:tcBorders>
              <w:top w:val="single" w:sz="4" w:space="0" w:color="000000" w:themeColor="text1"/>
              <w:bottom w:val="single" w:sz="4" w:space="0" w:color="auto"/>
            </w:tcBorders>
          </w:tcPr>
          <w:p w14:paraId="73F7CB3D" w14:textId="77777777" w:rsidR="00937D60" w:rsidRDefault="009F3004">
            <w:pPr>
              <w:widowControl w:val="0"/>
              <w:spacing w:line="276" w:lineRule="auto"/>
            </w:pPr>
            <w:r>
              <w:t>Confidence interval (lower)</w:t>
            </w:r>
          </w:p>
        </w:tc>
        <w:tc>
          <w:tcPr>
            <w:tcW w:w="1587" w:type="pct"/>
            <w:tcBorders>
              <w:top w:val="single" w:sz="4" w:space="0" w:color="000000" w:themeColor="text1"/>
              <w:bottom w:val="single" w:sz="4" w:space="0" w:color="auto"/>
            </w:tcBorders>
          </w:tcPr>
          <w:p w14:paraId="043CCEC3" w14:textId="77777777" w:rsidR="00937D60" w:rsidRDefault="009F3004">
            <w:pPr>
              <w:widowControl w:val="0"/>
              <w:spacing w:line="276" w:lineRule="auto"/>
            </w:pPr>
            <w:r>
              <w:t>Confidence interval (upper)</w:t>
            </w:r>
            <w:r>
              <w:br/>
              <w:t xml:space="preserve"> </w:t>
            </w:r>
          </w:p>
        </w:tc>
      </w:tr>
      <w:tr w:rsidR="00937D60" w14:paraId="128761DB" w14:textId="77777777" w:rsidTr="00535704">
        <w:trPr>
          <w:trHeight w:val="288"/>
        </w:trPr>
        <w:tc>
          <w:tcPr>
            <w:tcW w:w="1011" w:type="pct"/>
            <w:tcBorders>
              <w:top w:val="single" w:sz="4" w:space="0" w:color="auto"/>
            </w:tcBorders>
          </w:tcPr>
          <w:p w14:paraId="1B3DF9F7" w14:textId="77777777" w:rsidR="00937D60" w:rsidRDefault="009F3004" w:rsidP="00576DD7">
            <w:pPr>
              <w:widowControl w:val="0"/>
              <w:spacing w:line="276" w:lineRule="auto"/>
              <w:jc w:val="right"/>
            </w:pPr>
            <w:r>
              <w:t>0</w:t>
            </w:r>
          </w:p>
        </w:tc>
        <w:tc>
          <w:tcPr>
            <w:tcW w:w="864" w:type="pct"/>
            <w:tcBorders>
              <w:top w:val="single" w:sz="4" w:space="0" w:color="auto"/>
            </w:tcBorders>
          </w:tcPr>
          <w:p w14:paraId="33AB2CA8" w14:textId="77777777" w:rsidR="00937D60" w:rsidRDefault="009F3004" w:rsidP="00576DD7">
            <w:pPr>
              <w:widowControl w:val="0"/>
              <w:spacing w:line="276" w:lineRule="auto"/>
              <w:jc w:val="center"/>
            </w:pPr>
            <w:r>
              <w:t>0.99935</w:t>
            </w:r>
          </w:p>
        </w:tc>
        <w:tc>
          <w:tcPr>
            <w:tcW w:w="1538" w:type="pct"/>
            <w:tcBorders>
              <w:top w:val="single" w:sz="4" w:space="0" w:color="auto"/>
            </w:tcBorders>
          </w:tcPr>
          <w:p w14:paraId="48DCFE26" w14:textId="77777777" w:rsidR="00937D60" w:rsidRDefault="009F3004" w:rsidP="00576DD7">
            <w:pPr>
              <w:widowControl w:val="0"/>
              <w:spacing w:line="276" w:lineRule="auto"/>
              <w:jc w:val="center"/>
            </w:pPr>
            <w:r>
              <w:t>0.998696</w:t>
            </w:r>
          </w:p>
        </w:tc>
        <w:tc>
          <w:tcPr>
            <w:tcW w:w="1587" w:type="pct"/>
            <w:tcBorders>
              <w:top w:val="single" w:sz="4" w:space="0" w:color="auto"/>
            </w:tcBorders>
          </w:tcPr>
          <w:p w14:paraId="610EDED4" w14:textId="77777777" w:rsidR="00937D60" w:rsidRDefault="009F3004" w:rsidP="00576DD7">
            <w:pPr>
              <w:widowControl w:val="0"/>
              <w:spacing w:line="276" w:lineRule="auto"/>
              <w:jc w:val="center"/>
            </w:pPr>
            <w:r>
              <w:t>1</w:t>
            </w:r>
          </w:p>
        </w:tc>
      </w:tr>
      <w:tr w:rsidR="00937D60" w14:paraId="3598AC8B" w14:textId="77777777" w:rsidTr="00D05D23">
        <w:trPr>
          <w:trHeight w:val="288"/>
        </w:trPr>
        <w:tc>
          <w:tcPr>
            <w:tcW w:w="1011" w:type="pct"/>
          </w:tcPr>
          <w:p w14:paraId="6EC1C52E" w14:textId="77777777" w:rsidR="00937D60" w:rsidRDefault="009F3004" w:rsidP="00576DD7">
            <w:pPr>
              <w:widowControl w:val="0"/>
              <w:spacing w:line="276" w:lineRule="auto"/>
              <w:jc w:val="right"/>
            </w:pPr>
            <w:r>
              <w:t>1</w:t>
            </w:r>
          </w:p>
        </w:tc>
        <w:tc>
          <w:tcPr>
            <w:tcW w:w="864" w:type="pct"/>
          </w:tcPr>
          <w:p w14:paraId="1AB65F83" w14:textId="77777777" w:rsidR="00937D60" w:rsidRDefault="009F3004" w:rsidP="00576DD7">
            <w:pPr>
              <w:widowControl w:val="0"/>
              <w:spacing w:line="276" w:lineRule="auto"/>
              <w:jc w:val="center"/>
            </w:pPr>
            <w:r>
              <w:t>0.9984</w:t>
            </w:r>
          </w:p>
        </w:tc>
        <w:tc>
          <w:tcPr>
            <w:tcW w:w="1538" w:type="pct"/>
          </w:tcPr>
          <w:p w14:paraId="617AEA59" w14:textId="77777777" w:rsidR="00937D60" w:rsidRDefault="009F3004" w:rsidP="00576DD7">
            <w:pPr>
              <w:widowControl w:val="0"/>
              <w:spacing w:line="276" w:lineRule="auto"/>
              <w:jc w:val="center"/>
            </w:pPr>
            <w:r>
              <w:t>0.997449</w:t>
            </w:r>
          </w:p>
        </w:tc>
        <w:tc>
          <w:tcPr>
            <w:tcW w:w="1587" w:type="pct"/>
          </w:tcPr>
          <w:p w14:paraId="437D364B" w14:textId="77777777" w:rsidR="00937D60" w:rsidRDefault="009F3004" w:rsidP="00576DD7">
            <w:pPr>
              <w:widowControl w:val="0"/>
              <w:spacing w:line="276" w:lineRule="auto"/>
              <w:jc w:val="center"/>
            </w:pPr>
            <w:r>
              <w:t>0.999353</w:t>
            </w:r>
          </w:p>
        </w:tc>
      </w:tr>
      <w:tr w:rsidR="00937D60" w14:paraId="0E21F70B" w14:textId="77777777" w:rsidTr="00D05D23">
        <w:trPr>
          <w:trHeight w:val="288"/>
        </w:trPr>
        <w:tc>
          <w:tcPr>
            <w:tcW w:w="1011" w:type="pct"/>
          </w:tcPr>
          <w:p w14:paraId="3D202D68" w14:textId="77777777" w:rsidR="00937D60" w:rsidRDefault="009F3004" w:rsidP="00576DD7">
            <w:pPr>
              <w:widowControl w:val="0"/>
              <w:spacing w:line="276" w:lineRule="auto"/>
              <w:jc w:val="right"/>
            </w:pPr>
            <w:r>
              <w:t>2</w:t>
            </w:r>
          </w:p>
        </w:tc>
        <w:tc>
          <w:tcPr>
            <w:tcW w:w="864" w:type="pct"/>
          </w:tcPr>
          <w:p w14:paraId="167AD19D" w14:textId="77777777" w:rsidR="00937D60" w:rsidRDefault="009F3004" w:rsidP="00576DD7">
            <w:pPr>
              <w:widowControl w:val="0"/>
              <w:spacing w:line="276" w:lineRule="auto"/>
              <w:jc w:val="center"/>
            </w:pPr>
            <w:r>
              <w:t>0.99727</w:t>
            </w:r>
          </w:p>
        </w:tc>
        <w:tc>
          <w:tcPr>
            <w:tcW w:w="1538" w:type="pct"/>
          </w:tcPr>
          <w:p w14:paraId="00C83DEB" w14:textId="77777777" w:rsidR="00937D60" w:rsidRDefault="009F3004" w:rsidP="00576DD7">
            <w:pPr>
              <w:widowControl w:val="0"/>
              <w:spacing w:line="276" w:lineRule="auto"/>
              <w:jc w:val="center"/>
            </w:pPr>
            <w:r>
              <w:t>0.995969</w:t>
            </w:r>
          </w:p>
        </w:tc>
        <w:tc>
          <w:tcPr>
            <w:tcW w:w="1587" w:type="pct"/>
          </w:tcPr>
          <w:p w14:paraId="1CFC1799" w14:textId="77777777" w:rsidR="00937D60" w:rsidRDefault="009F3004" w:rsidP="00576DD7">
            <w:pPr>
              <w:widowControl w:val="0"/>
              <w:spacing w:line="276" w:lineRule="auto"/>
              <w:jc w:val="center"/>
            </w:pPr>
            <w:r>
              <w:t>0.998567</w:t>
            </w:r>
          </w:p>
        </w:tc>
      </w:tr>
      <w:tr w:rsidR="00937D60" w14:paraId="58A9BE5B" w14:textId="77777777" w:rsidTr="00D05D23">
        <w:trPr>
          <w:trHeight w:val="288"/>
        </w:trPr>
        <w:tc>
          <w:tcPr>
            <w:tcW w:w="1011" w:type="pct"/>
          </w:tcPr>
          <w:p w14:paraId="480F114A" w14:textId="77777777" w:rsidR="00937D60" w:rsidRDefault="009F3004" w:rsidP="00576DD7">
            <w:pPr>
              <w:widowControl w:val="0"/>
              <w:spacing w:line="276" w:lineRule="auto"/>
              <w:jc w:val="right"/>
            </w:pPr>
            <w:r>
              <w:t>3</w:t>
            </w:r>
          </w:p>
        </w:tc>
        <w:tc>
          <w:tcPr>
            <w:tcW w:w="864" w:type="pct"/>
          </w:tcPr>
          <w:p w14:paraId="05170D21" w14:textId="77777777" w:rsidR="00937D60" w:rsidRDefault="009F3004" w:rsidP="00576DD7">
            <w:pPr>
              <w:widowControl w:val="0"/>
              <w:spacing w:line="276" w:lineRule="auto"/>
              <w:jc w:val="center"/>
            </w:pPr>
            <w:r>
              <w:t>0.99717</w:t>
            </w:r>
          </w:p>
        </w:tc>
        <w:tc>
          <w:tcPr>
            <w:tcW w:w="1538" w:type="pct"/>
          </w:tcPr>
          <w:p w14:paraId="605F607C" w14:textId="77777777" w:rsidR="00937D60" w:rsidRDefault="009F3004" w:rsidP="00576DD7">
            <w:pPr>
              <w:widowControl w:val="0"/>
              <w:spacing w:line="276" w:lineRule="auto"/>
              <w:jc w:val="center"/>
            </w:pPr>
            <w:r>
              <w:t>0.995875</w:t>
            </w:r>
          </w:p>
        </w:tc>
        <w:tc>
          <w:tcPr>
            <w:tcW w:w="1587" w:type="pct"/>
          </w:tcPr>
          <w:p w14:paraId="46056969" w14:textId="77777777" w:rsidR="00937D60" w:rsidRDefault="009F3004" w:rsidP="00576DD7">
            <w:pPr>
              <w:widowControl w:val="0"/>
              <w:spacing w:line="276" w:lineRule="auto"/>
              <w:jc w:val="center"/>
            </w:pPr>
            <w:r>
              <w:t>0.998473</w:t>
            </w:r>
          </w:p>
        </w:tc>
      </w:tr>
      <w:tr w:rsidR="00937D60" w14:paraId="68835B63" w14:textId="77777777" w:rsidTr="00D05D23">
        <w:trPr>
          <w:trHeight w:val="288"/>
        </w:trPr>
        <w:tc>
          <w:tcPr>
            <w:tcW w:w="1011" w:type="pct"/>
          </w:tcPr>
          <w:p w14:paraId="02F88167" w14:textId="77777777" w:rsidR="00937D60" w:rsidRDefault="009F3004" w:rsidP="00576DD7">
            <w:pPr>
              <w:widowControl w:val="0"/>
              <w:spacing w:line="276" w:lineRule="auto"/>
              <w:jc w:val="right"/>
            </w:pPr>
            <w:r>
              <w:t>4</w:t>
            </w:r>
          </w:p>
        </w:tc>
        <w:tc>
          <w:tcPr>
            <w:tcW w:w="864" w:type="pct"/>
          </w:tcPr>
          <w:p w14:paraId="128905D1" w14:textId="77777777" w:rsidR="00937D60" w:rsidRDefault="009F3004" w:rsidP="00576DD7">
            <w:pPr>
              <w:widowControl w:val="0"/>
              <w:spacing w:line="276" w:lineRule="auto"/>
              <w:jc w:val="center"/>
            </w:pPr>
            <w:r>
              <w:t>0.99706</w:t>
            </w:r>
          </w:p>
        </w:tc>
        <w:tc>
          <w:tcPr>
            <w:tcW w:w="1538" w:type="pct"/>
          </w:tcPr>
          <w:p w14:paraId="2DB0DBA6" w14:textId="77777777" w:rsidR="00937D60" w:rsidRDefault="009F3004" w:rsidP="00576DD7">
            <w:pPr>
              <w:widowControl w:val="0"/>
              <w:spacing w:line="276" w:lineRule="auto"/>
              <w:jc w:val="center"/>
            </w:pPr>
            <w:r>
              <w:t>0.995712</w:t>
            </w:r>
          </w:p>
        </w:tc>
        <w:tc>
          <w:tcPr>
            <w:tcW w:w="1587" w:type="pct"/>
          </w:tcPr>
          <w:p w14:paraId="74E74D09" w14:textId="77777777" w:rsidR="00937D60" w:rsidRDefault="009F3004" w:rsidP="00576DD7">
            <w:pPr>
              <w:widowControl w:val="0"/>
              <w:spacing w:line="276" w:lineRule="auto"/>
              <w:jc w:val="center"/>
            </w:pPr>
            <w:r>
              <w:t>0.998416</w:t>
            </w:r>
          </w:p>
        </w:tc>
      </w:tr>
      <w:tr w:rsidR="00937D60" w14:paraId="0B88FF21" w14:textId="77777777" w:rsidTr="00D05D23">
        <w:trPr>
          <w:trHeight w:val="288"/>
        </w:trPr>
        <w:tc>
          <w:tcPr>
            <w:tcW w:w="1011" w:type="pct"/>
          </w:tcPr>
          <w:p w14:paraId="1255CE64" w14:textId="77777777" w:rsidR="00937D60" w:rsidRDefault="009F3004" w:rsidP="00576DD7">
            <w:pPr>
              <w:widowControl w:val="0"/>
              <w:spacing w:line="276" w:lineRule="auto"/>
              <w:jc w:val="right"/>
            </w:pPr>
            <w:r>
              <w:t>5</w:t>
            </w:r>
          </w:p>
        </w:tc>
        <w:tc>
          <w:tcPr>
            <w:tcW w:w="864" w:type="pct"/>
          </w:tcPr>
          <w:p w14:paraId="00DB9B9D" w14:textId="77777777" w:rsidR="00937D60" w:rsidRDefault="009F3004" w:rsidP="00576DD7">
            <w:pPr>
              <w:widowControl w:val="0"/>
              <w:spacing w:line="276" w:lineRule="auto"/>
              <w:jc w:val="center"/>
            </w:pPr>
            <w:r>
              <w:t>0.99682</w:t>
            </w:r>
          </w:p>
        </w:tc>
        <w:tc>
          <w:tcPr>
            <w:tcW w:w="1538" w:type="pct"/>
          </w:tcPr>
          <w:p w14:paraId="03ED7BE1" w14:textId="77777777" w:rsidR="00937D60" w:rsidRDefault="009F3004" w:rsidP="00576DD7">
            <w:pPr>
              <w:widowControl w:val="0"/>
              <w:spacing w:line="276" w:lineRule="auto"/>
              <w:jc w:val="center"/>
            </w:pPr>
            <w:r>
              <w:t>0.995245</w:t>
            </w:r>
          </w:p>
        </w:tc>
        <w:tc>
          <w:tcPr>
            <w:tcW w:w="1587" w:type="pct"/>
          </w:tcPr>
          <w:p w14:paraId="48B60FCD" w14:textId="77777777" w:rsidR="00937D60" w:rsidRDefault="009F3004" w:rsidP="00576DD7">
            <w:pPr>
              <w:widowControl w:val="0"/>
              <w:spacing w:line="276" w:lineRule="auto"/>
              <w:jc w:val="center"/>
            </w:pPr>
            <w:r>
              <w:t>0.998392</w:t>
            </w:r>
          </w:p>
        </w:tc>
      </w:tr>
      <w:tr w:rsidR="00937D60" w14:paraId="6013EF68" w14:textId="77777777" w:rsidTr="00D05D23">
        <w:trPr>
          <w:trHeight w:val="288"/>
        </w:trPr>
        <w:tc>
          <w:tcPr>
            <w:tcW w:w="1011" w:type="pct"/>
          </w:tcPr>
          <w:p w14:paraId="21B04C70" w14:textId="77777777" w:rsidR="00937D60" w:rsidRDefault="009F3004" w:rsidP="00576DD7">
            <w:pPr>
              <w:widowControl w:val="0"/>
              <w:spacing w:line="276" w:lineRule="auto"/>
              <w:jc w:val="right"/>
            </w:pPr>
            <w:r>
              <w:t>6</w:t>
            </w:r>
          </w:p>
        </w:tc>
        <w:tc>
          <w:tcPr>
            <w:tcW w:w="864" w:type="pct"/>
          </w:tcPr>
          <w:p w14:paraId="0371280D" w14:textId="77777777" w:rsidR="00937D60" w:rsidRDefault="009F3004" w:rsidP="00576DD7">
            <w:pPr>
              <w:widowControl w:val="0"/>
              <w:spacing w:line="276" w:lineRule="auto"/>
              <w:jc w:val="center"/>
            </w:pPr>
            <w:r>
              <w:t>0.99599</w:t>
            </w:r>
          </w:p>
        </w:tc>
        <w:tc>
          <w:tcPr>
            <w:tcW w:w="1538" w:type="pct"/>
          </w:tcPr>
          <w:p w14:paraId="271A3984" w14:textId="77777777" w:rsidR="00937D60" w:rsidRDefault="009F3004" w:rsidP="00576DD7">
            <w:pPr>
              <w:widowControl w:val="0"/>
              <w:spacing w:line="276" w:lineRule="auto"/>
              <w:jc w:val="center"/>
            </w:pPr>
            <w:r>
              <w:t>0.994334</w:t>
            </w:r>
          </w:p>
        </w:tc>
        <w:tc>
          <w:tcPr>
            <w:tcW w:w="1587" w:type="pct"/>
          </w:tcPr>
          <w:p w14:paraId="341D38AC" w14:textId="77777777" w:rsidR="00937D60" w:rsidRDefault="009F3004" w:rsidP="00576DD7">
            <w:pPr>
              <w:widowControl w:val="0"/>
              <w:spacing w:line="276" w:lineRule="auto"/>
              <w:jc w:val="center"/>
            </w:pPr>
            <w:r>
              <w:t>0.997655</w:t>
            </w:r>
          </w:p>
        </w:tc>
      </w:tr>
      <w:tr w:rsidR="00937D60" w14:paraId="0AA387C3" w14:textId="77777777" w:rsidTr="00D05D23">
        <w:trPr>
          <w:trHeight w:val="288"/>
        </w:trPr>
        <w:tc>
          <w:tcPr>
            <w:tcW w:w="1011" w:type="pct"/>
          </w:tcPr>
          <w:p w14:paraId="77D44936" w14:textId="77777777" w:rsidR="00937D60" w:rsidRDefault="009F3004" w:rsidP="00576DD7">
            <w:pPr>
              <w:widowControl w:val="0"/>
              <w:spacing w:line="276" w:lineRule="auto"/>
              <w:jc w:val="right"/>
            </w:pPr>
            <w:r>
              <w:t>7</w:t>
            </w:r>
          </w:p>
        </w:tc>
        <w:tc>
          <w:tcPr>
            <w:tcW w:w="864" w:type="pct"/>
          </w:tcPr>
          <w:p w14:paraId="2609940E" w14:textId="77777777" w:rsidR="00937D60" w:rsidRDefault="009F3004" w:rsidP="00576DD7">
            <w:pPr>
              <w:widowControl w:val="0"/>
              <w:spacing w:line="276" w:lineRule="auto"/>
              <w:jc w:val="center"/>
            </w:pPr>
            <w:r>
              <w:t>0.99558</w:t>
            </w:r>
          </w:p>
        </w:tc>
        <w:tc>
          <w:tcPr>
            <w:tcW w:w="1538" w:type="pct"/>
          </w:tcPr>
          <w:p w14:paraId="5881A53E" w14:textId="77777777" w:rsidR="00937D60" w:rsidRDefault="009F3004" w:rsidP="00576DD7">
            <w:pPr>
              <w:widowControl w:val="0"/>
              <w:spacing w:line="276" w:lineRule="auto"/>
              <w:jc w:val="center"/>
            </w:pPr>
            <w:r>
              <w:t>0.993783</w:t>
            </w:r>
          </w:p>
        </w:tc>
        <w:tc>
          <w:tcPr>
            <w:tcW w:w="1587" w:type="pct"/>
          </w:tcPr>
          <w:p w14:paraId="00AD124B" w14:textId="77777777" w:rsidR="00937D60" w:rsidRDefault="009F3004" w:rsidP="00576DD7">
            <w:pPr>
              <w:widowControl w:val="0"/>
              <w:spacing w:line="276" w:lineRule="auto"/>
              <w:jc w:val="center"/>
            </w:pPr>
            <w:r>
              <w:t>0.997367</w:t>
            </w:r>
          </w:p>
        </w:tc>
      </w:tr>
      <w:tr w:rsidR="00937D60" w14:paraId="4E794B11" w14:textId="77777777" w:rsidTr="00D05D23">
        <w:trPr>
          <w:trHeight w:val="288"/>
        </w:trPr>
        <w:tc>
          <w:tcPr>
            <w:tcW w:w="1011" w:type="pct"/>
          </w:tcPr>
          <w:p w14:paraId="3E9C0661" w14:textId="77777777" w:rsidR="00937D60" w:rsidRDefault="009F3004" w:rsidP="00576DD7">
            <w:pPr>
              <w:widowControl w:val="0"/>
              <w:spacing w:line="276" w:lineRule="auto"/>
              <w:jc w:val="right"/>
            </w:pPr>
            <w:r>
              <w:t>8</w:t>
            </w:r>
          </w:p>
        </w:tc>
        <w:tc>
          <w:tcPr>
            <w:tcW w:w="864" w:type="pct"/>
          </w:tcPr>
          <w:p w14:paraId="02AD819C" w14:textId="77777777" w:rsidR="00937D60" w:rsidRDefault="009F3004" w:rsidP="00576DD7">
            <w:pPr>
              <w:widowControl w:val="0"/>
              <w:spacing w:line="276" w:lineRule="auto"/>
              <w:jc w:val="center"/>
            </w:pPr>
            <w:r>
              <w:t>0.99469</w:t>
            </w:r>
          </w:p>
        </w:tc>
        <w:tc>
          <w:tcPr>
            <w:tcW w:w="1538" w:type="pct"/>
          </w:tcPr>
          <w:p w14:paraId="5551E8AE" w14:textId="77777777" w:rsidR="00937D60" w:rsidRDefault="009F3004" w:rsidP="00576DD7">
            <w:pPr>
              <w:widowControl w:val="0"/>
              <w:spacing w:line="276" w:lineRule="auto"/>
              <w:jc w:val="center"/>
            </w:pPr>
            <w:r>
              <w:t>0.992178</w:t>
            </w:r>
          </w:p>
        </w:tc>
        <w:tc>
          <w:tcPr>
            <w:tcW w:w="1587" w:type="pct"/>
          </w:tcPr>
          <w:p w14:paraId="42583F18" w14:textId="77777777" w:rsidR="00937D60" w:rsidRDefault="009F3004" w:rsidP="00576DD7">
            <w:pPr>
              <w:widowControl w:val="0"/>
              <w:spacing w:line="276" w:lineRule="auto"/>
              <w:jc w:val="center"/>
            </w:pPr>
            <w:r>
              <w:t>0.997195</w:t>
            </w:r>
          </w:p>
        </w:tc>
      </w:tr>
      <w:tr w:rsidR="00937D60" w14:paraId="7CCA977C" w14:textId="77777777" w:rsidTr="00D05D23">
        <w:trPr>
          <w:trHeight w:val="288"/>
        </w:trPr>
        <w:tc>
          <w:tcPr>
            <w:tcW w:w="1011" w:type="pct"/>
          </w:tcPr>
          <w:p w14:paraId="1E41B2BB" w14:textId="77777777" w:rsidR="00937D60" w:rsidRDefault="009F3004" w:rsidP="00576DD7">
            <w:pPr>
              <w:widowControl w:val="0"/>
              <w:spacing w:line="276" w:lineRule="auto"/>
              <w:jc w:val="right"/>
            </w:pPr>
            <w:r>
              <w:t>9</w:t>
            </w:r>
          </w:p>
        </w:tc>
        <w:tc>
          <w:tcPr>
            <w:tcW w:w="864" w:type="pct"/>
          </w:tcPr>
          <w:p w14:paraId="59726475" w14:textId="77777777" w:rsidR="00937D60" w:rsidRDefault="009F3004" w:rsidP="00576DD7">
            <w:pPr>
              <w:widowControl w:val="0"/>
              <w:spacing w:line="276" w:lineRule="auto"/>
              <w:jc w:val="center"/>
            </w:pPr>
            <w:r>
              <w:t>0.99469</w:t>
            </w:r>
          </w:p>
        </w:tc>
        <w:tc>
          <w:tcPr>
            <w:tcW w:w="1538" w:type="pct"/>
          </w:tcPr>
          <w:p w14:paraId="1484C302" w14:textId="77777777" w:rsidR="00937D60" w:rsidRDefault="009F3004" w:rsidP="00576DD7">
            <w:pPr>
              <w:widowControl w:val="0"/>
              <w:spacing w:line="276" w:lineRule="auto"/>
              <w:jc w:val="center"/>
            </w:pPr>
            <w:r>
              <w:t>0.992178</w:t>
            </w:r>
          </w:p>
        </w:tc>
        <w:tc>
          <w:tcPr>
            <w:tcW w:w="1587" w:type="pct"/>
          </w:tcPr>
          <w:p w14:paraId="4439E9C9" w14:textId="77777777" w:rsidR="00937D60" w:rsidRDefault="009F3004" w:rsidP="00576DD7">
            <w:pPr>
              <w:widowControl w:val="0"/>
              <w:spacing w:line="276" w:lineRule="auto"/>
              <w:jc w:val="center"/>
            </w:pPr>
            <w:r>
              <w:t>0.997195</w:t>
            </w:r>
          </w:p>
        </w:tc>
      </w:tr>
      <w:tr w:rsidR="00937D60" w14:paraId="55303B21" w14:textId="77777777" w:rsidTr="00D05D23">
        <w:trPr>
          <w:trHeight w:val="288"/>
        </w:trPr>
        <w:tc>
          <w:tcPr>
            <w:tcW w:w="1011" w:type="pct"/>
          </w:tcPr>
          <w:p w14:paraId="03227D97" w14:textId="77777777" w:rsidR="00937D60" w:rsidRDefault="009F3004" w:rsidP="00576DD7">
            <w:pPr>
              <w:widowControl w:val="0"/>
              <w:spacing w:line="276" w:lineRule="auto"/>
              <w:jc w:val="right"/>
            </w:pPr>
            <w:r>
              <w:t>10</w:t>
            </w:r>
          </w:p>
        </w:tc>
        <w:tc>
          <w:tcPr>
            <w:tcW w:w="864" w:type="pct"/>
          </w:tcPr>
          <w:p w14:paraId="5D38C1FA" w14:textId="77777777" w:rsidR="00937D60" w:rsidRDefault="009F3004" w:rsidP="00576DD7">
            <w:pPr>
              <w:widowControl w:val="0"/>
              <w:spacing w:line="276" w:lineRule="auto"/>
              <w:jc w:val="center"/>
            </w:pPr>
            <w:r>
              <w:t>0.9936</w:t>
            </w:r>
          </w:p>
        </w:tc>
        <w:tc>
          <w:tcPr>
            <w:tcW w:w="1538" w:type="pct"/>
          </w:tcPr>
          <w:p w14:paraId="65766F88" w14:textId="77777777" w:rsidR="00937D60" w:rsidRDefault="009F3004" w:rsidP="00576DD7">
            <w:pPr>
              <w:widowControl w:val="0"/>
              <w:spacing w:line="276" w:lineRule="auto"/>
              <w:jc w:val="center"/>
            </w:pPr>
            <w:r>
              <w:t>0.990547</w:t>
            </w:r>
          </w:p>
        </w:tc>
        <w:tc>
          <w:tcPr>
            <w:tcW w:w="1587" w:type="pct"/>
          </w:tcPr>
          <w:p w14:paraId="0BA1B1D7" w14:textId="77777777" w:rsidR="00937D60" w:rsidRDefault="009F3004" w:rsidP="00576DD7">
            <w:pPr>
              <w:widowControl w:val="0"/>
              <w:spacing w:line="276" w:lineRule="auto"/>
              <w:jc w:val="center"/>
            </w:pPr>
            <w:r>
              <w:t>0.996663</w:t>
            </w:r>
          </w:p>
        </w:tc>
      </w:tr>
      <w:tr w:rsidR="00937D60" w14:paraId="0C68A5C5" w14:textId="77777777" w:rsidTr="00D05D23">
        <w:trPr>
          <w:trHeight w:val="288"/>
        </w:trPr>
        <w:tc>
          <w:tcPr>
            <w:tcW w:w="1011" w:type="pct"/>
          </w:tcPr>
          <w:p w14:paraId="36593968" w14:textId="77777777" w:rsidR="00937D60" w:rsidRDefault="009F3004" w:rsidP="00576DD7">
            <w:pPr>
              <w:widowControl w:val="0"/>
              <w:spacing w:line="276" w:lineRule="auto"/>
              <w:jc w:val="right"/>
            </w:pPr>
            <w:r>
              <w:t>11</w:t>
            </w:r>
          </w:p>
        </w:tc>
        <w:tc>
          <w:tcPr>
            <w:tcW w:w="864" w:type="pct"/>
          </w:tcPr>
          <w:p w14:paraId="17FC0B26" w14:textId="77777777" w:rsidR="00937D60" w:rsidRDefault="009F3004" w:rsidP="00576DD7">
            <w:pPr>
              <w:widowControl w:val="0"/>
              <w:spacing w:line="276" w:lineRule="auto"/>
              <w:jc w:val="center"/>
            </w:pPr>
            <w:r>
              <w:t>0.99283</w:t>
            </w:r>
          </w:p>
        </w:tc>
        <w:tc>
          <w:tcPr>
            <w:tcW w:w="1538" w:type="pct"/>
          </w:tcPr>
          <w:p w14:paraId="3B446568" w14:textId="77777777" w:rsidR="00937D60" w:rsidRDefault="009F3004" w:rsidP="00576DD7">
            <w:pPr>
              <w:widowControl w:val="0"/>
              <w:spacing w:line="276" w:lineRule="auto"/>
              <w:jc w:val="center"/>
            </w:pPr>
            <w:r>
              <w:t>0.989587</w:t>
            </w:r>
          </w:p>
        </w:tc>
        <w:tc>
          <w:tcPr>
            <w:tcW w:w="1587" w:type="pct"/>
          </w:tcPr>
          <w:p w14:paraId="49F30DE3" w14:textId="77777777" w:rsidR="00937D60" w:rsidRDefault="009F3004" w:rsidP="00576DD7">
            <w:pPr>
              <w:widowControl w:val="0"/>
              <w:spacing w:line="276" w:lineRule="auto"/>
              <w:jc w:val="center"/>
            </w:pPr>
            <w:r>
              <w:t>0.996065</w:t>
            </w:r>
          </w:p>
        </w:tc>
      </w:tr>
      <w:tr w:rsidR="00937D60" w14:paraId="6369C128" w14:textId="77777777" w:rsidTr="00D05D23">
        <w:trPr>
          <w:trHeight w:val="288"/>
        </w:trPr>
        <w:tc>
          <w:tcPr>
            <w:tcW w:w="1011" w:type="pct"/>
          </w:tcPr>
          <w:p w14:paraId="25AC240D" w14:textId="77777777" w:rsidR="00937D60" w:rsidRDefault="009F3004" w:rsidP="00576DD7">
            <w:pPr>
              <w:widowControl w:val="0"/>
              <w:spacing w:line="276" w:lineRule="auto"/>
              <w:jc w:val="right"/>
            </w:pPr>
            <w:r>
              <w:t>12</w:t>
            </w:r>
          </w:p>
        </w:tc>
        <w:tc>
          <w:tcPr>
            <w:tcW w:w="864" w:type="pct"/>
          </w:tcPr>
          <w:p w14:paraId="57EFC403" w14:textId="77777777" w:rsidR="00937D60" w:rsidRDefault="009F3004" w:rsidP="00576DD7">
            <w:pPr>
              <w:widowControl w:val="0"/>
              <w:spacing w:line="276" w:lineRule="auto"/>
              <w:jc w:val="center"/>
            </w:pPr>
            <w:r>
              <w:t>0.9921</w:t>
            </w:r>
          </w:p>
        </w:tc>
        <w:tc>
          <w:tcPr>
            <w:tcW w:w="1538" w:type="pct"/>
          </w:tcPr>
          <w:p w14:paraId="243F9742" w14:textId="77777777" w:rsidR="00937D60" w:rsidRDefault="009F3004" w:rsidP="00576DD7">
            <w:pPr>
              <w:widowControl w:val="0"/>
              <w:spacing w:line="276" w:lineRule="auto"/>
              <w:jc w:val="center"/>
            </w:pPr>
            <w:r>
              <w:t>0.98865</w:t>
            </w:r>
          </w:p>
        </w:tc>
        <w:tc>
          <w:tcPr>
            <w:tcW w:w="1587" w:type="pct"/>
          </w:tcPr>
          <w:p w14:paraId="369A9598" w14:textId="77777777" w:rsidR="00937D60" w:rsidRDefault="009F3004" w:rsidP="00576DD7">
            <w:pPr>
              <w:widowControl w:val="0"/>
              <w:spacing w:line="276" w:lineRule="auto"/>
              <w:jc w:val="center"/>
            </w:pPr>
            <w:r>
              <w:t>0.995555</w:t>
            </w:r>
          </w:p>
        </w:tc>
      </w:tr>
      <w:tr w:rsidR="00937D60" w14:paraId="4F74E7E7" w14:textId="77777777" w:rsidTr="00D05D23">
        <w:trPr>
          <w:trHeight w:val="288"/>
        </w:trPr>
        <w:tc>
          <w:tcPr>
            <w:tcW w:w="1011" w:type="pct"/>
          </w:tcPr>
          <w:p w14:paraId="6B240CAC" w14:textId="77777777" w:rsidR="00937D60" w:rsidRDefault="009F3004" w:rsidP="00576DD7">
            <w:pPr>
              <w:widowControl w:val="0"/>
              <w:spacing w:line="276" w:lineRule="auto"/>
              <w:jc w:val="right"/>
            </w:pPr>
            <w:r>
              <w:t>13</w:t>
            </w:r>
          </w:p>
        </w:tc>
        <w:tc>
          <w:tcPr>
            <w:tcW w:w="864" w:type="pct"/>
          </w:tcPr>
          <w:p w14:paraId="610706F6" w14:textId="77777777" w:rsidR="00937D60" w:rsidRDefault="009F3004" w:rsidP="00576DD7">
            <w:pPr>
              <w:widowControl w:val="0"/>
              <w:spacing w:line="276" w:lineRule="auto"/>
              <w:jc w:val="center"/>
            </w:pPr>
            <w:r>
              <w:t>0.9913</w:t>
            </w:r>
          </w:p>
        </w:tc>
        <w:tc>
          <w:tcPr>
            <w:tcW w:w="1538" w:type="pct"/>
          </w:tcPr>
          <w:p w14:paraId="65A2FB88" w14:textId="77777777" w:rsidR="00937D60" w:rsidRDefault="009F3004" w:rsidP="00576DD7">
            <w:pPr>
              <w:widowControl w:val="0"/>
              <w:spacing w:line="276" w:lineRule="auto"/>
              <w:jc w:val="center"/>
            </w:pPr>
            <w:r>
              <w:t>0.987536</w:t>
            </w:r>
          </w:p>
        </w:tc>
        <w:tc>
          <w:tcPr>
            <w:tcW w:w="1587" w:type="pct"/>
          </w:tcPr>
          <w:p w14:paraId="38988D63" w14:textId="77777777" w:rsidR="00937D60" w:rsidRDefault="009F3004" w:rsidP="00576DD7">
            <w:pPr>
              <w:widowControl w:val="0"/>
              <w:spacing w:line="276" w:lineRule="auto"/>
              <w:jc w:val="center"/>
            </w:pPr>
            <w:r>
              <w:t>0.99507</w:t>
            </w:r>
          </w:p>
        </w:tc>
      </w:tr>
      <w:tr w:rsidR="00937D60" w14:paraId="6CC7A0D6" w14:textId="77777777" w:rsidTr="00D05D23">
        <w:trPr>
          <w:trHeight w:val="288"/>
        </w:trPr>
        <w:tc>
          <w:tcPr>
            <w:tcW w:w="1011" w:type="pct"/>
          </w:tcPr>
          <w:p w14:paraId="52F17A0F" w14:textId="77777777" w:rsidR="00937D60" w:rsidRDefault="009F3004" w:rsidP="00576DD7">
            <w:pPr>
              <w:widowControl w:val="0"/>
              <w:spacing w:line="276" w:lineRule="auto"/>
              <w:jc w:val="right"/>
            </w:pPr>
            <w:r>
              <w:t>14</w:t>
            </w:r>
          </w:p>
        </w:tc>
        <w:tc>
          <w:tcPr>
            <w:tcW w:w="864" w:type="pct"/>
          </w:tcPr>
          <w:p w14:paraId="14E475EE" w14:textId="77777777" w:rsidR="00937D60" w:rsidRDefault="009F3004" w:rsidP="00576DD7">
            <w:pPr>
              <w:widowControl w:val="0"/>
              <w:spacing w:line="276" w:lineRule="auto"/>
              <w:jc w:val="center"/>
            </w:pPr>
            <w:r>
              <w:t>0.99022</w:t>
            </w:r>
          </w:p>
        </w:tc>
        <w:tc>
          <w:tcPr>
            <w:tcW w:w="1538" w:type="pct"/>
          </w:tcPr>
          <w:p w14:paraId="1B8CF531" w14:textId="77777777" w:rsidR="00937D60" w:rsidRDefault="009F3004" w:rsidP="00576DD7">
            <w:pPr>
              <w:widowControl w:val="0"/>
              <w:spacing w:line="276" w:lineRule="auto"/>
              <w:jc w:val="center"/>
            </w:pPr>
            <w:r>
              <w:t>0.985909</w:t>
            </w:r>
          </w:p>
        </w:tc>
        <w:tc>
          <w:tcPr>
            <w:tcW w:w="1587" w:type="pct"/>
          </w:tcPr>
          <w:p w14:paraId="09A72874" w14:textId="77777777" w:rsidR="00937D60" w:rsidRDefault="009F3004" w:rsidP="00576DD7">
            <w:pPr>
              <w:widowControl w:val="0"/>
              <w:spacing w:line="276" w:lineRule="auto"/>
              <w:jc w:val="center"/>
            </w:pPr>
            <w:r>
              <w:t>0.99453</w:t>
            </w:r>
          </w:p>
        </w:tc>
      </w:tr>
    </w:tbl>
    <w:p w14:paraId="54566ED3" w14:textId="77777777" w:rsidR="00606A85" w:rsidRDefault="00606A85">
      <w:pPr>
        <w:rPr>
          <w:b/>
        </w:rPr>
      </w:pPr>
      <w:r>
        <w:rPr>
          <w:b/>
        </w:rPr>
        <w:br w:type="page"/>
      </w:r>
    </w:p>
    <w:p w14:paraId="48451847" w14:textId="13837DE0" w:rsidR="00937D60" w:rsidRDefault="009F3004">
      <w:pPr>
        <w:rPr>
          <w:b/>
        </w:rPr>
      </w:pPr>
      <w:r>
        <w:rPr>
          <w:b/>
        </w:rPr>
        <w:lastRenderedPageBreak/>
        <w:t>Figure 26: Kaplan Meier Survival Curve for FGM in Togo</w:t>
      </w:r>
    </w:p>
    <w:p w14:paraId="1DC12573" w14:textId="3680B379" w:rsidR="00937D60" w:rsidRDefault="00576DD7">
      <w:r>
        <w:rPr>
          <w:noProof/>
        </w:rPr>
        <w:drawing>
          <wp:anchor distT="0" distB="0" distL="114300" distR="114300" simplePos="0" relativeHeight="251660288" behindDoc="0" locked="0" layoutInCell="1" allowOverlap="1" wp14:anchorId="0A1C060B" wp14:editId="3B637428">
            <wp:simplePos x="0" y="0"/>
            <wp:positionH relativeFrom="column">
              <wp:posOffset>3137592</wp:posOffset>
            </wp:positionH>
            <wp:positionV relativeFrom="paragraph">
              <wp:posOffset>884555</wp:posOffset>
            </wp:positionV>
            <wp:extent cx="2916382" cy="1724891"/>
            <wp:effectExtent l="19050" t="19050" r="17780" b="27940"/>
            <wp:wrapNone/>
            <wp:docPr id="41" name="image90.png"/>
            <wp:cNvGraphicFramePr/>
            <a:graphic xmlns:a="http://schemas.openxmlformats.org/drawingml/2006/main">
              <a:graphicData uri="http://schemas.openxmlformats.org/drawingml/2006/picture">
                <pic:pic xmlns:pic="http://schemas.openxmlformats.org/drawingml/2006/picture">
                  <pic:nvPicPr>
                    <pic:cNvPr id="0" name="image90.png"/>
                    <pic:cNvPicPr preferRelativeResize="0"/>
                  </pic:nvPicPr>
                  <pic:blipFill rotWithShape="1">
                    <a:blip r:embed="rId65" cstate="print">
                      <a:extLst>
                        <a:ext uri="{28A0092B-C50C-407E-A947-70E740481C1C}">
                          <a14:useLocalDpi xmlns:a14="http://schemas.microsoft.com/office/drawing/2010/main" val="0"/>
                        </a:ext>
                      </a:extLst>
                    </a:blip>
                    <a:srcRect l="11887" t="14705" r="5789" b="33319"/>
                    <a:stretch/>
                  </pic:blipFill>
                  <pic:spPr bwMode="auto">
                    <a:xfrm>
                      <a:off x="0" y="0"/>
                      <a:ext cx="2916382" cy="1724891"/>
                    </a:xfrm>
                    <a:prstGeom prst="rect">
                      <a:avLst/>
                    </a:prstGeom>
                    <a:ln>
                      <a:solidFill>
                        <a:schemeClr val="bg2">
                          <a:lumMod val="25000"/>
                        </a:schemeClr>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F3004">
        <w:rPr>
          <w:noProof/>
        </w:rPr>
        <w:drawing>
          <wp:inline distT="114300" distB="114300" distL="114300" distR="114300" wp14:anchorId="241E7FEC" wp14:editId="400805A8">
            <wp:extent cx="5652655" cy="3865418"/>
            <wp:effectExtent l="0" t="0" r="5715" b="1905"/>
            <wp:docPr id="40" name="image89.png"/>
            <wp:cNvGraphicFramePr/>
            <a:graphic xmlns:a="http://schemas.openxmlformats.org/drawingml/2006/main">
              <a:graphicData uri="http://schemas.openxmlformats.org/drawingml/2006/picture">
                <pic:pic xmlns:pic="http://schemas.openxmlformats.org/drawingml/2006/picture">
                  <pic:nvPicPr>
                    <pic:cNvPr id="0" name="image89.png"/>
                    <pic:cNvPicPr preferRelativeResize="0"/>
                  </pic:nvPicPr>
                  <pic:blipFill>
                    <a:blip r:embed="rId66"/>
                    <a:srcRect/>
                    <a:stretch>
                      <a:fillRect/>
                    </a:stretch>
                  </pic:blipFill>
                  <pic:spPr>
                    <a:xfrm>
                      <a:off x="0" y="0"/>
                      <a:ext cx="5676123" cy="3881466"/>
                    </a:xfrm>
                    <a:prstGeom prst="rect">
                      <a:avLst/>
                    </a:prstGeom>
                    <a:ln/>
                  </pic:spPr>
                </pic:pic>
              </a:graphicData>
            </a:graphic>
          </wp:inline>
        </w:drawing>
      </w:r>
    </w:p>
    <w:tbl>
      <w:tblPr>
        <w:tblStyle w:val="ListTable6Colorful"/>
        <w:tblW w:w="5000" w:type="pct"/>
        <w:tblLook w:val="0600" w:firstRow="0" w:lastRow="0" w:firstColumn="0" w:lastColumn="0" w:noHBand="1" w:noVBand="1"/>
      </w:tblPr>
      <w:tblGrid>
        <w:gridCol w:w="1892"/>
        <w:gridCol w:w="2166"/>
        <w:gridCol w:w="2651"/>
        <w:gridCol w:w="2651"/>
      </w:tblGrid>
      <w:tr w:rsidR="00937D60" w14:paraId="2AECC3B4" w14:textId="77777777" w:rsidTr="00535704">
        <w:trPr>
          <w:trHeight w:val="288"/>
        </w:trPr>
        <w:tc>
          <w:tcPr>
            <w:tcW w:w="1011" w:type="pct"/>
            <w:tcBorders>
              <w:top w:val="single" w:sz="4" w:space="0" w:color="000000" w:themeColor="text1"/>
              <w:bottom w:val="single" w:sz="4" w:space="0" w:color="auto"/>
            </w:tcBorders>
          </w:tcPr>
          <w:p w14:paraId="7994EAAF" w14:textId="77777777" w:rsidR="00937D60" w:rsidRDefault="009F3004">
            <w:pPr>
              <w:widowControl w:val="0"/>
              <w:spacing w:line="276" w:lineRule="auto"/>
            </w:pPr>
            <w:r>
              <w:t>Study time</w:t>
            </w:r>
          </w:p>
        </w:tc>
        <w:tc>
          <w:tcPr>
            <w:tcW w:w="1157" w:type="pct"/>
            <w:tcBorders>
              <w:top w:val="single" w:sz="4" w:space="0" w:color="000000" w:themeColor="text1"/>
              <w:bottom w:val="single" w:sz="4" w:space="0" w:color="auto"/>
            </w:tcBorders>
          </w:tcPr>
          <w:p w14:paraId="60FC2BF7" w14:textId="77777777" w:rsidR="00937D60" w:rsidRDefault="009F3004">
            <w:pPr>
              <w:widowControl w:val="0"/>
              <w:spacing w:line="276" w:lineRule="auto"/>
            </w:pPr>
            <w:r>
              <w:t>Point estimate</w:t>
            </w:r>
          </w:p>
        </w:tc>
        <w:tc>
          <w:tcPr>
            <w:tcW w:w="1416" w:type="pct"/>
            <w:tcBorders>
              <w:top w:val="single" w:sz="4" w:space="0" w:color="000000" w:themeColor="text1"/>
              <w:bottom w:val="single" w:sz="4" w:space="0" w:color="auto"/>
            </w:tcBorders>
          </w:tcPr>
          <w:p w14:paraId="452F8E41" w14:textId="77777777" w:rsidR="00937D60" w:rsidRDefault="009F3004">
            <w:pPr>
              <w:widowControl w:val="0"/>
              <w:spacing w:line="276" w:lineRule="auto"/>
            </w:pPr>
            <w:r>
              <w:t>Confidence interval (lower)</w:t>
            </w:r>
          </w:p>
        </w:tc>
        <w:tc>
          <w:tcPr>
            <w:tcW w:w="1416" w:type="pct"/>
            <w:tcBorders>
              <w:top w:val="single" w:sz="4" w:space="0" w:color="000000" w:themeColor="text1"/>
              <w:bottom w:val="single" w:sz="4" w:space="0" w:color="auto"/>
            </w:tcBorders>
          </w:tcPr>
          <w:p w14:paraId="4C712031" w14:textId="77777777" w:rsidR="00937D60" w:rsidRDefault="009F3004">
            <w:pPr>
              <w:widowControl w:val="0"/>
              <w:spacing w:line="276" w:lineRule="auto"/>
            </w:pPr>
            <w:r>
              <w:t>Confidence interval (upper)</w:t>
            </w:r>
          </w:p>
        </w:tc>
      </w:tr>
      <w:tr w:rsidR="00937D60" w14:paraId="0BB9DD3D" w14:textId="77777777" w:rsidTr="00535704">
        <w:trPr>
          <w:trHeight w:val="288"/>
        </w:trPr>
        <w:tc>
          <w:tcPr>
            <w:tcW w:w="1011" w:type="pct"/>
            <w:tcBorders>
              <w:top w:val="single" w:sz="4" w:space="0" w:color="auto"/>
            </w:tcBorders>
          </w:tcPr>
          <w:p w14:paraId="581CAA4E" w14:textId="77777777" w:rsidR="00937D60" w:rsidRDefault="009F3004">
            <w:pPr>
              <w:widowControl w:val="0"/>
              <w:spacing w:line="276" w:lineRule="auto"/>
            </w:pPr>
            <w:r>
              <w:t>0</w:t>
            </w:r>
          </w:p>
        </w:tc>
        <w:tc>
          <w:tcPr>
            <w:tcW w:w="1157" w:type="pct"/>
            <w:tcBorders>
              <w:top w:val="single" w:sz="4" w:space="0" w:color="auto"/>
            </w:tcBorders>
          </w:tcPr>
          <w:p w14:paraId="5EBE4AF9" w14:textId="77777777" w:rsidR="00937D60" w:rsidRDefault="009F3004">
            <w:pPr>
              <w:widowControl w:val="0"/>
              <w:spacing w:line="276" w:lineRule="auto"/>
            </w:pPr>
            <w:r>
              <w:t>0.99912</w:t>
            </w:r>
          </w:p>
        </w:tc>
        <w:tc>
          <w:tcPr>
            <w:tcW w:w="1416" w:type="pct"/>
            <w:tcBorders>
              <w:top w:val="single" w:sz="4" w:space="0" w:color="auto"/>
            </w:tcBorders>
          </w:tcPr>
          <w:p w14:paraId="454F2E17" w14:textId="77777777" w:rsidR="00937D60" w:rsidRDefault="009F3004">
            <w:pPr>
              <w:widowControl w:val="0"/>
              <w:spacing w:line="276" w:lineRule="auto"/>
            </w:pPr>
            <w:r>
              <w:t>0.998246</w:t>
            </w:r>
          </w:p>
        </w:tc>
        <w:tc>
          <w:tcPr>
            <w:tcW w:w="1416" w:type="pct"/>
            <w:tcBorders>
              <w:top w:val="single" w:sz="4" w:space="0" w:color="auto"/>
            </w:tcBorders>
          </w:tcPr>
          <w:p w14:paraId="09A7F6F5" w14:textId="77777777" w:rsidR="00937D60" w:rsidRDefault="009F3004">
            <w:pPr>
              <w:widowControl w:val="0"/>
              <w:spacing w:line="276" w:lineRule="auto"/>
            </w:pPr>
            <w:r>
              <w:t>1</w:t>
            </w:r>
          </w:p>
        </w:tc>
      </w:tr>
      <w:tr w:rsidR="00937D60" w14:paraId="59622734" w14:textId="77777777" w:rsidTr="00606A85">
        <w:trPr>
          <w:trHeight w:val="288"/>
        </w:trPr>
        <w:tc>
          <w:tcPr>
            <w:tcW w:w="1011" w:type="pct"/>
          </w:tcPr>
          <w:p w14:paraId="74692487" w14:textId="77777777" w:rsidR="00937D60" w:rsidRDefault="009F3004">
            <w:pPr>
              <w:widowControl w:val="0"/>
              <w:spacing w:line="276" w:lineRule="auto"/>
            </w:pPr>
            <w:r>
              <w:t>1</w:t>
            </w:r>
          </w:p>
        </w:tc>
        <w:tc>
          <w:tcPr>
            <w:tcW w:w="1157" w:type="pct"/>
          </w:tcPr>
          <w:p w14:paraId="00AB582A" w14:textId="77777777" w:rsidR="00937D60" w:rsidRDefault="009F3004">
            <w:pPr>
              <w:widowControl w:val="0"/>
              <w:spacing w:line="276" w:lineRule="auto"/>
            </w:pPr>
            <w:r>
              <w:t>0.99832</w:t>
            </w:r>
          </w:p>
        </w:tc>
        <w:tc>
          <w:tcPr>
            <w:tcW w:w="1416" w:type="pct"/>
          </w:tcPr>
          <w:p w14:paraId="48620652" w14:textId="77777777" w:rsidR="00937D60" w:rsidRDefault="009F3004">
            <w:pPr>
              <w:widowControl w:val="0"/>
              <w:spacing w:line="276" w:lineRule="auto"/>
            </w:pPr>
            <w:r>
              <w:t>0.997022</w:t>
            </w:r>
          </w:p>
        </w:tc>
        <w:tc>
          <w:tcPr>
            <w:tcW w:w="1416" w:type="pct"/>
          </w:tcPr>
          <w:p w14:paraId="73994111" w14:textId="77777777" w:rsidR="00937D60" w:rsidRDefault="009F3004">
            <w:pPr>
              <w:widowControl w:val="0"/>
              <w:spacing w:line="276" w:lineRule="auto"/>
            </w:pPr>
            <w:r>
              <w:t>0.999615</w:t>
            </w:r>
          </w:p>
        </w:tc>
      </w:tr>
      <w:tr w:rsidR="00937D60" w14:paraId="4E399A42" w14:textId="77777777" w:rsidTr="00606A85">
        <w:trPr>
          <w:trHeight w:val="288"/>
        </w:trPr>
        <w:tc>
          <w:tcPr>
            <w:tcW w:w="1011" w:type="pct"/>
          </w:tcPr>
          <w:p w14:paraId="2586E3D0" w14:textId="77777777" w:rsidR="00937D60" w:rsidRDefault="009F3004">
            <w:pPr>
              <w:widowControl w:val="0"/>
              <w:spacing w:line="276" w:lineRule="auto"/>
            </w:pPr>
            <w:r>
              <w:t>2</w:t>
            </w:r>
          </w:p>
        </w:tc>
        <w:tc>
          <w:tcPr>
            <w:tcW w:w="1157" w:type="pct"/>
          </w:tcPr>
          <w:p w14:paraId="42DE67F2" w14:textId="77777777" w:rsidR="00937D60" w:rsidRDefault="009F3004">
            <w:pPr>
              <w:widowControl w:val="0"/>
              <w:spacing w:line="276" w:lineRule="auto"/>
            </w:pPr>
            <w:r>
              <w:t>0.99772</w:t>
            </w:r>
          </w:p>
        </w:tc>
        <w:tc>
          <w:tcPr>
            <w:tcW w:w="1416" w:type="pct"/>
          </w:tcPr>
          <w:p w14:paraId="69469065" w14:textId="77777777" w:rsidR="00937D60" w:rsidRDefault="009F3004">
            <w:pPr>
              <w:widowControl w:val="0"/>
              <w:spacing w:line="276" w:lineRule="auto"/>
            </w:pPr>
            <w:r>
              <w:t>0.996209</w:t>
            </w:r>
          </w:p>
        </w:tc>
        <w:tc>
          <w:tcPr>
            <w:tcW w:w="1416" w:type="pct"/>
          </w:tcPr>
          <w:p w14:paraId="531E5898" w14:textId="77777777" w:rsidR="00937D60" w:rsidRDefault="009F3004">
            <w:pPr>
              <w:widowControl w:val="0"/>
              <w:spacing w:line="276" w:lineRule="auto"/>
            </w:pPr>
            <w:r>
              <w:t>0.99924</w:t>
            </w:r>
          </w:p>
        </w:tc>
      </w:tr>
      <w:tr w:rsidR="00937D60" w14:paraId="72ABDA77" w14:textId="77777777" w:rsidTr="00606A85">
        <w:trPr>
          <w:trHeight w:val="288"/>
        </w:trPr>
        <w:tc>
          <w:tcPr>
            <w:tcW w:w="1011" w:type="pct"/>
          </w:tcPr>
          <w:p w14:paraId="12DFA40E" w14:textId="77777777" w:rsidR="00937D60" w:rsidRDefault="009F3004">
            <w:pPr>
              <w:widowControl w:val="0"/>
              <w:spacing w:line="276" w:lineRule="auto"/>
            </w:pPr>
            <w:r>
              <w:t>3</w:t>
            </w:r>
          </w:p>
        </w:tc>
        <w:tc>
          <w:tcPr>
            <w:tcW w:w="1157" w:type="pct"/>
          </w:tcPr>
          <w:p w14:paraId="28A56AE7" w14:textId="77777777" w:rsidR="00937D60" w:rsidRDefault="009F3004">
            <w:pPr>
              <w:widowControl w:val="0"/>
              <w:spacing w:line="276" w:lineRule="auto"/>
            </w:pPr>
            <w:r>
              <w:t>0.99721</w:t>
            </w:r>
          </w:p>
        </w:tc>
        <w:tc>
          <w:tcPr>
            <w:tcW w:w="1416" w:type="pct"/>
          </w:tcPr>
          <w:p w14:paraId="6D02F423" w14:textId="77777777" w:rsidR="00937D60" w:rsidRDefault="009F3004">
            <w:pPr>
              <w:widowControl w:val="0"/>
              <w:spacing w:line="276" w:lineRule="auto"/>
            </w:pPr>
            <w:r>
              <w:t>0.995462</w:t>
            </w:r>
          </w:p>
        </w:tc>
        <w:tc>
          <w:tcPr>
            <w:tcW w:w="1416" w:type="pct"/>
          </w:tcPr>
          <w:p w14:paraId="255CC2DA" w14:textId="77777777" w:rsidR="00937D60" w:rsidRDefault="009F3004">
            <w:pPr>
              <w:widowControl w:val="0"/>
              <w:spacing w:line="276" w:lineRule="auto"/>
            </w:pPr>
            <w:r>
              <w:t>0.998964</w:t>
            </w:r>
          </w:p>
        </w:tc>
      </w:tr>
      <w:tr w:rsidR="00937D60" w14:paraId="7AA8C265" w14:textId="77777777" w:rsidTr="00606A85">
        <w:trPr>
          <w:trHeight w:val="288"/>
        </w:trPr>
        <w:tc>
          <w:tcPr>
            <w:tcW w:w="1011" w:type="pct"/>
          </w:tcPr>
          <w:p w14:paraId="45E90D0D" w14:textId="77777777" w:rsidR="00937D60" w:rsidRDefault="009F3004">
            <w:pPr>
              <w:widowControl w:val="0"/>
              <w:spacing w:line="276" w:lineRule="auto"/>
            </w:pPr>
            <w:r>
              <w:t>4</w:t>
            </w:r>
          </w:p>
        </w:tc>
        <w:tc>
          <w:tcPr>
            <w:tcW w:w="1157" w:type="pct"/>
          </w:tcPr>
          <w:p w14:paraId="18A69573" w14:textId="77777777" w:rsidR="00937D60" w:rsidRDefault="009F3004">
            <w:pPr>
              <w:widowControl w:val="0"/>
              <w:spacing w:line="276" w:lineRule="auto"/>
            </w:pPr>
            <w:r>
              <w:t>0.99629</w:t>
            </w:r>
          </w:p>
        </w:tc>
        <w:tc>
          <w:tcPr>
            <w:tcW w:w="1416" w:type="pct"/>
          </w:tcPr>
          <w:p w14:paraId="49C01B91" w14:textId="77777777" w:rsidR="00937D60" w:rsidRDefault="009F3004">
            <w:pPr>
              <w:widowControl w:val="0"/>
              <w:spacing w:line="276" w:lineRule="auto"/>
            </w:pPr>
            <w:r>
              <w:t>0.99423</w:t>
            </w:r>
          </w:p>
        </w:tc>
        <w:tc>
          <w:tcPr>
            <w:tcW w:w="1416" w:type="pct"/>
          </w:tcPr>
          <w:p w14:paraId="69EE6BC1" w14:textId="77777777" w:rsidR="00937D60" w:rsidRDefault="009F3004">
            <w:pPr>
              <w:widowControl w:val="0"/>
              <w:spacing w:line="276" w:lineRule="auto"/>
            </w:pPr>
            <w:r>
              <w:t>0.998344</w:t>
            </w:r>
          </w:p>
        </w:tc>
      </w:tr>
      <w:tr w:rsidR="00937D60" w14:paraId="7EC0E167" w14:textId="77777777" w:rsidTr="00606A85">
        <w:trPr>
          <w:trHeight w:val="288"/>
        </w:trPr>
        <w:tc>
          <w:tcPr>
            <w:tcW w:w="1011" w:type="pct"/>
          </w:tcPr>
          <w:p w14:paraId="3736A37D" w14:textId="77777777" w:rsidR="00937D60" w:rsidRDefault="009F3004">
            <w:pPr>
              <w:widowControl w:val="0"/>
              <w:spacing w:line="276" w:lineRule="auto"/>
            </w:pPr>
            <w:r>
              <w:t>5</w:t>
            </w:r>
          </w:p>
        </w:tc>
        <w:tc>
          <w:tcPr>
            <w:tcW w:w="1157" w:type="pct"/>
          </w:tcPr>
          <w:p w14:paraId="462AC38F" w14:textId="77777777" w:rsidR="00937D60" w:rsidRDefault="009F3004">
            <w:pPr>
              <w:widowControl w:val="0"/>
              <w:spacing w:line="276" w:lineRule="auto"/>
            </w:pPr>
            <w:r>
              <w:t>0.99629</w:t>
            </w:r>
          </w:p>
        </w:tc>
        <w:tc>
          <w:tcPr>
            <w:tcW w:w="1416" w:type="pct"/>
          </w:tcPr>
          <w:p w14:paraId="719D13EC" w14:textId="77777777" w:rsidR="00937D60" w:rsidRDefault="009F3004">
            <w:pPr>
              <w:widowControl w:val="0"/>
              <w:spacing w:line="276" w:lineRule="auto"/>
            </w:pPr>
            <w:r>
              <w:t>0.99423</w:t>
            </w:r>
          </w:p>
        </w:tc>
        <w:tc>
          <w:tcPr>
            <w:tcW w:w="1416" w:type="pct"/>
          </w:tcPr>
          <w:p w14:paraId="32122FCF" w14:textId="77777777" w:rsidR="00937D60" w:rsidRDefault="009F3004">
            <w:pPr>
              <w:widowControl w:val="0"/>
              <w:spacing w:line="276" w:lineRule="auto"/>
            </w:pPr>
            <w:r>
              <w:t>0.998344</w:t>
            </w:r>
          </w:p>
        </w:tc>
      </w:tr>
      <w:tr w:rsidR="00937D60" w14:paraId="2BDF1AC7" w14:textId="77777777" w:rsidTr="00606A85">
        <w:trPr>
          <w:trHeight w:val="288"/>
        </w:trPr>
        <w:tc>
          <w:tcPr>
            <w:tcW w:w="1011" w:type="pct"/>
          </w:tcPr>
          <w:p w14:paraId="48941804" w14:textId="77777777" w:rsidR="00937D60" w:rsidRDefault="009F3004">
            <w:pPr>
              <w:widowControl w:val="0"/>
              <w:spacing w:line="276" w:lineRule="auto"/>
            </w:pPr>
            <w:r>
              <w:t>6</w:t>
            </w:r>
          </w:p>
        </w:tc>
        <w:tc>
          <w:tcPr>
            <w:tcW w:w="1157" w:type="pct"/>
          </w:tcPr>
          <w:p w14:paraId="746A24FF" w14:textId="77777777" w:rsidR="00937D60" w:rsidRDefault="009F3004">
            <w:pPr>
              <w:widowControl w:val="0"/>
              <w:spacing w:line="276" w:lineRule="auto"/>
            </w:pPr>
            <w:r>
              <w:t>0.99494</w:t>
            </w:r>
          </w:p>
        </w:tc>
        <w:tc>
          <w:tcPr>
            <w:tcW w:w="1416" w:type="pct"/>
          </w:tcPr>
          <w:p w14:paraId="271A38C8" w14:textId="77777777" w:rsidR="00937D60" w:rsidRDefault="009F3004">
            <w:pPr>
              <w:widowControl w:val="0"/>
              <w:spacing w:line="276" w:lineRule="auto"/>
            </w:pPr>
            <w:r>
              <w:t>0.992155</w:t>
            </w:r>
          </w:p>
        </w:tc>
        <w:tc>
          <w:tcPr>
            <w:tcW w:w="1416" w:type="pct"/>
          </w:tcPr>
          <w:p w14:paraId="34012B19" w14:textId="77777777" w:rsidR="00937D60" w:rsidRDefault="009F3004">
            <w:pPr>
              <w:widowControl w:val="0"/>
              <w:spacing w:line="276" w:lineRule="auto"/>
            </w:pPr>
            <w:r>
              <w:t>0.997723</w:t>
            </w:r>
          </w:p>
        </w:tc>
      </w:tr>
      <w:tr w:rsidR="00937D60" w14:paraId="53185FE2" w14:textId="77777777" w:rsidTr="00606A85">
        <w:trPr>
          <w:trHeight w:val="288"/>
        </w:trPr>
        <w:tc>
          <w:tcPr>
            <w:tcW w:w="1011" w:type="pct"/>
          </w:tcPr>
          <w:p w14:paraId="2912FCB7" w14:textId="77777777" w:rsidR="00937D60" w:rsidRDefault="009F3004">
            <w:pPr>
              <w:widowControl w:val="0"/>
              <w:spacing w:line="276" w:lineRule="auto"/>
            </w:pPr>
            <w:r>
              <w:t>7</w:t>
            </w:r>
          </w:p>
        </w:tc>
        <w:tc>
          <w:tcPr>
            <w:tcW w:w="1157" w:type="pct"/>
          </w:tcPr>
          <w:p w14:paraId="5875C9B4" w14:textId="77777777" w:rsidR="00937D60" w:rsidRDefault="009F3004">
            <w:pPr>
              <w:widowControl w:val="0"/>
              <w:spacing w:line="276" w:lineRule="auto"/>
            </w:pPr>
            <w:r>
              <w:t>0.9945</w:t>
            </w:r>
          </w:p>
        </w:tc>
        <w:tc>
          <w:tcPr>
            <w:tcW w:w="1416" w:type="pct"/>
          </w:tcPr>
          <w:p w14:paraId="39C7D456" w14:textId="77777777" w:rsidR="00937D60" w:rsidRDefault="009F3004">
            <w:pPr>
              <w:widowControl w:val="0"/>
              <w:spacing w:line="276" w:lineRule="auto"/>
            </w:pPr>
            <w:r>
              <w:t>0.991614</w:t>
            </w:r>
          </w:p>
        </w:tc>
        <w:tc>
          <w:tcPr>
            <w:tcW w:w="1416" w:type="pct"/>
          </w:tcPr>
          <w:p w14:paraId="4229A7D5" w14:textId="77777777" w:rsidR="00937D60" w:rsidRDefault="009F3004">
            <w:pPr>
              <w:widowControl w:val="0"/>
              <w:spacing w:line="276" w:lineRule="auto"/>
            </w:pPr>
            <w:r>
              <w:t>0.997388</w:t>
            </w:r>
          </w:p>
        </w:tc>
      </w:tr>
      <w:tr w:rsidR="00937D60" w14:paraId="145FFF3F" w14:textId="77777777" w:rsidTr="00606A85">
        <w:trPr>
          <w:trHeight w:val="288"/>
        </w:trPr>
        <w:tc>
          <w:tcPr>
            <w:tcW w:w="1011" w:type="pct"/>
          </w:tcPr>
          <w:p w14:paraId="69234235" w14:textId="77777777" w:rsidR="00937D60" w:rsidRDefault="009F3004">
            <w:pPr>
              <w:widowControl w:val="0"/>
              <w:spacing w:line="276" w:lineRule="auto"/>
            </w:pPr>
            <w:r>
              <w:t>8</w:t>
            </w:r>
          </w:p>
        </w:tc>
        <w:tc>
          <w:tcPr>
            <w:tcW w:w="1157" w:type="pct"/>
          </w:tcPr>
          <w:p w14:paraId="08AFD4AF" w14:textId="77777777" w:rsidR="00937D60" w:rsidRDefault="009F3004">
            <w:pPr>
              <w:widowControl w:val="0"/>
              <w:spacing w:line="276" w:lineRule="auto"/>
            </w:pPr>
            <w:r>
              <w:t>0.9942</w:t>
            </w:r>
          </w:p>
        </w:tc>
        <w:tc>
          <w:tcPr>
            <w:tcW w:w="1416" w:type="pct"/>
          </w:tcPr>
          <w:p w14:paraId="5C7EE07D" w14:textId="77777777" w:rsidR="00937D60" w:rsidRDefault="009F3004">
            <w:pPr>
              <w:widowControl w:val="0"/>
              <w:spacing w:line="276" w:lineRule="auto"/>
            </w:pPr>
            <w:r>
              <w:t>0.991279</w:t>
            </w:r>
          </w:p>
        </w:tc>
        <w:tc>
          <w:tcPr>
            <w:tcW w:w="1416" w:type="pct"/>
          </w:tcPr>
          <w:p w14:paraId="0A770DFB" w14:textId="77777777" w:rsidR="00937D60" w:rsidRDefault="009F3004">
            <w:pPr>
              <w:widowControl w:val="0"/>
              <w:spacing w:line="276" w:lineRule="auto"/>
            </w:pPr>
            <w:r>
              <w:t>0.997125</w:t>
            </w:r>
          </w:p>
        </w:tc>
      </w:tr>
      <w:tr w:rsidR="00937D60" w14:paraId="6BB4AE77" w14:textId="77777777" w:rsidTr="00606A85">
        <w:trPr>
          <w:trHeight w:val="288"/>
        </w:trPr>
        <w:tc>
          <w:tcPr>
            <w:tcW w:w="1011" w:type="pct"/>
          </w:tcPr>
          <w:p w14:paraId="41CFDC0B" w14:textId="77777777" w:rsidR="00937D60" w:rsidRDefault="009F3004">
            <w:pPr>
              <w:widowControl w:val="0"/>
              <w:spacing w:line="276" w:lineRule="auto"/>
            </w:pPr>
            <w:r>
              <w:t>9</w:t>
            </w:r>
          </w:p>
        </w:tc>
        <w:tc>
          <w:tcPr>
            <w:tcW w:w="1157" w:type="pct"/>
          </w:tcPr>
          <w:p w14:paraId="5E3968C3" w14:textId="77777777" w:rsidR="00937D60" w:rsidRDefault="009F3004">
            <w:pPr>
              <w:widowControl w:val="0"/>
              <w:spacing w:line="276" w:lineRule="auto"/>
            </w:pPr>
            <w:r>
              <w:t>0.9942</w:t>
            </w:r>
          </w:p>
        </w:tc>
        <w:tc>
          <w:tcPr>
            <w:tcW w:w="1416" w:type="pct"/>
          </w:tcPr>
          <w:p w14:paraId="5B74E7B7" w14:textId="77777777" w:rsidR="00937D60" w:rsidRDefault="009F3004">
            <w:pPr>
              <w:widowControl w:val="0"/>
              <w:spacing w:line="276" w:lineRule="auto"/>
            </w:pPr>
            <w:r>
              <w:t>0.991279</w:t>
            </w:r>
          </w:p>
        </w:tc>
        <w:tc>
          <w:tcPr>
            <w:tcW w:w="1416" w:type="pct"/>
          </w:tcPr>
          <w:p w14:paraId="2EEA4062" w14:textId="77777777" w:rsidR="00937D60" w:rsidRDefault="009F3004">
            <w:pPr>
              <w:widowControl w:val="0"/>
              <w:spacing w:line="276" w:lineRule="auto"/>
            </w:pPr>
            <w:r>
              <w:t>0.997125</w:t>
            </w:r>
          </w:p>
        </w:tc>
      </w:tr>
      <w:tr w:rsidR="00937D60" w14:paraId="2A41F8B5" w14:textId="77777777" w:rsidTr="00606A85">
        <w:trPr>
          <w:trHeight w:val="288"/>
        </w:trPr>
        <w:tc>
          <w:tcPr>
            <w:tcW w:w="1011" w:type="pct"/>
          </w:tcPr>
          <w:p w14:paraId="0D95F449" w14:textId="77777777" w:rsidR="00937D60" w:rsidRDefault="009F3004">
            <w:pPr>
              <w:widowControl w:val="0"/>
              <w:spacing w:line="276" w:lineRule="auto"/>
            </w:pPr>
            <w:r>
              <w:t>10</w:t>
            </w:r>
          </w:p>
        </w:tc>
        <w:tc>
          <w:tcPr>
            <w:tcW w:w="1157" w:type="pct"/>
          </w:tcPr>
          <w:p w14:paraId="4CC93B1B" w14:textId="77777777" w:rsidR="00937D60" w:rsidRDefault="009F3004">
            <w:pPr>
              <w:widowControl w:val="0"/>
              <w:spacing w:line="276" w:lineRule="auto"/>
            </w:pPr>
            <w:r>
              <w:t>0.9942</w:t>
            </w:r>
          </w:p>
        </w:tc>
        <w:tc>
          <w:tcPr>
            <w:tcW w:w="1416" w:type="pct"/>
          </w:tcPr>
          <w:p w14:paraId="5EED698D" w14:textId="77777777" w:rsidR="00937D60" w:rsidRDefault="009F3004">
            <w:pPr>
              <w:widowControl w:val="0"/>
              <w:spacing w:line="276" w:lineRule="auto"/>
            </w:pPr>
            <w:r>
              <w:t>0.991279</w:t>
            </w:r>
          </w:p>
        </w:tc>
        <w:tc>
          <w:tcPr>
            <w:tcW w:w="1416" w:type="pct"/>
          </w:tcPr>
          <w:p w14:paraId="54F731E5" w14:textId="77777777" w:rsidR="00937D60" w:rsidRDefault="009F3004">
            <w:pPr>
              <w:widowControl w:val="0"/>
              <w:spacing w:line="276" w:lineRule="auto"/>
            </w:pPr>
            <w:r>
              <w:t>0.997125</w:t>
            </w:r>
          </w:p>
        </w:tc>
      </w:tr>
      <w:tr w:rsidR="00937D60" w14:paraId="179CCE92" w14:textId="77777777" w:rsidTr="00606A85">
        <w:trPr>
          <w:trHeight w:val="288"/>
        </w:trPr>
        <w:tc>
          <w:tcPr>
            <w:tcW w:w="1011" w:type="pct"/>
          </w:tcPr>
          <w:p w14:paraId="3FEEFB6A" w14:textId="77777777" w:rsidR="00937D60" w:rsidRDefault="009F3004">
            <w:pPr>
              <w:widowControl w:val="0"/>
              <w:spacing w:line="276" w:lineRule="auto"/>
            </w:pPr>
            <w:r>
              <w:t>11</w:t>
            </w:r>
          </w:p>
        </w:tc>
        <w:tc>
          <w:tcPr>
            <w:tcW w:w="1157" w:type="pct"/>
          </w:tcPr>
          <w:p w14:paraId="4E2FEC2C" w14:textId="77777777" w:rsidR="00937D60" w:rsidRDefault="009F3004">
            <w:pPr>
              <w:widowControl w:val="0"/>
              <w:spacing w:line="276" w:lineRule="auto"/>
            </w:pPr>
            <w:r>
              <w:t>0.9942</w:t>
            </w:r>
          </w:p>
        </w:tc>
        <w:tc>
          <w:tcPr>
            <w:tcW w:w="1416" w:type="pct"/>
          </w:tcPr>
          <w:p w14:paraId="1F842595" w14:textId="77777777" w:rsidR="00937D60" w:rsidRDefault="009F3004">
            <w:pPr>
              <w:widowControl w:val="0"/>
              <w:spacing w:line="276" w:lineRule="auto"/>
            </w:pPr>
            <w:r>
              <w:t>0.991279</w:t>
            </w:r>
          </w:p>
        </w:tc>
        <w:tc>
          <w:tcPr>
            <w:tcW w:w="1416" w:type="pct"/>
          </w:tcPr>
          <w:p w14:paraId="2BA2978D" w14:textId="77777777" w:rsidR="00937D60" w:rsidRDefault="009F3004">
            <w:pPr>
              <w:widowControl w:val="0"/>
              <w:spacing w:line="276" w:lineRule="auto"/>
            </w:pPr>
            <w:r>
              <w:t>0.997125</w:t>
            </w:r>
          </w:p>
        </w:tc>
      </w:tr>
      <w:tr w:rsidR="00937D60" w14:paraId="1BF62911" w14:textId="77777777" w:rsidTr="00606A85">
        <w:trPr>
          <w:trHeight w:val="288"/>
        </w:trPr>
        <w:tc>
          <w:tcPr>
            <w:tcW w:w="1011" w:type="pct"/>
          </w:tcPr>
          <w:p w14:paraId="75AD826A" w14:textId="77777777" w:rsidR="00937D60" w:rsidRDefault="009F3004">
            <w:pPr>
              <w:widowControl w:val="0"/>
              <w:spacing w:line="276" w:lineRule="auto"/>
            </w:pPr>
            <w:r>
              <w:t>12</w:t>
            </w:r>
          </w:p>
        </w:tc>
        <w:tc>
          <w:tcPr>
            <w:tcW w:w="1157" w:type="pct"/>
          </w:tcPr>
          <w:p w14:paraId="1C71125F" w14:textId="77777777" w:rsidR="00937D60" w:rsidRDefault="009F3004">
            <w:pPr>
              <w:widowControl w:val="0"/>
              <w:spacing w:line="276" w:lineRule="auto"/>
            </w:pPr>
            <w:r>
              <w:t>0.9942</w:t>
            </w:r>
          </w:p>
        </w:tc>
        <w:tc>
          <w:tcPr>
            <w:tcW w:w="1416" w:type="pct"/>
          </w:tcPr>
          <w:p w14:paraId="38DA95B6" w14:textId="77777777" w:rsidR="00937D60" w:rsidRDefault="009F3004">
            <w:pPr>
              <w:widowControl w:val="0"/>
              <w:spacing w:line="276" w:lineRule="auto"/>
            </w:pPr>
            <w:r>
              <w:t>0.991279</w:t>
            </w:r>
          </w:p>
        </w:tc>
        <w:tc>
          <w:tcPr>
            <w:tcW w:w="1416" w:type="pct"/>
          </w:tcPr>
          <w:p w14:paraId="34AE40BC" w14:textId="77777777" w:rsidR="00937D60" w:rsidRDefault="009F3004">
            <w:pPr>
              <w:widowControl w:val="0"/>
              <w:spacing w:line="276" w:lineRule="auto"/>
            </w:pPr>
            <w:r>
              <w:t>0.997125</w:t>
            </w:r>
          </w:p>
        </w:tc>
      </w:tr>
      <w:tr w:rsidR="00937D60" w14:paraId="6FA92FB5" w14:textId="77777777" w:rsidTr="00606A85">
        <w:trPr>
          <w:trHeight w:val="288"/>
        </w:trPr>
        <w:tc>
          <w:tcPr>
            <w:tcW w:w="1011" w:type="pct"/>
          </w:tcPr>
          <w:p w14:paraId="4D923091" w14:textId="77777777" w:rsidR="00937D60" w:rsidRDefault="009F3004">
            <w:pPr>
              <w:widowControl w:val="0"/>
              <w:spacing w:line="276" w:lineRule="auto"/>
            </w:pPr>
            <w:r>
              <w:t>13</w:t>
            </w:r>
          </w:p>
        </w:tc>
        <w:tc>
          <w:tcPr>
            <w:tcW w:w="1157" w:type="pct"/>
          </w:tcPr>
          <w:p w14:paraId="7C5DF7C6" w14:textId="77777777" w:rsidR="00937D60" w:rsidRDefault="009F3004">
            <w:pPr>
              <w:widowControl w:val="0"/>
              <w:spacing w:line="276" w:lineRule="auto"/>
            </w:pPr>
            <w:r>
              <w:t>0.9942</w:t>
            </w:r>
          </w:p>
        </w:tc>
        <w:tc>
          <w:tcPr>
            <w:tcW w:w="1416" w:type="pct"/>
          </w:tcPr>
          <w:p w14:paraId="3BF7639C" w14:textId="77777777" w:rsidR="00937D60" w:rsidRDefault="009F3004">
            <w:pPr>
              <w:widowControl w:val="0"/>
              <w:spacing w:line="276" w:lineRule="auto"/>
            </w:pPr>
            <w:r>
              <w:t>0.991279</w:t>
            </w:r>
          </w:p>
        </w:tc>
        <w:tc>
          <w:tcPr>
            <w:tcW w:w="1416" w:type="pct"/>
          </w:tcPr>
          <w:p w14:paraId="1CB53B1B" w14:textId="77777777" w:rsidR="00937D60" w:rsidRDefault="009F3004">
            <w:pPr>
              <w:widowControl w:val="0"/>
              <w:spacing w:line="276" w:lineRule="auto"/>
            </w:pPr>
            <w:r>
              <w:t>0.997125</w:t>
            </w:r>
          </w:p>
        </w:tc>
      </w:tr>
      <w:tr w:rsidR="00937D60" w14:paraId="5C7AB203" w14:textId="77777777" w:rsidTr="00606A85">
        <w:trPr>
          <w:trHeight w:val="288"/>
        </w:trPr>
        <w:tc>
          <w:tcPr>
            <w:tcW w:w="1011" w:type="pct"/>
          </w:tcPr>
          <w:p w14:paraId="489815BC" w14:textId="77777777" w:rsidR="00937D60" w:rsidRDefault="009F3004">
            <w:pPr>
              <w:widowControl w:val="0"/>
              <w:spacing w:line="276" w:lineRule="auto"/>
            </w:pPr>
            <w:r>
              <w:t>14</w:t>
            </w:r>
          </w:p>
        </w:tc>
        <w:tc>
          <w:tcPr>
            <w:tcW w:w="1157" w:type="pct"/>
          </w:tcPr>
          <w:p w14:paraId="0D86A531" w14:textId="77777777" w:rsidR="00937D60" w:rsidRDefault="009F3004">
            <w:pPr>
              <w:widowControl w:val="0"/>
              <w:spacing w:line="276" w:lineRule="auto"/>
            </w:pPr>
            <w:r>
              <w:t>0.9942</w:t>
            </w:r>
          </w:p>
        </w:tc>
        <w:tc>
          <w:tcPr>
            <w:tcW w:w="1416" w:type="pct"/>
          </w:tcPr>
          <w:p w14:paraId="017BFEC1" w14:textId="77777777" w:rsidR="00937D60" w:rsidRDefault="009F3004">
            <w:pPr>
              <w:widowControl w:val="0"/>
              <w:spacing w:line="276" w:lineRule="auto"/>
            </w:pPr>
            <w:r>
              <w:t>0.991279</w:t>
            </w:r>
          </w:p>
        </w:tc>
        <w:tc>
          <w:tcPr>
            <w:tcW w:w="1416" w:type="pct"/>
          </w:tcPr>
          <w:p w14:paraId="0CE8DD33" w14:textId="77777777" w:rsidR="00937D60" w:rsidRDefault="009F3004">
            <w:pPr>
              <w:widowControl w:val="0"/>
              <w:spacing w:line="276" w:lineRule="auto"/>
            </w:pPr>
            <w:r>
              <w:t>0.997125</w:t>
            </w:r>
          </w:p>
        </w:tc>
      </w:tr>
    </w:tbl>
    <w:p w14:paraId="01DD6C5A" w14:textId="2F6B6F74" w:rsidR="00937D60" w:rsidRDefault="009F3004">
      <w:pPr>
        <w:rPr>
          <w:b/>
        </w:rPr>
      </w:pPr>
      <w:r>
        <w:rPr>
          <w:b/>
        </w:rPr>
        <w:lastRenderedPageBreak/>
        <w:t>Figure 27: Kaplan Meier Survival Curve for FGM in Yemen</w:t>
      </w:r>
    </w:p>
    <w:p w14:paraId="26925DF0" w14:textId="7F040911" w:rsidR="00937D60" w:rsidRDefault="00380B6C">
      <w:r>
        <w:rPr>
          <w:noProof/>
        </w:rPr>
        <w:drawing>
          <wp:inline distT="0" distB="0" distL="0" distR="0" wp14:anchorId="58DCDFC3" wp14:editId="75671D03">
            <wp:extent cx="5943600" cy="32423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3242310"/>
                    </a:xfrm>
                    <a:prstGeom prst="rect">
                      <a:avLst/>
                    </a:prstGeom>
                  </pic:spPr>
                </pic:pic>
              </a:graphicData>
            </a:graphic>
          </wp:inline>
        </w:drawing>
      </w:r>
    </w:p>
    <w:tbl>
      <w:tblPr>
        <w:tblW w:w="5000" w:type="pct"/>
        <w:tblBorders>
          <w:top w:val="single" w:sz="4" w:space="0" w:color="auto"/>
          <w:bottom w:val="single" w:sz="4" w:space="0" w:color="auto"/>
        </w:tblBorders>
        <w:tblLook w:val="04A0" w:firstRow="1" w:lastRow="0" w:firstColumn="1" w:lastColumn="0" w:noHBand="0" w:noVBand="1"/>
      </w:tblPr>
      <w:tblGrid>
        <w:gridCol w:w="1792"/>
        <w:gridCol w:w="1898"/>
        <w:gridCol w:w="376"/>
        <w:gridCol w:w="2323"/>
        <w:gridCol w:w="324"/>
        <w:gridCol w:w="2647"/>
      </w:tblGrid>
      <w:tr w:rsidR="00D05D23" w:rsidRPr="00D05D23" w14:paraId="0CAF0C48" w14:textId="77777777" w:rsidTr="00535704">
        <w:trPr>
          <w:trHeight w:val="315"/>
        </w:trPr>
        <w:tc>
          <w:tcPr>
            <w:tcW w:w="957" w:type="pct"/>
            <w:tcBorders>
              <w:top w:val="single" w:sz="4" w:space="0" w:color="auto"/>
              <w:bottom w:val="single" w:sz="4" w:space="0" w:color="auto"/>
            </w:tcBorders>
            <w:shd w:val="clear" w:color="auto" w:fill="auto"/>
            <w:vAlign w:val="center"/>
            <w:hideMark/>
          </w:tcPr>
          <w:p w14:paraId="3649EA1F" w14:textId="77777777" w:rsidR="00D05D23" w:rsidRPr="00D05D23" w:rsidRDefault="00D05D23" w:rsidP="00D05D2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rPr>
            </w:pPr>
            <w:r w:rsidRPr="00D05D23">
              <w:rPr>
                <w:rFonts w:eastAsia="Times New Roman" w:cs="Times New Roman"/>
              </w:rPr>
              <w:t>Study time</w:t>
            </w:r>
          </w:p>
        </w:tc>
        <w:tc>
          <w:tcPr>
            <w:tcW w:w="1014" w:type="pct"/>
            <w:tcBorders>
              <w:top w:val="single" w:sz="4" w:space="0" w:color="auto"/>
              <w:bottom w:val="single" w:sz="4" w:space="0" w:color="auto"/>
            </w:tcBorders>
            <w:shd w:val="clear" w:color="auto" w:fill="auto"/>
            <w:vAlign w:val="center"/>
            <w:hideMark/>
          </w:tcPr>
          <w:p w14:paraId="4CA78B24" w14:textId="77777777" w:rsidR="00D05D23" w:rsidRPr="00D05D23" w:rsidRDefault="00D05D23" w:rsidP="00D05D2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rPr>
            </w:pPr>
            <w:r w:rsidRPr="00D05D23">
              <w:rPr>
                <w:rFonts w:eastAsia="Times New Roman" w:cs="Times New Roman"/>
              </w:rPr>
              <w:t>Point estimate</w:t>
            </w:r>
          </w:p>
        </w:tc>
        <w:tc>
          <w:tcPr>
            <w:tcW w:w="1442" w:type="pct"/>
            <w:gridSpan w:val="2"/>
            <w:tcBorders>
              <w:top w:val="single" w:sz="4" w:space="0" w:color="auto"/>
              <w:bottom w:val="single" w:sz="4" w:space="0" w:color="auto"/>
            </w:tcBorders>
            <w:shd w:val="clear" w:color="auto" w:fill="auto"/>
            <w:vAlign w:val="center"/>
            <w:hideMark/>
          </w:tcPr>
          <w:p w14:paraId="5291C2C9" w14:textId="77777777" w:rsidR="00D05D23" w:rsidRPr="00D05D23" w:rsidRDefault="00D05D23" w:rsidP="00D05D2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rPr>
            </w:pPr>
            <w:r w:rsidRPr="00D05D23">
              <w:rPr>
                <w:rFonts w:eastAsia="Times New Roman" w:cs="Times New Roman"/>
              </w:rPr>
              <w:t>Confidence interval (lower)</w:t>
            </w:r>
          </w:p>
        </w:tc>
        <w:tc>
          <w:tcPr>
            <w:tcW w:w="1587" w:type="pct"/>
            <w:gridSpan w:val="2"/>
            <w:tcBorders>
              <w:top w:val="single" w:sz="4" w:space="0" w:color="auto"/>
              <w:bottom w:val="single" w:sz="4" w:space="0" w:color="auto"/>
            </w:tcBorders>
            <w:shd w:val="clear" w:color="auto" w:fill="auto"/>
            <w:vAlign w:val="center"/>
            <w:hideMark/>
          </w:tcPr>
          <w:p w14:paraId="3CEA89A3" w14:textId="77777777" w:rsidR="00D05D23" w:rsidRPr="00D05D23" w:rsidRDefault="00D05D23" w:rsidP="00D05D2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rPr>
            </w:pPr>
            <w:r w:rsidRPr="00D05D23">
              <w:rPr>
                <w:rFonts w:eastAsia="Times New Roman" w:cs="Times New Roman"/>
              </w:rPr>
              <w:t>Confidence interval (upper)</w:t>
            </w:r>
          </w:p>
        </w:tc>
      </w:tr>
      <w:tr w:rsidR="00D05D23" w:rsidRPr="00D05D23" w14:paraId="40FB2ED6" w14:textId="77777777" w:rsidTr="00535704">
        <w:trPr>
          <w:trHeight w:val="288"/>
        </w:trPr>
        <w:tc>
          <w:tcPr>
            <w:tcW w:w="957" w:type="pct"/>
            <w:tcBorders>
              <w:top w:val="single" w:sz="4" w:space="0" w:color="auto"/>
            </w:tcBorders>
            <w:shd w:val="clear" w:color="auto" w:fill="auto"/>
            <w:noWrap/>
            <w:vAlign w:val="center"/>
            <w:hideMark/>
          </w:tcPr>
          <w:p w14:paraId="3276E65F" w14:textId="77777777" w:rsidR="00D05D23" w:rsidRPr="00D05D23" w:rsidRDefault="00D05D23" w:rsidP="00D05D23">
            <w:pPr>
              <w:pBdr>
                <w:top w:val="none" w:sz="0" w:space="0" w:color="auto"/>
                <w:left w:val="none" w:sz="0" w:space="0" w:color="auto"/>
                <w:bottom w:val="none" w:sz="0" w:space="0" w:color="auto"/>
                <w:right w:val="none" w:sz="0" w:space="0" w:color="auto"/>
                <w:between w:val="none" w:sz="0" w:space="0" w:color="auto"/>
              </w:pBdr>
              <w:spacing w:after="0" w:line="240" w:lineRule="auto"/>
              <w:rPr>
                <w:rFonts w:ascii="Lucida Console" w:eastAsia="Times New Roman" w:hAnsi="Lucida Console" w:cs="Times New Roman"/>
                <w:sz w:val="20"/>
                <w:szCs w:val="20"/>
              </w:rPr>
            </w:pPr>
            <w:r w:rsidRPr="00D05D23">
              <w:rPr>
                <w:rFonts w:ascii="Lucida Console" w:eastAsia="Times New Roman" w:hAnsi="Lucida Console" w:cs="Times New Roman"/>
                <w:sz w:val="20"/>
                <w:szCs w:val="20"/>
              </w:rPr>
              <w:t>0</w:t>
            </w:r>
          </w:p>
        </w:tc>
        <w:tc>
          <w:tcPr>
            <w:tcW w:w="1215" w:type="pct"/>
            <w:gridSpan w:val="2"/>
            <w:tcBorders>
              <w:top w:val="single" w:sz="4" w:space="0" w:color="auto"/>
            </w:tcBorders>
            <w:shd w:val="clear" w:color="auto" w:fill="auto"/>
            <w:noWrap/>
            <w:vAlign w:val="bottom"/>
            <w:hideMark/>
          </w:tcPr>
          <w:p w14:paraId="1670978A" w14:textId="77777777" w:rsidR="00D05D23" w:rsidRPr="00D05D23" w:rsidRDefault="00D05D23" w:rsidP="00D05D2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rPr>
            </w:pPr>
            <w:r w:rsidRPr="00D05D23">
              <w:rPr>
                <w:rFonts w:eastAsia="Times New Roman" w:cs="Times New Roman"/>
              </w:rPr>
              <w:t>0.752241</w:t>
            </w:r>
          </w:p>
        </w:tc>
        <w:tc>
          <w:tcPr>
            <w:tcW w:w="1414" w:type="pct"/>
            <w:gridSpan w:val="2"/>
            <w:tcBorders>
              <w:top w:val="single" w:sz="4" w:space="0" w:color="auto"/>
            </w:tcBorders>
            <w:shd w:val="clear" w:color="auto" w:fill="auto"/>
            <w:noWrap/>
            <w:vAlign w:val="center"/>
            <w:hideMark/>
          </w:tcPr>
          <w:p w14:paraId="7872587B" w14:textId="77777777" w:rsidR="00D05D23" w:rsidRPr="00D05D23" w:rsidRDefault="00D05D23" w:rsidP="00D05D23">
            <w:pPr>
              <w:pBdr>
                <w:top w:val="none" w:sz="0" w:space="0" w:color="auto"/>
                <w:left w:val="none" w:sz="0" w:space="0" w:color="auto"/>
                <w:bottom w:val="none" w:sz="0" w:space="0" w:color="auto"/>
                <w:right w:val="none" w:sz="0" w:space="0" w:color="auto"/>
                <w:between w:val="none" w:sz="0" w:space="0" w:color="auto"/>
              </w:pBdr>
              <w:spacing w:after="0" w:line="240" w:lineRule="auto"/>
              <w:rPr>
                <w:rFonts w:ascii="Lucida Console" w:eastAsia="Times New Roman" w:hAnsi="Lucida Console" w:cs="Times New Roman"/>
                <w:sz w:val="20"/>
                <w:szCs w:val="20"/>
              </w:rPr>
            </w:pPr>
            <w:r w:rsidRPr="00D05D23">
              <w:rPr>
                <w:rFonts w:ascii="Lucida Console" w:eastAsia="Times New Roman" w:hAnsi="Lucida Console" w:cs="Times New Roman"/>
                <w:sz w:val="20"/>
                <w:szCs w:val="20"/>
              </w:rPr>
              <w:t>0.71953</w:t>
            </w:r>
          </w:p>
        </w:tc>
        <w:tc>
          <w:tcPr>
            <w:tcW w:w="1414" w:type="pct"/>
            <w:tcBorders>
              <w:top w:val="single" w:sz="4" w:space="0" w:color="auto"/>
            </w:tcBorders>
            <w:shd w:val="clear" w:color="auto" w:fill="auto"/>
            <w:noWrap/>
            <w:vAlign w:val="bottom"/>
            <w:hideMark/>
          </w:tcPr>
          <w:p w14:paraId="55B94E3C" w14:textId="77777777" w:rsidR="00D05D23" w:rsidRPr="00D05D23" w:rsidRDefault="00D05D23" w:rsidP="00D05D2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rPr>
            </w:pPr>
            <w:r w:rsidRPr="00D05D23">
              <w:rPr>
                <w:rFonts w:eastAsia="Times New Roman" w:cs="Times New Roman"/>
              </w:rPr>
              <w:t>0.784954</w:t>
            </w:r>
          </w:p>
        </w:tc>
      </w:tr>
      <w:tr w:rsidR="00D05D23" w:rsidRPr="00D05D23" w14:paraId="57E0612C" w14:textId="77777777" w:rsidTr="00D05D23">
        <w:trPr>
          <w:trHeight w:val="288"/>
        </w:trPr>
        <w:tc>
          <w:tcPr>
            <w:tcW w:w="957" w:type="pct"/>
            <w:shd w:val="clear" w:color="auto" w:fill="auto"/>
            <w:noWrap/>
            <w:vAlign w:val="center"/>
            <w:hideMark/>
          </w:tcPr>
          <w:p w14:paraId="7F4095D0" w14:textId="77777777" w:rsidR="00D05D23" w:rsidRPr="00D05D23" w:rsidRDefault="00D05D23" w:rsidP="00D05D23">
            <w:pPr>
              <w:pBdr>
                <w:top w:val="none" w:sz="0" w:space="0" w:color="auto"/>
                <w:left w:val="none" w:sz="0" w:space="0" w:color="auto"/>
                <w:bottom w:val="none" w:sz="0" w:space="0" w:color="auto"/>
                <w:right w:val="none" w:sz="0" w:space="0" w:color="auto"/>
                <w:between w:val="none" w:sz="0" w:space="0" w:color="auto"/>
              </w:pBdr>
              <w:spacing w:after="0" w:line="240" w:lineRule="auto"/>
              <w:rPr>
                <w:rFonts w:ascii="Lucida Console" w:eastAsia="Times New Roman" w:hAnsi="Lucida Console" w:cs="Times New Roman"/>
                <w:sz w:val="20"/>
                <w:szCs w:val="20"/>
              </w:rPr>
            </w:pPr>
            <w:r w:rsidRPr="00D05D23">
              <w:rPr>
                <w:rFonts w:ascii="Lucida Console" w:eastAsia="Times New Roman" w:hAnsi="Lucida Console" w:cs="Times New Roman"/>
                <w:sz w:val="20"/>
                <w:szCs w:val="20"/>
              </w:rPr>
              <w:t>1</w:t>
            </w:r>
          </w:p>
        </w:tc>
        <w:tc>
          <w:tcPr>
            <w:tcW w:w="1215" w:type="pct"/>
            <w:gridSpan w:val="2"/>
            <w:shd w:val="clear" w:color="auto" w:fill="auto"/>
            <w:noWrap/>
            <w:vAlign w:val="bottom"/>
            <w:hideMark/>
          </w:tcPr>
          <w:p w14:paraId="6BC0571A" w14:textId="77777777" w:rsidR="00D05D23" w:rsidRPr="00D05D23" w:rsidRDefault="00D05D23" w:rsidP="00D05D2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rPr>
            </w:pPr>
            <w:r w:rsidRPr="00D05D23">
              <w:rPr>
                <w:rFonts w:eastAsia="Times New Roman" w:cs="Times New Roman"/>
              </w:rPr>
              <w:t>0.752241</w:t>
            </w:r>
          </w:p>
        </w:tc>
        <w:tc>
          <w:tcPr>
            <w:tcW w:w="1414" w:type="pct"/>
            <w:gridSpan w:val="2"/>
            <w:shd w:val="clear" w:color="auto" w:fill="auto"/>
            <w:noWrap/>
            <w:vAlign w:val="center"/>
            <w:hideMark/>
          </w:tcPr>
          <w:p w14:paraId="4CDA7B1A" w14:textId="77777777" w:rsidR="00D05D23" w:rsidRPr="00D05D23" w:rsidRDefault="00D05D23" w:rsidP="00D05D23">
            <w:pPr>
              <w:pBdr>
                <w:top w:val="none" w:sz="0" w:space="0" w:color="auto"/>
                <w:left w:val="none" w:sz="0" w:space="0" w:color="auto"/>
                <w:bottom w:val="none" w:sz="0" w:space="0" w:color="auto"/>
                <w:right w:val="none" w:sz="0" w:space="0" w:color="auto"/>
                <w:between w:val="none" w:sz="0" w:space="0" w:color="auto"/>
              </w:pBdr>
              <w:spacing w:after="0" w:line="240" w:lineRule="auto"/>
              <w:rPr>
                <w:rFonts w:ascii="Lucida Console" w:eastAsia="Times New Roman" w:hAnsi="Lucida Console" w:cs="Times New Roman"/>
                <w:sz w:val="20"/>
                <w:szCs w:val="20"/>
              </w:rPr>
            </w:pPr>
            <w:r w:rsidRPr="00D05D23">
              <w:rPr>
                <w:rFonts w:ascii="Lucida Console" w:eastAsia="Times New Roman" w:hAnsi="Lucida Console" w:cs="Times New Roman"/>
                <w:sz w:val="20"/>
                <w:szCs w:val="20"/>
              </w:rPr>
              <w:t>0.71953</w:t>
            </w:r>
          </w:p>
        </w:tc>
        <w:tc>
          <w:tcPr>
            <w:tcW w:w="1414" w:type="pct"/>
            <w:shd w:val="clear" w:color="auto" w:fill="auto"/>
            <w:noWrap/>
            <w:vAlign w:val="bottom"/>
            <w:hideMark/>
          </w:tcPr>
          <w:p w14:paraId="74B17B9E" w14:textId="77777777" w:rsidR="00D05D23" w:rsidRPr="00D05D23" w:rsidRDefault="00D05D23" w:rsidP="00D05D2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rPr>
            </w:pPr>
            <w:r w:rsidRPr="00D05D23">
              <w:rPr>
                <w:rFonts w:eastAsia="Times New Roman" w:cs="Times New Roman"/>
              </w:rPr>
              <w:t>0.784954</w:t>
            </w:r>
          </w:p>
        </w:tc>
      </w:tr>
      <w:tr w:rsidR="00D05D23" w:rsidRPr="00D05D23" w14:paraId="471CB8DE" w14:textId="77777777" w:rsidTr="00D05D23">
        <w:trPr>
          <w:trHeight w:val="288"/>
        </w:trPr>
        <w:tc>
          <w:tcPr>
            <w:tcW w:w="957" w:type="pct"/>
            <w:shd w:val="clear" w:color="auto" w:fill="auto"/>
            <w:noWrap/>
            <w:vAlign w:val="center"/>
            <w:hideMark/>
          </w:tcPr>
          <w:p w14:paraId="55FCA9BA" w14:textId="77777777" w:rsidR="00D05D23" w:rsidRPr="00D05D23" w:rsidRDefault="00D05D23" w:rsidP="00D05D23">
            <w:pPr>
              <w:pBdr>
                <w:top w:val="none" w:sz="0" w:space="0" w:color="auto"/>
                <w:left w:val="none" w:sz="0" w:space="0" w:color="auto"/>
                <w:bottom w:val="none" w:sz="0" w:space="0" w:color="auto"/>
                <w:right w:val="none" w:sz="0" w:space="0" w:color="auto"/>
                <w:between w:val="none" w:sz="0" w:space="0" w:color="auto"/>
              </w:pBdr>
              <w:spacing w:after="0" w:line="240" w:lineRule="auto"/>
              <w:rPr>
                <w:rFonts w:ascii="Lucida Console" w:eastAsia="Times New Roman" w:hAnsi="Lucida Console" w:cs="Times New Roman"/>
                <w:sz w:val="20"/>
                <w:szCs w:val="20"/>
              </w:rPr>
            </w:pPr>
            <w:r w:rsidRPr="00D05D23">
              <w:rPr>
                <w:rFonts w:ascii="Lucida Console" w:eastAsia="Times New Roman" w:hAnsi="Lucida Console" w:cs="Times New Roman"/>
                <w:sz w:val="20"/>
                <w:szCs w:val="20"/>
              </w:rPr>
              <w:t>2</w:t>
            </w:r>
          </w:p>
        </w:tc>
        <w:tc>
          <w:tcPr>
            <w:tcW w:w="1215" w:type="pct"/>
            <w:gridSpan w:val="2"/>
            <w:shd w:val="clear" w:color="auto" w:fill="auto"/>
            <w:noWrap/>
            <w:vAlign w:val="bottom"/>
            <w:hideMark/>
          </w:tcPr>
          <w:p w14:paraId="59082F1E" w14:textId="77777777" w:rsidR="00D05D23" w:rsidRPr="00D05D23" w:rsidRDefault="00D05D23" w:rsidP="00D05D2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rPr>
            </w:pPr>
            <w:r w:rsidRPr="00D05D23">
              <w:rPr>
                <w:rFonts w:eastAsia="Times New Roman" w:cs="Times New Roman"/>
              </w:rPr>
              <w:t>0.751837</w:t>
            </w:r>
          </w:p>
        </w:tc>
        <w:tc>
          <w:tcPr>
            <w:tcW w:w="1414" w:type="pct"/>
            <w:gridSpan w:val="2"/>
            <w:shd w:val="clear" w:color="auto" w:fill="auto"/>
            <w:noWrap/>
            <w:vAlign w:val="center"/>
            <w:hideMark/>
          </w:tcPr>
          <w:p w14:paraId="2A0476FA" w14:textId="77777777" w:rsidR="00D05D23" w:rsidRPr="00D05D23" w:rsidRDefault="00D05D23" w:rsidP="00D05D23">
            <w:pPr>
              <w:pBdr>
                <w:top w:val="none" w:sz="0" w:space="0" w:color="auto"/>
                <w:left w:val="none" w:sz="0" w:space="0" w:color="auto"/>
                <w:bottom w:val="none" w:sz="0" w:space="0" w:color="auto"/>
                <w:right w:val="none" w:sz="0" w:space="0" w:color="auto"/>
                <w:between w:val="none" w:sz="0" w:space="0" w:color="auto"/>
              </w:pBdr>
              <w:spacing w:after="0" w:line="240" w:lineRule="auto"/>
              <w:rPr>
                <w:rFonts w:ascii="Lucida Console" w:eastAsia="Times New Roman" w:hAnsi="Lucida Console" w:cs="Times New Roman"/>
                <w:sz w:val="20"/>
                <w:szCs w:val="20"/>
              </w:rPr>
            </w:pPr>
            <w:r w:rsidRPr="00D05D23">
              <w:rPr>
                <w:rFonts w:ascii="Lucida Console" w:eastAsia="Times New Roman" w:hAnsi="Lucida Console" w:cs="Times New Roman"/>
                <w:sz w:val="20"/>
                <w:szCs w:val="20"/>
              </w:rPr>
              <w:t>0.71911</w:t>
            </w:r>
          </w:p>
        </w:tc>
        <w:tc>
          <w:tcPr>
            <w:tcW w:w="1414" w:type="pct"/>
            <w:shd w:val="clear" w:color="auto" w:fill="auto"/>
            <w:noWrap/>
            <w:vAlign w:val="bottom"/>
            <w:hideMark/>
          </w:tcPr>
          <w:p w14:paraId="08552FF0" w14:textId="77777777" w:rsidR="00D05D23" w:rsidRPr="00D05D23" w:rsidRDefault="00D05D23" w:rsidP="00D05D2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rPr>
            </w:pPr>
            <w:r w:rsidRPr="00D05D23">
              <w:rPr>
                <w:rFonts w:eastAsia="Times New Roman" w:cs="Times New Roman"/>
              </w:rPr>
              <w:t>0.784563</w:t>
            </w:r>
          </w:p>
        </w:tc>
      </w:tr>
      <w:tr w:rsidR="00D05D23" w:rsidRPr="00D05D23" w14:paraId="483BA960" w14:textId="77777777" w:rsidTr="00D05D23">
        <w:trPr>
          <w:trHeight w:val="288"/>
        </w:trPr>
        <w:tc>
          <w:tcPr>
            <w:tcW w:w="957" w:type="pct"/>
            <w:shd w:val="clear" w:color="auto" w:fill="auto"/>
            <w:noWrap/>
            <w:vAlign w:val="center"/>
            <w:hideMark/>
          </w:tcPr>
          <w:p w14:paraId="33ECFCB5" w14:textId="77777777" w:rsidR="00D05D23" w:rsidRPr="00D05D23" w:rsidRDefault="00D05D23" w:rsidP="00D05D23">
            <w:pPr>
              <w:pBdr>
                <w:top w:val="none" w:sz="0" w:space="0" w:color="auto"/>
                <w:left w:val="none" w:sz="0" w:space="0" w:color="auto"/>
                <w:bottom w:val="none" w:sz="0" w:space="0" w:color="auto"/>
                <w:right w:val="none" w:sz="0" w:space="0" w:color="auto"/>
                <w:between w:val="none" w:sz="0" w:space="0" w:color="auto"/>
              </w:pBdr>
              <w:spacing w:after="0" w:line="240" w:lineRule="auto"/>
              <w:rPr>
                <w:rFonts w:ascii="Lucida Console" w:eastAsia="Times New Roman" w:hAnsi="Lucida Console" w:cs="Times New Roman"/>
                <w:sz w:val="20"/>
                <w:szCs w:val="20"/>
              </w:rPr>
            </w:pPr>
            <w:r w:rsidRPr="00D05D23">
              <w:rPr>
                <w:rFonts w:ascii="Lucida Console" w:eastAsia="Times New Roman" w:hAnsi="Lucida Console" w:cs="Times New Roman"/>
                <w:sz w:val="20"/>
                <w:szCs w:val="20"/>
              </w:rPr>
              <w:t>3</w:t>
            </w:r>
          </w:p>
        </w:tc>
        <w:tc>
          <w:tcPr>
            <w:tcW w:w="1215" w:type="pct"/>
            <w:gridSpan w:val="2"/>
            <w:shd w:val="clear" w:color="auto" w:fill="auto"/>
            <w:noWrap/>
            <w:vAlign w:val="bottom"/>
            <w:hideMark/>
          </w:tcPr>
          <w:p w14:paraId="25A7805A" w14:textId="77777777" w:rsidR="00D05D23" w:rsidRPr="00D05D23" w:rsidRDefault="00D05D23" w:rsidP="00D05D2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rPr>
            </w:pPr>
            <w:r w:rsidRPr="00D05D23">
              <w:rPr>
                <w:rFonts w:eastAsia="Times New Roman" w:cs="Times New Roman"/>
              </w:rPr>
              <w:t>0.751837</w:t>
            </w:r>
          </w:p>
        </w:tc>
        <w:tc>
          <w:tcPr>
            <w:tcW w:w="1414" w:type="pct"/>
            <w:gridSpan w:val="2"/>
            <w:shd w:val="clear" w:color="auto" w:fill="auto"/>
            <w:noWrap/>
            <w:vAlign w:val="center"/>
            <w:hideMark/>
          </w:tcPr>
          <w:p w14:paraId="25F3B2F2" w14:textId="77777777" w:rsidR="00D05D23" w:rsidRPr="00D05D23" w:rsidRDefault="00D05D23" w:rsidP="00D05D23">
            <w:pPr>
              <w:pBdr>
                <w:top w:val="none" w:sz="0" w:space="0" w:color="auto"/>
                <w:left w:val="none" w:sz="0" w:space="0" w:color="auto"/>
                <w:bottom w:val="none" w:sz="0" w:space="0" w:color="auto"/>
                <w:right w:val="none" w:sz="0" w:space="0" w:color="auto"/>
                <w:between w:val="none" w:sz="0" w:space="0" w:color="auto"/>
              </w:pBdr>
              <w:spacing w:after="0" w:line="240" w:lineRule="auto"/>
              <w:rPr>
                <w:rFonts w:ascii="Lucida Console" w:eastAsia="Times New Roman" w:hAnsi="Lucida Console" w:cs="Times New Roman"/>
                <w:sz w:val="20"/>
                <w:szCs w:val="20"/>
              </w:rPr>
            </w:pPr>
            <w:r w:rsidRPr="00D05D23">
              <w:rPr>
                <w:rFonts w:ascii="Lucida Console" w:eastAsia="Times New Roman" w:hAnsi="Lucida Console" w:cs="Times New Roman"/>
                <w:sz w:val="20"/>
                <w:szCs w:val="20"/>
              </w:rPr>
              <w:t>0.71911</w:t>
            </w:r>
          </w:p>
        </w:tc>
        <w:tc>
          <w:tcPr>
            <w:tcW w:w="1414" w:type="pct"/>
            <w:shd w:val="clear" w:color="auto" w:fill="auto"/>
            <w:noWrap/>
            <w:vAlign w:val="bottom"/>
            <w:hideMark/>
          </w:tcPr>
          <w:p w14:paraId="1124B4E0" w14:textId="77777777" w:rsidR="00D05D23" w:rsidRPr="00D05D23" w:rsidRDefault="00D05D23" w:rsidP="00D05D2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rPr>
            </w:pPr>
            <w:r w:rsidRPr="00D05D23">
              <w:rPr>
                <w:rFonts w:eastAsia="Times New Roman" w:cs="Times New Roman"/>
              </w:rPr>
              <w:t>0.784563</w:t>
            </w:r>
          </w:p>
        </w:tc>
      </w:tr>
      <w:tr w:rsidR="00D05D23" w:rsidRPr="00D05D23" w14:paraId="258F332C" w14:textId="77777777" w:rsidTr="00D05D23">
        <w:trPr>
          <w:trHeight w:val="288"/>
        </w:trPr>
        <w:tc>
          <w:tcPr>
            <w:tcW w:w="957" w:type="pct"/>
            <w:shd w:val="clear" w:color="auto" w:fill="auto"/>
            <w:noWrap/>
            <w:vAlign w:val="center"/>
            <w:hideMark/>
          </w:tcPr>
          <w:p w14:paraId="33DDA3F7" w14:textId="77777777" w:rsidR="00D05D23" w:rsidRPr="00D05D23" w:rsidRDefault="00D05D23" w:rsidP="00D05D23">
            <w:pPr>
              <w:pBdr>
                <w:top w:val="none" w:sz="0" w:space="0" w:color="auto"/>
                <w:left w:val="none" w:sz="0" w:space="0" w:color="auto"/>
                <w:bottom w:val="none" w:sz="0" w:space="0" w:color="auto"/>
                <w:right w:val="none" w:sz="0" w:space="0" w:color="auto"/>
                <w:between w:val="none" w:sz="0" w:space="0" w:color="auto"/>
              </w:pBdr>
              <w:spacing w:after="0" w:line="240" w:lineRule="auto"/>
              <w:rPr>
                <w:rFonts w:ascii="Lucida Console" w:eastAsia="Times New Roman" w:hAnsi="Lucida Console" w:cs="Times New Roman"/>
                <w:sz w:val="20"/>
                <w:szCs w:val="20"/>
              </w:rPr>
            </w:pPr>
            <w:r w:rsidRPr="00D05D23">
              <w:rPr>
                <w:rFonts w:ascii="Lucida Console" w:eastAsia="Times New Roman" w:hAnsi="Lucida Console" w:cs="Times New Roman"/>
                <w:sz w:val="20"/>
                <w:szCs w:val="20"/>
              </w:rPr>
              <w:t>4</w:t>
            </w:r>
          </w:p>
        </w:tc>
        <w:tc>
          <w:tcPr>
            <w:tcW w:w="1215" w:type="pct"/>
            <w:gridSpan w:val="2"/>
            <w:shd w:val="clear" w:color="auto" w:fill="auto"/>
            <w:noWrap/>
            <w:vAlign w:val="bottom"/>
            <w:hideMark/>
          </w:tcPr>
          <w:p w14:paraId="58E7F745" w14:textId="77777777" w:rsidR="00D05D23" w:rsidRPr="00D05D23" w:rsidRDefault="00D05D23" w:rsidP="00D05D2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rPr>
            </w:pPr>
            <w:r w:rsidRPr="00D05D23">
              <w:rPr>
                <w:rFonts w:eastAsia="Times New Roman" w:cs="Times New Roman"/>
              </w:rPr>
              <w:t>0.751837</w:t>
            </w:r>
          </w:p>
        </w:tc>
        <w:tc>
          <w:tcPr>
            <w:tcW w:w="1414" w:type="pct"/>
            <w:gridSpan w:val="2"/>
            <w:shd w:val="clear" w:color="auto" w:fill="auto"/>
            <w:noWrap/>
            <w:vAlign w:val="center"/>
            <w:hideMark/>
          </w:tcPr>
          <w:p w14:paraId="56060947" w14:textId="77777777" w:rsidR="00D05D23" w:rsidRPr="00D05D23" w:rsidRDefault="00D05D23" w:rsidP="00D05D23">
            <w:pPr>
              <w:pBdr>
                <w:top w:val="none" w:sz="0" w:space="0" w:color="auto"/>
                <w:left w:val="none" w:sz="0" w:space="0" w:color="auto"/>
                <w:bottom w:val="none" w:sz="0" w:space="0" w:color="auto"/>
                <w:right w:val="none" w:sz="0" w:space="0" w:color="auto"/>
                <w:between w:val="none" w:sz="0" w:space="0" w:color="auto"/>
              </w:pBdr>
              <w:spacing w:after="0" w:line="240" w:lineRule="auto"/>
              <w:rPr>
                <w:rFonts w:ascii="Lucida Console" w:eastAsia="Times New Roman" w:hAnsi="Lucida Console" w:cs="Times New Roman"/>
                <w:sz w:val="20"/>
                <w:szCs w:val="20"/>
              </w:rPr>
            </w:pPr>
            <w:r w:rsidRPr="00D05D23">
              <w:rPr>
                <w:rFonts w:ascii="Lucida Console" w:eastAsia="Times New Roman" w:hAnsi="Lucida Console" w:cs="Times New Roman"/>
                <w:sz w:val="20"/>
                <w:szCs w:val="20"/>
              </w:rPr>
              <w:t>0.71911</w:t>
            </w:r>
          </w:p>
        </w:tc>
        <w:tc>
          <w:tcPr>
            <w:tcW w:w="1414" w:type="pct"/>
            <w:shd w:val="clear" w:color="auto" w:fill="auto"/>
            <w:noWrap/>
            <w:vAlign w:val="bottom"/>
            <w:hideMark/>
          </w:tcPr>
          <w:p w14:paraId="409EC242" w14:textId="77777777" w:rsidR="00D05D23" w:rsidRPr="00D05D23" w:rsidRDefault="00D05D23" w:rsidP="00D05D2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rPr>
            </w:pPr>
            <w:r w:rsidRPr="00D05D23">
              <w:rPr>
                <w:rFonts w:eastAsia="Times New Roman" w:cs="Times New Roman"/>
              </w:rPr>
              <w:t>0.784563</w:t>
            </w:r>
          </w:p>
        </w:tc>
      </w:tr>
      <w:tr w:rsidR="00D05D23" w:rsidRPr="00D05D23" w14:paraId="4BAC6197" w14:textId="77777777" w:rsidTr="00D05D23">
        <w:trPr>
          <w:trHeight w:val="288"/>
        </w:trPr>
        <w:tc>
          <w:tcPr>
            <w:tcW w:w="957" w:type="pct"/>
            <w:shd w:val="clear" w:color="auto" w:fill="auto"/>
            <w:noWrap/>
            <w:vAlign w:val="center"/>
            <w:hideMark/>
          </w:tcPr>
          <w:p w14:paraId="01AAE69F" w14:textId="77777777" w:rsidR="00D05D23" w:rsidRPr="00D05D23" w:rsidRDefault="00D05D23" w:rsidP="00D05D23">
            <w:pPr>
              <w:pBdr>
                <w:top w:val="none" w:sz="0" w:space="0" w:color="auto"/>
                <w:left w:val="none" w:sz="0" w:space="0" w:color="auto"/>
                <w:bottom w:val="none" w:sz="0" w:space="0" w:color="auto"/>
                <w:right w:val="none" w:sz="0" w:space="0" w:color="auto"/>
                <w:between w:val="none" w:sz="0" w:space="0" w:color="auto"/>
              </w:pBdr>
              <w:spacing w:after="0" w:line="240" w:lineRule="auto"/>
              <w:rPr>
                <w:rFonts w:ascii="Lucida Console" w:eastAsia="Times New Roman" w:hAnsi="Lucida Console" w:cs="Times New Roman"/>
                <w:sz w:val="20"/>
                <w:szCs w:val="20"/>
              </w:rPr>
            </w:pPr>
            <w:r w:rsidRPr="00D05D23">
              <w:rPr>
                <w:rFonts w:ascii="Lucida Console" w:eastAsia="Times New Roman" w:hAnsi="Lucida Console" w:cs="Times New Roman"/>
                <w:sz w:val="20"/>
                <w:szCs w:val="20"/>
              </w:rPr>
              <w:t>5</w:t>
            </w:r>
          </w:p>
        </w:tc>
        <w:tc>
          <w:tcPr>
            <w:tcW w:w="1215" w:type="pct"/>
            <w:gridSpan w:val="2"/>
            <w:shd w:val="clear" w:color="auto" w:fill="auto"/>
            <w:noWrap/>
            <w:vAlign w:val="bottom"/>
            <w:hideMark/>
          </w:tcPr>
          <w:p w14:paraId="145E07C1" w14:textId="77777777" w:rsidR="00D05D23" w:rsidRPr="00D05D23" w:rsidRDefault="00D05D23" w:rsidP="00D05D2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rPr>
            </w:pPr>
            <w:r w:rsidRPr="00D05D23">
              <w:rPr>
                <w:rFonts w:eastAsia="Times New Roman" w:cs="Times New Roman"/>
              </w:rPr>
              <w:t>0.751609</w:t>
            </w:r>
          </w:p>
        </w:tc>
        <w:tc>
          <w:tcPr>
            <w:tcW w:w="1414" w:type="pct"/>
            <w:gridSpan w:val="2"/>
            <w:shd w:val="clear" w:color="auto" w:fill="auto"/>
            <w:noWrap/>
            <w:vAlign w:val="center"/>
            <w:hideMark/>
          </w:tcPr>
          <w:p w14:paraId="765C2E1C" w14:textId="77777777" w:rsidR="00D05D23" w:rsidRPr="00D05D23" w:rsidRDefault="00D05D23" w:rsidP="00D05D23">
            <w:pPr>
              <w:pBdr>
                <w:top w:val="none" w:sz="0" w:space="0" w:color="auto"/>
                <w:left w:val="none" w:sz="0" w:space="0" w:color="auto"/>
                <w:bottom w:val="none" w:sz="0" w:space="0" w:color="auto"/>
                <w:right w:val="none" w:sz="0" w:space="0" w:color="auto"/>
                <w:between w:val="none" w:sz="0" w:space="0" w:color="auto"/>
              </w:pBdr>
              <w:spacing w:after="0" w:line="240" w:lineRule="auto"/>
              <w:rPr>
                <w:rFonts w:ascii="Lucida Console" w:eastAsia="Times New Roman" w:hAnsi="Lucida Console" w:cs="Times New Roman"/>
                <w:sz w:val="20"/>
                <w:szCs w:val="20"/>
              </w:rPr>
            </w:pPr>
            <w:r w:rsidRPr="00D05D23">
              <w:rPr>
                <w:rFonts w:ascii="Lucida Console" w:eastAsia="Times New Roman" w:hAnsi="Lucida Console" w:cs="Times New Roman"/>
                <w:sz w:val="20"/>
                <w:szCs w:val="20"/>
              </w:rPr>
              <w:t>0.71888</w:t>
            </w:r>
          </w:p>
        </w:tc>
        <w:tc>
          <w:tcPr>
            <w:tcW w:w="1414" w:type="pct"/>
            <w:shd w:val="clear" w:color="auto" w:fill="auto"/>
            <w:noWrap/>
            <w:vAlign w:val="bottom"/>
            <w:hideMark/>
          </w:tcPr>
          <w:p w14:paraId="4961E574" w14:textId="77777777" w:rsidR="00D05D23" w:rsidRPr="00D05D23" w:rsidRDefault="00D05D23" w:rsidP="00D05D2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rPr>
            </w:pPr>
            <w:r w:rsidRPr="00D05D23">
              <w:rPr>
                <w:rFonts w:eastAsia="Times New Roman" w:cs="Times New Roman"/>
              </w:rPr>
              <w:t>0.784343</w:t>
            </w:r>
          </w:p>
        </w:tc>
      </w:tr>
      <w:tr w:rsidR="00D05D23" w:rsidRPr="00D05D23" w14:paraId="5CE77398" w14:textId="77777777" w:rsidTr="00D05D23">
        <w:trPr>
          <w:trHeight w:val="288"/>
        </w:trPr>
        <w:tc>
          <w:tcPr>
            <w:tcW w:w="957" w:type="pct"/>
            <w:shd w:val="clear" w:color="auto" w:fill="auto"/>
            <w:noWrap/>
            <w:vAlign w:val="center"/>
            <w:hideMark/>
          </w:tcPr>
          <w:p w14:paraId="2F28BE84" w14:textId="77777777" w:rsidR="00D05D23" w:rsidRPr="00D05D23" w:rsidRDefault="00D05D23" w:rsidP="00D05D23">
            <w:pPr>
              <w:pBdr>
                <w:top w:val="none" w:sz="0" w:space="0" w:color="auto"/>
                <w:left w:val="none" w:sz="0" w:space="0" w:color="auto"/>
                <w:bottom w:val="none" w:sz="0" w:space="0" w:color="auto"/>
                <w:right w:val="none" w:sz="0" w:space="0" w:color="auto"/>
                <w:between w:val="none" w:sz="0" w:space="0" w:color="auto"/>
              </w:pBdr>
              <w:spacing w:after="0" w:line="240" w:lineRule="auto"/>
              <w:rPr>
                <w:rFonts w:ascii="Lucida Console" w:eastAsia="Times New Roman" w:hAnsi="Lucida Console" w:cs="Times New Roman"/>
                <w:sz w:val="20"/>
                <w:szCs w:val="20"/>
              </w:rPr>
            </w:pPr>
            <w:r w:rsidRPr="00D05D23">
              <w:rPr>
                <w:rFonts w:ascii="Lucida Console" w:eastAsia="Times New Roman" w:hAnsi="Lucida Console" w:cs="Times New Roman"/>
                <w:sz w:val="20"/>
                <w:szCs w:val="20"/>
              </w:rPr>
              <w:t>6</w:t>
            </w:r>
          </w:p>
        </w:tc>
        <w:tc>
          <w:tcPr>
            <w:tcW w:w="1215" w:type="pct"/>
            <w:gridSpan w:val="2"/>
            <w:shd w:val="clear" w:color="auto" w:fill="auto"/>
            <w:noWrap/>
            <w:vAlign w:val="bottom"/>
            <w:hideMark/>
          </w:tcPr>
          <w:p w14:paraId="49218D91" w14:textId="77777777" w:rsidR="00D05D23" w:rsidRPr="00D05D23" w:rsidRDefault="00D05D23" w:rsidP="00D05D2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rPr>
            </w:pPr>
            <w:r w:rsidRPr="00D05D23">
              <w:rPr>
                <w:rFonts w:eastAsia="Times New Roman" w:cs="Times New Roman"/>
              </w:rPr>
              <w:t>0.751609</w:t>
            </w:r>
          </w:p>
        </w:tc>
        <w:tc>
          <w:tcPr>
            <w:tcW w:w="1414" w:type="pct"/>
            <w:gridSpan w:val="2"/>
            <w:shd w:val="clear" w:color="auto" w:fill="auto"/>
            <w:noWrap/>
            <w:vAlign w:val="center"/>
            <w:hideMark/>
          </w:tcPr>
          <w:p w14:paraId="2740D5AF" w14:textId="77777777" w:rsidR="00D05D23" w:rsidRPr="00D05D23" w:rsidRDefault="00D05D23" w:rsidP="00D05D23">
            <w:pPr>
              <w:pBdr>
                <w:top w:val="none" w:sz="0" w:space="0" w:color="auto"/>
                <w:left w:val="none" w:sz="0" w:space="0" w:color="auto"/>
                <w:bottom w:val="none" w:sz="0" w:space="0" w:color="auto"/>
                <w:right w:val="none" w:sz="0" w:space="0" w:color="auto"/>
                <w:between w:val="none" w:sz="0" w:space="0" w:color="auto"/>
              </w:pBdr>
              <w:spacing w:after="0" w:line="240" w:lineRule="auto"/>
              <w:rPr>
                <w:rFonts w:ascii="Lucida Console" w:eastAsia="Times New Roman" w:hAnsi="Lucida Console" w:cs="Times New Roman"/>
                <w:sz w:val="20"/>
                <w:szCs w:val="20"/>
              </w:rPr>
            </w:pPr>
            <w:r w:rsidRPr="00D05D23">
              <w:rPr>
                <w:rFonts w:ascii="Lucida Console" w:eastAsia="Times New Roman" w:hAnsi="Lucida Console" w:cs="Times New Roman"/>
                <w:sz w:val="20"/>
                <w:szCs w:val="20"/>
              </w:rPr>
              <w:t>0.71888</w:t>
            </w:r>
          </w:p>
        </w:tc>
        <w:tc>
          <w:tcPr>
            <w:tcW w:w="1414" w:type="pct"/>
            <w:shd w:val="clear" w:color="auto" w:fill="auto"/>
            <w:noWrap/>
            <w:vAlign w:val="bottom"/>
            <w:hideMark/>
          </w:tcPr>
          <w:p w14:paraId="7D526486" w14:textId="77777777" w:rsidR="00D05D23" w:rsidRPr="00D05D23" w:rsidRDefault="00D05D23" w:rsidP="00D05D2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rPr>
            </w:pPr>
            <w:r w:rsidRPr="00D05D23">
              <w:rPr>
                <w:rFonts w:eastAsia="Times New Roman" w:cs="Times New Roman"/>
              </w:rPr>
              <w:t>0.784343</w:t>
            </w:r>
          </w:p>
        </w:tc>
      </w:tr>
      <w:tr w:rsidR="00D05D23" w:rsidRPr="00D05D23" w14:paraId="7A9B1496" w14:textId="77777777" w:rsidTr="00D05D23">
        <w:trPr>
          <w:trHeight w:val="288"/>
        </w:trPr>
        <w:tc>
          <w:tcPr>
            <w:tcW w:w="957" w:type="pct"/>
            <w:shd w:val="clear" w:color="auto" w:fill="auto"/>
            <w:noWrap/>
            <w:vAlign w:val="center"/>
            <w:hideMark/>
          </w:tcPr>
          <w:p w14:paraId="364A856E" w14:textId="77777777" w:rsidR="00D05D23" w:rsidRPr="00D05D23" w:rsidRDefault="00D05D23" w:rsidP="00D05D23">
            <w:pPr>
              <w:pBdr>
                <w:top w:val="none" w:sz="0" w:space="0" w:color="auto"/>
                <w:left w:val="none" w:sz="0" w:space="0" w:color="auto"/>
                <w:bottom w:val="none" w:sz="0" w:space="0" w:color="auto"/>
                <w:right w:val="none" w:sz="0" w:space="0" w:color="auto"/>
                <w:between w:val="none" w:sz="0" w:space="0" w:color="auto"/>
              </w:pBdr>
              <w:spacing w:after="0" w:line="240" w:lineRule="auto"/>
              <w:rPr>
                <w:rFonts w:ascii="Lucida Console" w:eastAsia="Times New Roman" w:hAnsi="Lucida Console" w:cs="Times New Roman"/>
                <w:sz w:val="20"/>
                <w:szCs w:val="20"/>
              </w:rPr>
            </w:pPr>
            <w:r w:rsidRPr="00D05D23">
              <w:rPr>
                <w:rFonts w:ascii="Lucida Console" w:eastAsia="Times New Roman" w:hAnsi="Lucida Console" w:cs="Times New Roman"/>
                <w:sz w:val="20"/>
                <w:szCs w:val="20"/>
              </w:rPr>
              <w:t>7</w:t>
            </w:r>
          </w:p>
        </w:tc>
        <w:tc>
          <w:tcPr>
            <w:tcW w:w="1215" w:type="pct"/>
            <w:gridSpan w:val="2"/>
            <w:shd w:val="clear" w:color="auto" w:fill="auto"/>
            <w:noWrap/>
            <w:vAlign w:val="bottom"/>
            <w:hideMark/>
          </w:tcPr>
          <w:p w14:paraId="63EDA66C" w14:textId="77777777" w:rsidR="00D05D23" w:rsidRPr="00D05D23" w:rsidRDefault="00D05D23" w:rsidP="00D05D2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rPr>
            </w:pPr>
            <w:r w:rsidRPr="00D05D23">
              <w:rPr>
                <w:rFonts w:eastAsia="Times New Roman" w:cs="Times New Roman"/>
              </w:rPr>
              <w:t>0.751609</w:t>
            </w:r>
          </w:p>
        </w:tc>
        <w:tc>
          <w:tcPr>
            <w:tcW w:w="1414" w:type="pct"/>
            <w:gridSpan w:val="2"/>
            <w:shd w:val="clear" w:color="auto" w:fill="auto"/>
            <w:noWrap/>
            <w:vAlign w:val="center"/>
            <w:hideMark/>
          </w:tcPr>
          <w:p w14:paraId="2F1678CB" w14:textId="77777777" w:rsidR="00D05D23" w:rsidRPr="00D05D23" w:rsidRDefault="00D05D23" w:rsidP="00D05D23">
            <w:pPr>
              <w:pBdr>
                <w:top w:val="none" w:sz="0" w:space="0" w:color="auto"/>
                <w:left w:val="none" w:sz="0" w:space="0" w:color="auto"/>
                <w:bottom w:val="none" w:sz="0" w:space="0" w:color="auto"/>
                <w:right w:val="none" w:sz="0" w:space="0" w:color="auto"/>
                <w:between w:val="none" w:sz="0" w:space="0" w:color="auto"/>
              </w:pBdr>
              <w:spacing w:after="0" w:line="240" w:lineRule="auto"/>
              <w:rPr>
                <w:rFonts w:ascii="Lucida Console" w:eastAsia="Times New Roman" w:hAnsi="Lucida Console" w:cs="Times New Roman"/>
                <w:sz w:val="20"/>
                <w:szCs w:val="20"/>
              </w:rPr>
            </w:pPr>
            <w:r w:rsidRPr="00D05D23">
              <w:rPr>
                <w:rFonts w:ascii="Lucida Console" w:eastAsia="Times New Roman" w:hAnsi="Lucida Console" w:cs="Times New Roman"/>
                <w:sz w:val="20"/>
                <w:szCs w:val="20"/>
              </w:rPr>
              <w:t>0.71888</w:t>
            </w:r>
          </w:p>
        </w:tc>
        <w:tc>
          <w:tcPr>
            <w:tcW w:w="1414" w:type="pct"/>
            <w:shd w:val="clear" w:color="auto" w:fill="auto"/>
            <w:noWrap/>
            <w:vAlign w:val="bottom"/>
            <w:hideMark/>
          </w:tcPr>
          <w:p w14:paraId="0C24CB62" w14:textId="77777777" w:rsidR="00D05D23" w:rsidRPr="00D05D23" w:rsidRDefault="00D05D23" w:rsidP="00D05D2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rPr>
            </w:pPr>
            <w:r w:rsidRPr="00D05D23">
              <w:rPr>
                <w:rFonts w:eastAsia="Times New Roman" w:cs="Times New Roman"/>
              </w:rPr>
              <w:t>0.784343</w:t>
            </w:r>
          </w:p>
        </w:tc>
      </w:tr>
      <w:tr w:rsidR="00D05D23" w:rsidRPr="00D05D23" w14:paraId="284AC6C5" w14:textId="77777777" w:rsidTr="00D05D23">
        <w:trPr>
          <w:trHeight w:val="288"/>
        </w:trPr>
        <w:tc>
          <w:tcPr>
            <w:tcW w:w="957" w:type="pct"/>
            <w:shd w:val="clear" w:color="auto" w:fill="auto"/>
            <w:noWrap/>
            <w:vAlign w:val="center"/>
            <w:hideMark/>
          </w:tcPr>
          <w:p w14:paraId="2A71C238" w14:textId="77777777" w:rsidR="00D05D23" w:rsidRPr="00D05D23" w:rsidRDefault="00D05D23" w:rsidP="00D05D23">
            <w:pPr>
              <w:pBdr>
                <w:top w:val="none" w:sz="0" w:space="0" w:color="auto"/>
                <w:left w:val="none" w:sz="0" w:space="0" w:color="auto"/>
                <w:bottom w:val="none" w:sz="0" w:space="0" w:color="auto"/>
                <w:right w:val="none" w:sz="0" w:space="0" w:color="auto"/>
                <w:between w:val="none" w:sz="0" w:space="0" w:color="auto"/>
              </w:pBdr>
              <w:spacing w:after="0" w:line="240" w:lineRule="auto"/>
              <w:rPr>
                <w:rFonts w:ascii="Lucida Console" w:eastAsia="Times New Roman" w:hAnsi="Lucida Console" w:cs="Times New Roman"/>
                <w:sz w:val="20"/>
                <w:szCs w:val="20"/>
              </w:rPr>
            </w:pPr>
            <w:r w:rsidRPr="00D05D23">
              <w:rPr>
                <w:rFonts w:ascii="Lucida Console" w:eastAsia="Times New Roman" w:hAnsi="Lucida Console" w:cs="Times New Roman"/>
                <w:sz w:val="20"/>
                <w:szCs w:val="20"/>
              </w:rPr>
              <w:t>8</w:t>
            </w:r>
          </w:p>
        </w:tc>
        <w:tc>
          <w:tcPr>
            <w:tcW w:w="1215" w:type="pct"/>
            <w:gridSpan w:val="2"/>
            <w:shd w:val="clear" w:color="auto" w:fill="auto"/>
            <w:noWrap/>
            <w:vAlign w:val="bottom"/>
            <w:hideMark/>
          </w:tcPr>
          <w:p w14:paraId="69349E68" w14:textId="77777777" w:rsidR="00D05D23" w:rsidRPr="00D05D23" w:rsidRDefault="00D05D23" w:rsidP="00D05D2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rPr>
            </w:pPr>
            <w:r w:rsidRPr="00D05D23">
              <w:rPr>
                <w:rFonts w:eastAsia="Times New Roman" w:cs="Times New Roman"/>
              </w:rPr>
              <w:t>0.751609</w:t>
            </w:r>
          </w:p>
        </w:tc>
        <w:tc>
          <w:tcPr>
            <w:tcW w:w="1414" w:type="pct"/>
            <w:gridSpan w:val="2"/>
            <w:shd w:val="clear" w:color="auto" w:fill="auto"/>
            <w:noWrap/>
            <w:vAlign w:val="center"/>
            <w:hideMark/>
          </w:tcPr>
          <w:p w14:paraId="22ADE13C" w14:textId="77777777" w:rsidR="00D05D23" w:rsidRPr="00D05D23" w:rsidRDefault="00D05D23" w:rsidP="00D05D23">
            <w:pPr>
              <w:pBdr>
                <w:top w:val="none" w:sz="0" w:space="0" w:color="auto"/>
                <w:left w:val="none" w:sz="0" w:space="0" w:color="auto"/>
                <w:bottom w:val="none" w:sz="0" w:space="0" w:color="auto"/>
                <w:right w:val="none" w:sz="0" w:space="0" w:color="auto"/>
                <w:between w:val="none" w:sz="0" w:space="0" w:color="auto"/>
              </w:pBdr>
              <w:spacing w:after="0" w:line="240" w:lineRule="auto"/>
              <w:rPr>
                <w:rFonts w:ascii="Lucida Console" w:eastAsia="Times New Roman" w:hAnsi="Lucida Console" w:cs="Times New Roman"/>
                <w:sz w:val="20"/>
                <w:szCs w:val="20"/>
              </w:rPr>
            </w:pPr>
            <w:r w:rsidRPr="00D05D23">
              <w:rPr>
                <w:rFonts w:ascii="Lucida Console" w:eastAsia="Times New Roman" w:hAnsi="Lucida Console" w:cs="Times New Roman"/>
                <w:sz w:val="20"/>
                <w:szCs w:val="20"/>
              </w:rPr>
              <w:t>0.71888</w:t>
            </w:r>
          </w:p>
        </w:tc>
        <w:tc>
          <w:tcPr>
            <w:tcW w:w="1414" w:type="pct"/>
            <w:shd w:val="clear" w:color="auto" w:fill="auto"/>
            <w:noWrap/>
            <w:vAlign w:val="bottom"/>
            <w:hideMark/>
          </w:tcPr>
          <w:p w14:paraId="03A69264" w14:textId="77777777" w:rsidR="00D05D23" w:rsidRPr="00D05D23" w:rsidRDefault="00D05D23" w:rsidP="00D05D2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rPr>
            </w:pPr>
            <w:r w:rsidRPr="00D05D23">
              <w:rPr>
                <w:rFonts w:eastAsia="Times New Roman" w:cs="Times New Roman"/>
              </w:rPr>
              <w:t>0.784343</w:t>
            </w:r>
          </w:p>
        </w:tc>
      </w:tr>
      <w:tr w:rsidR="00D05D23" w:rsidRPr="00D05D23" w14:paraId="101C7788" w14:textId="77777777" w:rsidTr="00D05D23">
        <w:trPr>
          <w:trHeight w:val="288"/>
        </w:trPr>
        <w:tc>
          <w:tcPr>
            <w:tcW w:w="957" w:type="pct"/>
            <w:shd w:val="clear" w:color="auto" w:fill="auto"/>
            <w:noWrap/>
            <w:vAlign w:val="center"/>
            <w:hideMark/>
          </w:tcPr>
          <w:p w14:paraId="57B82F22" w14:textId="77777777" w:rsidR="00D05D23" w:rsidRPr="00D05D23" w:rsidRDefault="00D05D23" w:rsidP="00D05D23">
            <w:pPr>
              <w:pBdr>
                <w:top w:val="none" w:sz="0" w:space="0" w:color="auto"/>
                <w:left w:val="none" w:sz="0" w:space="0" w:color="auto"/>
                <w:bottom w:val="none" w:sz="0" w:space="0" w:color="auto"/>
                <w:right w:val="none" w:sz="0" w:space="0" w:color="auto"/>
                <w:between w:val="none" w:sz="0" w:space="0" w:color="auto"/>
              </w:pBdr>
              <w:spacing w:after="0" w:line="240" w:lineRule="auto"/>
              <w:rPr>
                <w:rFonts w:ascii="Lucida Console" w:eastAsia="Times New Roman" w:hAnsi="Lucida Console" w:cs="Times New Roman"/>
                <w:sz w:val="20"/>
                <w:szCs w:val="20"/>
              </w:rPr>
            </w:pPr>
            <w:r w:rsidRPr="00D05D23">
              <w:rPr>
                <w:rFonts w:ascii="Lucida Console" w:eastAsia="Times New Roman" w:hAnsi="Lucida Console" w:cs="Times New Roman"/>
                <w:sz w:val="20"/>
                <w:szCs w:val="20"/>
              </w:rPr>
              <w:t>9</w:t>
            </w:r>
          </w:p>
        </w:tc>
        <w:tc>
          <w:tcPr>
            <w:tcW w:w="1215" w:type="pct"/>
            <w:gridSpan w:val="2"/>
            <w:shd w:val="clear" w:color="auto" w:fill="auto"/>
            <w:noWrap/>
            <w:vAlign w:val="bottom"/>
            <w:hideMark/>
          </w:tcPr>
          <w:p w14:paraId="4FF514B3" w14:textId="77777777" w:rsidR="00D05D23" w:rsidRPr="00D05D23" w:rsidRDefault="00D05D23" w:rsidP="00D05D2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rPr>
            </w:pPr>
            <w:r w:rsidRPr="00D05D23">
              <w:rPr>
                <w:rFonts w:eastAsia="Times New Roman" w:cs="Times New Roman"/>
              </w:rPr>
              <w:t>0.751609</w:t>
            </w:r>
          </w:p>
        </w:tc>
        <w:tc>
          <w:tcPr>
            <w:tcW w:w="1414" w:type="pct"/>
            <w:gridSpan w:val="2"/>
            <w:shd w:val="clear" w:color="auto" w:fill="auto"/>
            <w:noWrap/>
            <w:vAlign w:val="center"/>
            <w:hideMark/>
          </w:tcPr>
          <w:p w14:paraId="0827FFB5" w14:textId="77777777" w:rsidR="00D05D23" w:rsidRPr="00D05D23" w:rsidRDefault="00D05D23" w:rsidP="00D05D23">
            <w:pPr>
              <w:pBdr>
                <w:top w:val="none" w:sz="0" w:space="0" w:color="auto"/>
                <w:left w:val="none" w:sz="0" w:space="0" w:color="auto"/>
                <w:bottom w:val="none" w:sz="0" w:space="0" w:color="auto"/>
                <w:right w:val="none" w:sz="0" w:space="0" w:color="auto"/>
                <w:between w:val="none" w:sz="0" w:space="0" w:color="auto"/>
              </w:pBdr>
              <w:spacing w:after="0" w:line="240" w:lineRule="auto"/>
              <w:rPr>
                <w:rFonts w:ascii="Lucida Console" w:eastAsia="Times New Roman" w:hAnsi="Lucida Console" w:cs="Times New Roman"/>
                <w:sz w:val="20"/>
                <w:szCs w:val="20"/>
              </w:rPr>
            </w:pPr>
            <w:r w:rsidRPr="00D05D23">
              <w:rPr>
                <w:rFonts w:ascii="Lucida Console" w:eastAsia="Times New Roman" w:hAnsi="Lucida Console" w:cs="Times New Roman"/>
                <w:sz w:val="20"/>
                <w:szCs w:val="20"/>
              </w:rPr>
              <w:t>0.71888</w:t>
            </w:r>
          </w:p>
        </w:tc>
        <w:tc>
          <w:tcPr>
            <w:tcW w:w="1414" w:type="pct"/>
            <w:shd w:val="clear" w:color="auto" w:fill="auto"/>
            <w:noWrap/>
            <w:vAlign w:val="bottom"/>
            <w:hideMark/>
          </w:tcPr>
          <w:p w14:paraId="01896CB8" w14:textId="77777777" w:rsidR="00D05D23" w:rsidRPr="00D05D23" w:rsidRDefault="00D05D23" w:rsidP="00D05D2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rPr>
            </w:pPr>
            <w:r w:rsidRPr="00D05D23">
              <w:rPr>
                <w:rFonts w:eastAsia="Times New Roman" w:cs="Times New Roman"/>
              </w:rPr>
              <w:t>0.784343</w:t>
            </w:r>
          </w:p>
        </w:tc>
      </w:tr>
      <w:tr w:rsidR="00D05D23" w:rsidRPr="00D05D23" w14:paraId="1DEBD795" w14:textId="77777777" w:rsidTr="00D05D23">
        <w:trPr>
          <w:trHeight w:val="288"/>
        </w:trPr>
        <w:tc>
          <w:tcPr>
            <w:tcW w:w="957" w:type="pct"/>
            <w:shd w:val="clear" w:color="auto" w:fill="auto"/>
            <w:noWrap/>
            <w:vAlign w:val="center"/>
            <w:hideMark/>
          </w:tcPr>
          <w:p w14:paraId="2F226816" w14:textId="77777777" w:rsidR="00D05D23" w:rsidRPr="00D05D23" w:rsidRDefault="00D05D23" w:rsidP="00D05D23">
            <w:pPr>
              <w:pBdr>
                <w:top w:val="none" w:sz="0" w:space="0" w:color="auto"/>
                <w:left w:val="none" w:sz="0" w:space="0" w:color="auto"/>
                <w:bottom w:val="none" w:sz="0" w:space="0" w:color="auto"/>
                <w:right w:val="none" w:sz="0" w:space="0" w:color="auto"/>
                <w:between w:val="none" w:sz="0" w:space="0" w:color="auto"/>
              </w:pBdr>
              <w:spacing w:after="0" w:line="240" w:lineRule="auto"/>
              <w:rPr>
                <w:rFonts w:ascii="Lucida Console" w:eastAsia="Times New Roman" w:hAnsi="Lucida Console" w:cs="Times New Roman"/>
                <w:sz w:val="20"/>
                <w:szCs w:val="20"/>
              </w:rPr>
            </w:pPr>
            <w:r w:rsidRPr="00D05D23">
              <w:rPr>
                <w:rFonts w:ascii="Lucida Console" w:eastAsia="Times New Roman" w:hAnsi="Lucida Console" w:cs="Times New Roman"/>
                <w:sz w:val="20"/>
                <w:szCs w:val="20"/>
              </w:rPr>
              <w:t>10</w:t>
            </w:r>
          </w:p>
        </w:tc>
        <w:tc>
          <w:tcPr>
            <w:tcW w:w="1215" w:type="pct"/>
            <w:gridSpan w:val="2"/>
            <w:shd w:val="clear" w:color="auto" w:fill="auto"/>
            <w:noWrap/>
            <w:vAlign w:val="bottom"/>
            <w:hideMark/>
          </w:tcPr>
          <w:p w14:paraId="55FFE480" w14:textId="77777777" w:rsidR="00D05D23" w:rsidRPr="00D05D23" w:rsidRDefault="00D05D23" w:rsidP="00D05D2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rPr>
            </w:pPr>
            <w:r w:rsidRPr="00D05D23">
              <w:rPr>
                <w:rFonts w:eastAsia="Times New Roman" w:cs="Times New Roman"/>
              </w:rPr>
              <w:t>0.751609</w:t>
            </w:r>
          </w:p>
        </w:tc>
        <w:tc>
          <w:tcPr>
            <w:tcW w:w="1414" w:type="pct"/>
            <w:gridSpan w:val="2"/>
            <w:shd w:val="clear" w:color="auto" w:fill="auto"/>
            <w:noWrap/>
            <w:vAlign w:val="center"/>
            <w:hideMark/>
          </w:tcPr>
          <w:p w14:paraId="54EDF627" w14:textId="77777777" w:rsidR="00D05D23" w:rsidRPr="00D05D23" w:rsidRDefault="00D05D23" w:rsidP="00D05D23">
            <w:pPr>
              <w:pBdr>
                <w:top w:val="none" w:sz="0" w:space="0" w:color="auto"/>
                <w:left w:val="none" w:sz="0" w:space="0" w:color="auto"/>
                <w:bottom w:val="none" w:sz="0" w:space="0" w:color="auto"/>
                <w:right w:val="none" w:sz="0" w:space="0" w:color="auto"/>
                <w:between w:val="none" w:sz="0" w:space="0" w:color="auto"/>
              </w:pBdr>
              <w:spacing w:after="0" w:line="240" w:lineRule="auto"/>
              <w:rPr>
                <w:rFonts w:ascii="Lucida Console" w:eastAsia="Times New Roman" w:hAnsi="Lucida Console" w:cs="Times New Roman"/>
                <w:sz w:val="20"/>
                <w:szCs w:val="20"/>
              </w:rPr>
            </w:pPr>
            <w:r w:rsidRPr="00D05D23">
              <w:rPr>
                <w:rFonts w:ascii="Lucida Console" w:eastAsia="Times New Roman" w:hAnsi="Lucida Console" w:cs="Times New Roman"/>
                <w:sz w:val="20"/>
                <w:szCs w:val="20"/>
              </w:rPr>
              <w:t>0.71888</w:t>
            </w:r>
          </w:p>
        </w:tc>
        <w:tc>
          <w:tcPr>
            <w:tcW w:w="1414" w:type="pct"/>
            <w:shd w:val="clear" w:color="auto" w:fill="auto"/>
            <w:noWrap/>
            <w:vAlign w:val="bottom"/>
            <w:hideMark/>
          </w:tcPr>
          <w:p w14:paraId="48090AB0" w14:textId="77777777" w:rsidR="00D05D23" w:rsidRPr="00D05D23" w:rsidRDefault="00D05D23" w:rsidP="00D05D2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rPr>
            </w:pPr>
            <w:r w:rsidRPr="00D05D23">
              <w:rPr>
                <w:rFonts w:eastAsia="Times New Roman" w:cs="Times New Roman"/>
              </w:rPr>
              <w:t>0.784343</w:t>
            </w:r>
          </w:p>
        </w:tc>
      </w:tr>
      <w:tr w:rsidR="00D05D23" w:rsidRPr="00D05D23" w14:paraId="4646575D" w14:textId="77777777" w:rsidTr="00D05D23">
        <w:trPr>
          <w:trHeight w:val="288"/>
        </w:trPr>
        <w:tc>
          <w:tcPr>
            <w:tcW w:w="957" w:type="pct"/>
            <w:shd w:val="clear" w:color="auto" w:fill="auto"/>
            <w:noWrap/>
            <w:vAlign w:val="center"/>
            <w:hideMark/>
          </w:tcPr>
          <w:p w14:paraId="7BBA3A34" w14:textId="77777777" w:rsidR="00D05D23" w:rsidRPr="00D05D23" w:rsidRDefault="00D05D23" w:rsidP="00D05D23">
            <w:pPr>
              <w:pBdr>
                <w:top w:val="none" w:sz="0" w:space="0" w:color="auto"/>
                <w:left w:val="none" w:sz="0" w:space="0" w:color="auto"/>
                <w:bottom w:val="none" w:sz="0" w:space="0" w:color="auto"/>
                <w:right w:val="none" w:sz="0" w:space="0" w:color="auto"/>
                <w:between w:val="none" w:sz="0" w:space="0" w:color="auto"/>
              </w:pBdr>
              <w:spacing w:after="0" w:line="240" w:lineRule="auto"/>
              <w:rPr>
                <w:rFonts w:ascii="Lucida Console" w:eastAsia="Times New Roman" w:hAnsi="Lucida Console" w:cs="Times New Roman"/>
                <w:sz w:val="20"/>
                <w:szCs w:val="20"/>
              </w:rPr>
            </w:pPr>
            <w:r w:rsidRPr="00D05D23">
              <w:rPr>
                <w:rFonts w:ascii="Lucida Console" w:eastAsia="Times New Roman" w:hAnsi="Lucida Console" w:cs="Times New Roman"/>
                <w:sz w:val="20"/>
                <w:szCs w:val="20"/>
              </w:rPr>
              <w:t>11</w:t>
            </w:r>
          </w:p>
        </w:tc>
        <w:tc>
          <w:tcPr>
            <w:tcW w:w="1215" w:type="pct"/>
            <w:gridSpan w:val="2"/>
            <w:shd w:val="clear" w:color="auto" w:fill="auto"/>
            <w:noWrap/>
            <w:vAlign w:val="bottom"/>
            <w:hideMark/>
          </w:tcPr>
          <w:p w14:paraId="3257DD3E" w14:textId="77777777" w:rsidR="00D05D23" w:rsidRPr="00D05D23" w:rsidRDefault="00D05D23" w:rsidP="00D05D2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rPr>
            </w:pPr>
            <w:r w:rsidRPr="00D05D23">
              <w:rPr>
                <w:rFonts w:eastAsia="Times New Roman" w:cs="Times New Roman"/>
              </w:rPr>
              <w:t>0.751609</w:t>
            </w:r>
          </w:p>
        </w:tc>
        <w:tc>
          <w:tcPr>
            <w:tcW w:w="1414" w:type="pct"/>
            <w:gridSpan w:val="2"/>
            <w:shd w:val="clear" w:color="auto" w:fill="auto"/>
            <w:noWrap/>
            <w:vAlign w:val="center"/>
            <w:hideMark/>
          </w:tcPr>
          <w:p w14:paraId="6FCF7334" w14:textId="77777777" w:rsidR="00D05D23" w:rsidRPr="00D05D23" w:rsidRDefault="00D05D23" w:rsidP="00D05D23">
            <w:pPr>
              <w:pBdr>
                <w:top w:val="none" w:sz="0" w:space="0" w:color="auto"/>
                <w:left w:val="none" w:sz="0" w:space="0" w:color="auto"/>
                <w:bottom w:val="none" w:sz="0" w:space="0" w:color="auto"/>
                <w:right w:val="none" w:sz="0" w:space="0" w:color="auto"/>
                <w:between w:val="none" w:sz="0" w:space="0" w:color="auto"/>
              </w:pBdr>
              <w:spacing w:after="0" w:line="240" w:lineRule="auto"/>
              <w:rPr>
                <w:rFonts w:ascii="Lucida Console" w:eastAsia="Times New Roman" w:hAnsi="Lucida Console" w:cs="Times New Roman"/>
                <w:sz w:val="20"/>
                <w:szCs w:val="20"/>
              </w:rPr>
            </w:pPr>
            <w:r w:rsidRPr="00D05D23">
              <w:rPr>
                <w:rFonts w:ascii="Lucida Console" w:eastAsia="Times New Roman" w:hAnsi="Lucida Console" w:cs="Times New Roman"/>
                <w:sz w:val="20"/>
                <w:szCs w:val="20"/>
              </w:rPr>
              <w:t>0.71888</w:t>
            </w:r>
          </w:p>
        </w:tc>
        <w:tc>
          <w:tcPr>
            <w:tcW w:w="1414" w:type="pct"/>
            <w:shd w:val="clear" w:color="auto" w:fill="auto"/>
            <w:noWrap/>
            <w:vAlign w:val="bottom"/>
            <w:hideMark/>
          </w:tcPr>
          <w:p w14:paraId="04839060" w14:textId="77777777" w:rsidR="00D05D23" w:rsidRPr="00D05D23" w:rsidRDefault="00D05D23" w:rsidP="00D05D2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rPr>
            </w:pPr>
            <w:r w:rsidRPr="00D05D23">
              <w:rPr>
                <w:rFonts w:eastAsia="Times New Roman" w:cs="Times New Roman"/>
              </w:rPr>
              <w:t>0.784343</w:t>
            </w:r>
          </w:p>
        </w:tc>
      </w:tr>
      <w:tr w:rsidR="00D05D23" w:rsidRPr="00D05D23" w14:paraId="7AFA8909" w14:textId="77777777" w:rsidTr="00D05D23">
        <w:trPr>
          <w:trHeight w:val="288"/>
        </w:trPr>
        <w:tc>
          <w:tcPr>
            <w:tcW w:w="957" w:type="pct"/>
            <w:shd w:val="clear" w:color="auto" w:fill="auto"/>
            <w:noWrap/>
            <w:vAlign w:val="center"/>
            <w:hideMark/>
          </w:tcPr>
          <w:p w14:paraId="1392763C" w14:textId="77777777" w:rsidR="00D05D23" w:rsidRPr="00D05D23" w:rsidRDefault="00D05D23" w:rsidP="00D05D23">
            <w:pPr>
              <w:pBdr>
                <w:top w:val="none" w:sz="0" w:space="0" w:color="auto"/>
                <w:left w:val="none" w:sz="0" w:space="0" w:color="auto"/>
                <w:bottom w:val="none" w:sz="0" w:space="0" w:color="auto"/>
                <w:right w:val="none" w:sz="0" w:space="0" w:color="auto"/>
                <w:between w:val="none" w:sz="0" w:space="0" w:color="auto"/>
              </w:pBdr>
              <w:spacing w:after="0" w:line="240" w:lineRule="auto"/>
              <w:rPr>
                <w:rFonts w:ascii="Lucida Console" w:eastAsia="Times New Roman" w:hAnsi="Lucida Console" w:cs="Times New Roman"/>
                <w:sz w:val="20"/>
                <w:szCs w:val="20"/>
              </w:rPr>
            </w:pPr>
            <w:r w:rsidRPr="00D05D23">
              <w:rPr>
                <w:rFonts w:ascii="Lucida Console" w:eastAsia="Times New Roman" w:hAnsi="Lucida Console" w:cs="Times New Roman"/>
                <w:sz w:val="20"/>
                <w:szCs w:val="20"/>
              </w:rPr>
              <w:t>12</w:t>
            </w:r>
          </w:p>
        </w:tc>
        <w:tc>
          <w:tcPr>
            <w:tcW w:w="1215" w:type="pct"/>
            <w:gridSpan w:val="2"/>
            <w:shd w:val="clear" w:color="auto" w:fill="auto"/>
            <w:noWrap/>
            <w:vAlign w:val="bottom"/>
            <w:hideMark/>
          </w:tcPr>
          <w:p w14:paraId="74CEA167" w14:textId="77777777" w:rsidR="00D05D23" w:rsidRPr="00D05D23" w:rsidRDefault="00D05D23" w:rsidP="00D05D2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rPr>
            </w:pPr>
            <w:r w:rsidRPr="00D05D23">
              <w:rPr>
                <w:rFonts w:eastAsia="Times New Roman" w:cs="Times New Roman"/>
              </w:rPr>
              <w:t>0.751609</w:t>
            </w:r>
          </w:p>
        </w:tc>
        <w:tc>
          <w:tcPr>
            <w:tcW w:w="1414" w:type="pct"/>
            <w:gridSpan w:val="2"/>
            <w:shd w:val="clear" w:color="auto" w:fill="auto"/>
            <w:noWrap/>
            <w:vAlign w:val="center"/>
            <w:hideMark/>
          </w:tcPr>
          <w:p w14:paraId="3612E2CE" w14:textId="77777777" w:rsidR="00D05D23" w:rsidRPr="00D05D23" w:rsidRDefault="00D05D23" w:rsidP="00D05D23">
            <w:pPr>
              <w:pBdr>
                <w:top w:val="none" w:sz="0" w:space="0" w:color="auto"/>
                <w:left w:val="none" w:sz="0" w:space="0" w:color="auto"/>
                <w:bottom w:val="none" w:sz="0" w:space="0" w:color="auto"/>
                <w:right w:val="none" w:sz="0" w:space="0" w:color="auto"/>
                <w:between w:val="none" w:sz="0" w:space="0" w:color="auto"/>
              </w:pBdr>
              <w:spacing w:after="0" w:line="240" w:lineRule="auto"/>
              <w:rPr>
                <w:rFonts w:ascii="Lucida Console" w:eastAsia="Times New Roman" w:hAnsi="Lucida Console" w:cs="Times New Roman"/>
                <w:sz w:val="20"/>
                <w:szCs w:val="20"/>
              </w:rPr>
            </w:pPr>
            <w:r w:rsidRPr="00D05D23">
              <w:rPr>
                <w:rFonts w:ascii="Lucida Console" w:eastAsia="Times New Roman" w:hAnsi="Lucida Console" w:cs="Times New Roman"/>
                <w:sz w:val="20"/>
                <w:szCs w:val="20"/>
              </w:rPr>
              <w:t>0.71888</w:t>
            </w:r>
          </w:p>
        </w:tc>
        <w:tc>
          <w:tcPr>
            <w:tcW w:w="1414" w:type="pct"/>
            <w:shd w:val="clear" w:color="auto" w:fill="auto"/>
            <w:noWrap/>
            <w:vAlign w:val="bottom"/>
            <w:hideMark/>
          </w:tcPr>
          <w:p w14:paraId="0D93D261" w14:textId="77777777" w:rsidR="00D05D23" w:rsidRPr="00D05D23" w:rsidRDefault="00D05D23" w:rsidP="00D05D2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rPr>
            </w:pPr>
            <w:r w:rsidRPr="00D05D23">
              <w:rPr>
                <w:rFonts w:eastAsia="Times New Roman" w:cs="Times New Roman"/>
              </w:rPr>
              <w:t>0.784343</w:t>
            </w:r>
          </w:p>
        </w:tc>
      </w:tr>
      <w:tr w:rsidR="00D05D23" w:rsidRPr="00D05D23" w14:paraId="6F8FE49D" w14:textId="77777777" w:rsidTr="00D05D23">
        <w:trPr>
          <w:trHeight w:val="288"/>
        </w:trPr>
        <w:tc>
          <w:tcPr>
            <w:tcW w:w="957" w:type="pct"/>
            <w:shd w:val="clear" w:color="auto" w:fill="auto"/>
            <w:noWrap/>
            <w:vAlign w:val="center"/>
            <w:hideMark/>
          </w:tcPr>
          <w:p w14:paraId="78680824" w14:textId="77777777" w:rsidR="00D05D23" w:rsidRPr="00D05D23" w:rsidRDefault="00D05D23" w:rsidP="00D05D23">
            <w:pPr>
              <w:pBdr>
                <w:top w:val="none" w:sz="0" w:space="0" w:color="auto"/>
                <w:left w:val="none" w:sz="0" w:space="0" w:color="auto"/>
                <w:bottom w:val="none" w:sz="0" w:space="0" w:color="auto"/>
                <w:right w:val="none" w:sz="0" w:space="0" w:color="auto"/>
                <w:between w:val="none" w:sz="0" w:space="0" w:color="auto"/>
              </w:pBdr>
              <w:spacing w:after="0" w:line="240" w:lineRule="auto"/>
              <w:rPr>
                <w:rFonts w:ascii="Lucida Console" w:eastAsia="Times New Roman" w:hAnsi="Lucida Console" w:cs="Times New Roman"/>
                <w:sz w:val="20"/>
                <w:szCs w:val="20"/>
              </w:rPr>
            </w:pPr>
            <w:r w:rsidRPr="00D05D23">
              <w:rPr>
                <w:rFonts w:ascii="Lucida Console" w:eastAsia="Times New Roman" w:hAnsi="Lucida Console" w:cs="Times New Roman"/>
                <w:sz w:val="20"/>
                <w:szCs w:val="20"/>
              </w:rPr>
              <w:t>13</w:t>
            </w:r>
          </w:p>
        </w:tc>
        <w:tc>
          <w:tcPr>
            <w:tcW w:w="1215" w:type="pct"/>
            <w:gridSpan w:val="2"/>
            <w:shd w:val="clear" w:color="auto" w:fill="auto"/>
            <w:noWrap/>
            <w:vAlign w:val="bottom"/>
            <w:hideMark/>
          </w:tcPr>
          <w:p w14:paraId="4A0D403E" w14:textId="77777777" w:rsidR="00D05D23" w:rsidRPr="00D05D23" w:rsidRDefault="00D05D23" w:rsidP="00D05D2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rPr>
            </w:pPr>
            <w:r w:rsidRPr="00D05D23">
              <w:rPr>
                <w:rFonts w:eastAsia="Times New Roman" w:cs="Times New Roman"/>
              </w:rPr>
              <w:t>0.751609</w:t>
            </w:r>
          </w:p>
        </w:tc>
        <w:tc>
          <w:tcPr>
            <w:tcW w:w="1414" w:type="pct"/>
            <w:gridSpan w:val="2"/>
            <w:shd w:val="clear" w:color="auto" w:fill="auto"/>
            <w:noWrap/>
            <w:vAlign w:val="center"/>
            <w:hideMark/>
          </w:tcPr>
          <w:p w14:paraId="79666B67" w14:textId="77777777" w:rsidR="00D05D23" w:rsidRPr="00D05D23" w:rsidRDefault="00D05D23" w:rsidP="00D05D23">
            <w:pPr>
              <w:pBdr>
                <w:top w:val="none" w:sz="0" w:space="0" w:color="auto"/>
                <w:left w:val="none" w:sz="0" w:space="0" w:color="auto"/>
                <w:bottom w:val="none" w:sz="0" w:space="0" w:color="auto"/>
                <w:right w:val="none" w:sz="0" w:space="0" w:color="auto"/>
                <w:between w:val="none" w:sz="0" w:space="0" w:color="auto"/>
              </w:pBdr>
              <w:spacing w:after="0" w:line="240" w:lineRule="auto"/>
              <w:rPr>
                <w:rFonts w:ascii="Lucida Console" w:eastAsia="Times New Roman" w:hAnsi="Lucida Console" w:cs="Times New Roman"/>
                <w:sz w:val="20"/>
                <w:szCs w:val="20"/>
              </w:rPr>
            </w:pPr>
            <w:r w:rsidRPr="00D05D23">
              <w:rPr>
                <w:rFonts w:ascii="Lucida Console" w:eastAsia="Times New Roman" w:hAnsi="Lucida Console" w:cs="Times New Roman"/>
                <w:sz w:val="20"/>
                <w:szCs w:val="20"/>
              </w:rPr>
              <w:t>0.71888</w:t>
            </w:r>
          </w:p>
        </w:tc>
        <w:tc>
          <w:tcPr>
            <w:tcW w:w="1414" w:type="pct"/>
            <w:shd w:val="clear" w:color="auto" w:fill="auto"/>
            <w:noWrap/>
            <w:vAlign w:val="bottom"/>
            <w:hideMark/>
          </w:tcPr>
          <w:p w14:paraId="6933494C" w14:textId="77777777" w:rsidR="00D05D23" w:rsidRPr="00D05D23" w:rsidRDefault="00D05D23" w:rsidP="00D05D2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rPr>
            </w:pPr>
            <w:r w:rsidRPr="00D05D23">
              <w:rPr>
                <w:rFonts w:eastAsia="Times New Roman" w:cs="Times New Roman"/>
              </w:rPr>
              <w:t>0.784343</w:t>
            </w:r>
          </w:p>
        </w:tc>
      </w:tr>
      <w:tr w:rsidR="00D05D23" w:rsidRPr="00D05D23" w14:paraId="006FA51B" w14:textId="77777777" w:rsidTr="00D05D23">
        <w:trPr>
          <w:trHeight w:val="288"/>
        </w:trPr>
        <w:tc>
          <w:tcPr>
            <w:tcW w:w="957" w:type="pct"/>
            <w:shd w:val="clear" w:color="auto" w:fill="auto"/>
            <w:noWrap/>
            <w:vAlign w:val="center"/>
            <w:hideMark/>
          </w:tcPr>
          <w:p w14:paraId="7E424C79" w14:textId="77777777" w:rsidR="00D05D23" w:rsidRPr="00D05D23" w:rsidRDefault="00D05D23" w:rsidP="00D05D23">
            <w:pPr>
              <w:pBdr>
                <w:top w:val="none" w:sz="0" w:space="0" w:color="auto"/>
                <w:left w:val="none" w:sz="0" w:space="0" w:color="auto"/>
                <w:bottom w:val="none" w:sz="0" w:space="0" w:color="auto"/>
                <w:right w:val="none" w:sz="0" w:space="0" w:color="auto"/>
                <w:between w:val="none" w:sz="0" w:space="0" w:color="auto"/>
              </w:pBdr>
              <w:spacing w:after="0" w:line="240" w:lineRule="auto"/>
              <w:rPr>
                <w:rFonts w:ascii="Lucida Console" w:eastAsia="Times New Roman" w:hAnsi="Lucida Console" w:cs="Times New Roman"/>
                <w:sz w:val="20"/>
                <w:szCs w:val="20"/>
              </w:rPr>
            </w:pPr>
            <w:r w:rsidRPr="00D05D23">
              <w:rPr>
                <w:rFonts w:ascii="Lucida Console" w:eastAsia="Times New Roman" w:hAnsi="Lucida Console" w:cs="Times New Roman"/>
                <w:sz w:val="20"/>
                <w:szCs w:val="20"/>
              </w:rPr>
              <w:t>14</w:t>
            </w:r>
          </w:p>
        </w:tc>
        <w:tc>
          <w:tcPr>
            <w:tcW w:w="1215" w:type="pct"/>
            <w:gridSpan w:val="2"/>
            <w:shd w:val="clear" w:color="auto" w:fill="auto"/>
            <w:noWrap/>
            <w:vAlign w:val="bottom"/>
            <w:hideMark/>
          </w:tcPr>
          <w:p w14:paraId="507CBE75" w14:textId="77777777" w:rsidR="00D05D23" w:rsidRPr="00D05D23" w:rsidRDefault="00D05D23" w:rsidP="00D05D2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rPr>
            </w:pPr>
            <w:r w:rsidRPr="00D05D23">
              <w:rPr>
                <w:rFonts w:eastAsia="Times New Roman" w:cs="Times New Roman"/>
              </w:rPr>
              <w:t>0.751609</w:t>
            </w:r>
          </w:p>
        </w:tc>
        <w:tc>
          <w:tcPr>
            <w:tcW w:w="1414" w:type="pct"/>
            <w:gridSpan w:val="2"/>
            <w:shd w:val="clear" w:color="auto" w:fill="auto"/>
            <w:noWrap/>
            <w:vAlign w:val="bottom"/>
            <w:hideMark/>
          </w:tcPr>
          <w:p w14:paraId="5CA37C1F" w14:textId="77777777" w:rsidR="00D05D23" w:rsidRPr="00D05D23" w:rsidRDefault="00D05D23" w:rsidP="00D05D2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rPr>
            </w:pPr>
            <w:r w:rsidRPr="00D05D23">
              <w:rPr>
                <w:rFonts w:eastAsia="Times New Roman" w:cs="Times New Roman"/>
              </w:rPr>
              <w:t>0.718876</w:t>
            </w:r>
          </w:p>
        </w:tc>
        <w:tc>
          <w:tcPr>
            <w:tcW w:w="1414" w:type="pct"/>
            <w:shd w:val="clear" w:color="auto" w:fill="auto"/>
            <w:noWrap/>
            <w:vAlign w:val="bottom"/>
            <w:hideMark/>
          </w:tcPr>
          <w:p w14:paraId="06DDA781" w14:textId="77777777" w:rsidR="00D05D23" w:rsidRPr="00D05D23" w:rsidRDefault="00D05D23" w:rsidP="00D05D2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rPr>
            </w:pPr>
            <w:r w:rsidRPr="00D05D23">
              <w:rPr>
                <w:rFonts w:eastAsia="Times New Roman" w:cs="Times New Roman"/>
              </w:rPr>
              <w:t>0.784343</w:t>
            </w:r>
          </w:p>
        </w:tc>
      </w:tr>
      <w:tr w:rsidR="00D05D23" w:rsidRPr="00D05D23" w14:paraId="74CA8198" w14:textId="77777777" w:rsidTr="00D05D23">
        <w:trPr>
          <w:trHeight w:val="288"/>
        </w:trPr>
        <w:tc>
          <w:tcPr>
            <w:tcW w:w="957" w:type="pct"/>
            <w:shd w:val="clear" w:color="auto" w:fill="auto"/>
            <w:noWrap/>
            <w:vAlign w:val="center"/>
            <w:hideMark/>
          </w:tcPr>
          <w:p w14:paraId="561DBAD9" w14:textId="77777777" w:rsidR="00D05D23" w:rsidRPr="00D05D23" w:rsidRDefault="00D05D23" w:rsidP="00D05D23">
            <w:pPr>
              <w:pBdr>
                <w:top w:val="none" w:sz="0" w:space="0" w:color="auto"/>
                <w:left w:val="none" w:sz="0" w:space="0" w:color="auto"/>
                <w:bottom w:val="none" w:sz="0" w:space="0" w:color="auto"/>
                <w:right w:val="none" w:sz="0" w:space="0" w:color="auto"/>
                <w:between w:val="none" w:sz="0" w:space="0" w:color="auto"/>
              </w:pBdr>
              <w:spacing w:after="0" w:line="240" w:lineRule="auto"/>
              <w:rPr>
                <w:rFonts w:ascii="Lucida Console" w:eastAsia="Times New Roman" w:hAnsi="Lucida Console" w:cs="Times New Roman"/>
                <w:sz w:val="20"/>
                <w:szCs w:val="20"/>
              </w:rPr>
            </w:pPr>
            <w:r w:rsidRPr="00D05D23">
              <w:rPr>
                <w:rFonts w:ascii="Lucida Console" w:eastAsia="Times New Roman" w:hAnsi="Lucida Console" w:cs="Times New Roman"/>
                <w:sz w:val="20"/>
                <w:szCs w:val="20"/>
              </w:rPr>
              <w:t>15</w:t>
            </w:r>
          </w:p>
        </w:tc>
        <w:tc>
          <w:tcPr>
            <w:tcW w:w="1215" w:type="pct"/>
            <w:gridSpan w:val="2"/>
            <w:shd w:val="clear" w:color="auto" w:fill="auto"/>
            <w:noWrap/>
            <w:vAlign w:val="bottom"/>
            <w:hideMark/>
          </w:tcPr>
          <w:p w14:paraId="4D95FFF5" w14:textId="77777777" w:rsidR="00D05D23" w:rsidRPr="00D05D23" w:rsidRDefault="00D05D23" w:rsidP="00D05D2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rPr>
            </w:pPr>
            <w:r w:rsidRPr="00D05D23">
              <w:rPr>
                <w:rFonts w:eastAsia="Times New Roman" w:cs="Times New Roman"/>
              </w:rPr>
              <w:t>0.751609</w:t>
            </w:r>
          </w:p>
        </w:tc>
        <w:tc>
          <w:tcPr>
            <w:tcW w:w="1414" w:type="pct"/>
            <w:gridSpan w:val="2"/>
            <w:shd w:val="clear" w:color="auto" w:fill="auto"/>
            <w:noWrap/>
            <w:vAlign w:val="bottom"/>
            <w:hideMark/>
          </w:tcPr>
          <w:p w14:paraId="0E89393E" w14:textId="77777777" w:rsidR="00D05D23" w:rsidRPr="00D05D23" w:rsidRDefault="00D05D23" w:rsidP="00D05D2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rPr>
            </w:pPr>
            <w:r w:rsidRPr="00D05D23">
              <w:rPr>
                <w:rFonts w:eastAsia="Times New Roman" w:cs="Times New Roman"/>
              </w:rPr>
              <w:t>0.718876</w:t>
            </w:r>
          </w:p>
        </w:tc>
        <w:tc>
          <w:tcPr>
            <w:tcW w:w="1414" w:type="pct"/>
            <w:shd w:val="clear" w:color="auto" w:fill="auto"/>
            <w:noWrap/>
            <w:vAlign w:val="bottom"/>
            <w:hideMark/>
          </w:tcPr>
          <w:p w14:paraId="4165ADD4" w14:textId="77777777" w:rsidR="00D05D23" w:rsidRPr="00D05D23" w:rsidRDefault="00D05D23" w:rsidP="00D05D2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rPr>
            </w:pPr>
            <w:r w:rsidRPr="00D05D23">
              <w:rPr>
                <w:rFonts w:eastAsia="Times New Roman" w:cs="Times New Roman"/>
              </w:rPr>
              <w:t>0.784343</w:t>
            </w:r>
          </w:p>
        </w:tc>
      </w:tr>
      <w:tr w:rsidR="00D05D23" w:rsidRPr="00D05D23" w14:paraId="0299B898" w14:textId="77777777" w:rsidTr="00D05D23">
        <w:trPr>
          <w:trHeight w:val="288"/>
        </w:trPr>
        <w:tc>
          <w:tcPr>
            <w:tcW w:w="957" w:type="pct"/>
            <w:shd w:val="clear" w:color="auto" w:fill="auto"/>
            <w:noWrap/>
            <w:vAlign w:val="center"/>
            <w:hideMark/>
          </w:tcPr>
          <w:p w14:paraId="17DA8D6C" w14:textId="77777777" w:rsidR="00D05D23" w:rsidRPr="00D05D23" w:rsidRDefault="00D05D23" w:rsidP="00D05D23">
            <w:pPr>
              <w:pBdr>
                <w:top w:val="none" w:sz="0" w:space="0" w:color="auto"/>
                <w:left w:val="none" w:sz="0" w:space="0" w:color="auto"/>
                <w:bottom w:val="none" w:sz="0" w:space="0" w:color="auto"/>
                <w:right w:val="none" w:sz="0" w:space="0" w:color="auto"/>
                <w:between w:val="none" w:sz="0" w:space="0" w:color="auto"/>
              </w:pBdr>
              <w:spacing w:after="0" w:line="240" w:lineRule="auto"/>
              <w:rPr>
                <w:rFonts w:ascii="Lucida Console" w:eastAsia="Times New Roman" w:hAnsi="Lucida Console" w:cs="Times New Roman"/>
                <w:sz w:val="20"/>
                <w:szCs w:val="20"/>
              </w:rPr>
            </w:pPr>
            <w:r w:rsidRPr="00D05D23">
              <w:rPr>
                <w:rFonts w:ascii="Lucida Console" w:eastAsia="Times New Roman" w:hAnsi="Lucida Console" w:cs="Times New Roman"/>
                <w:sz w:val="20"/>
                <w:szCs w:val="20"/>
              </w:rPr>
              <w:t>16</w:t>
            </w:r>
          </w:p>
        </w:tc>
        <w:tc>
          <w:tcPr>
            <w:tcW w:w="1215" w:type="pct"/>
            <w:gridSpan w:val="2"/>
            <w:shd w:val="clear" w:color="auto" w:fill="auto"/>
            <w:noWrap/>
            <w:vAlign w:val="bottom"/>
            <w:hideMark/>
          </w:tcPr>
          <w:p w14:paraId="36701C9C" w14:textId="77777777" w:rsidR="00D05D23" w:rsidRPr="00D05D23" w:rsidRDefault="00D05D23" w:rsidP="00D05D2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rPr>
            </w:pPr>
            <w:r w:rsidRPr="00D05D23">
              <w:rPr>
                <w:rFonts w:eastAsia="Times New Roman" w:cs="Times New Roman"/>
              </w:rPr>
              <w:t>0.751609</w:t>
            </w:r>
          </w:p>
        </w:tc>
        <w:tc>
          <w:tcPr>
            <w:tcW w:w="1414" w:type="pct"/>
            <w:gridSpan w:val="2"/>
            <w:shd w:val="clear" w:color="auto" w:fill="auto"/>
            <w:noWrap/>
            <w:vAlign w:val="bottom"/>
            <w:hideMark/>
          </w:tcPr>
          <w:p w14:paraId="0606653E" w14:textId="77777777" w:rsidR="00D05D23" w:rsidRPr="00D05D23" w:rsidRDefault="00D05D23" w:rsidP="00D05D2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rPr>
            </w:pPr>
            <w:r w:rsidRPr="00D05D23">
              <w:rPr>
                <w:rFonts w:eastAsia="Times New Roman" w:cs="Times New Roman"/>
              </w:rPr>
              <w:t>0.718876</w:t>
            </w:r>
          </w:p>
        </w:tc>
        <w:tc>
          <w:tcPr>
            <w:tcW w:w="1414" w:type="pct"/>
            <w:shd w:val="clear" w:color="auto" w:fill="auto"/>
            <w:noWrap/>
            <w:vAlign w:val="bottom"/>
            <w:hideMark/>
          </w:tcPr>
          <w:p w14:paraId="3E66A376" w14:textId="77777777" w:rsidR="00D05D23" w:rsidRPr="00D05D23" w:rsidRDefault="00D05D23" w:rsidP="00D05D2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rPr>
            </w:pPr>
            <w:r w:rsidRPr="00D05D23">
              <w:rPr>
                <w:rFonts w:eastAsia="Times New Roman" w:cs="Times New Roman"/>
              </w:rPr>
              <w:t>0.784343</w:t>
            </w:r>
          </w:p>
        </w:tc>
      </w:tr>
      <w:tr w:rsidR="00D05D23" w:rsidRPr="00D05D23" w14:paraId="50FF83E4" w14:textId="77777777" w:rsidTr="00D05D23">
        <w:trPr>
          <w:trHeight w:val="288"/>
        </w:trPr>
        <w:tc>
          <w:tcPr>
            <w:tcW w:w="957" w:type="pct"/>
            <w:shd w:val="clear" w:color="auto" w:fill="auto"/>
            <w:noWrap/>
            <w:vAlign w:val="center"/>
            <w:hideMark/>
          </w:tcPr>
          <w:p w14:paraId="5E4B40B6" w14:textId="77777777" w:rsidR="00D05D23" w:rsidRPr="00D05D23" w:rsidRDefault="00D05D23" w:rsidP="00D05D23">
            <w:pPr>
              <w:pBdr>
                <w:top w:val="none" w:sz="0" w:space="0" w:color="auto"/>
                <w:left w:val="none" w:sz="0" w:space="0" w:color="auto"/>
                <w:bottom w:val="none" w:sz="0" w:space="0" w:color="auto"/>
                <w:right w:val="none" w:sz="0" w:space="0" w:color="auto"/>
                <w:between w:val="none" w:sz="0" w:space="0" w:color="auto"/>
              </w:pBdr>
              <w:spacing w:after="0" w:line="240" w:lineRule="auto"/>
              <w:rPr>
                <w:rFonts w:ascii="Lucida Console" w:eastAsia="Times New Roman" w:hAnsi="Lucida Console" w:cs="Times New Roman"/>
                <w:sz w:val="20"/>
                <w:szCs w:val="20"/>
              </w:rPr>
            </w:pPr>
            <w:r w:rsidRPr="00D05D23">
              <w:rPr>
                <w:rFonts w:ascii="Lucida Console" w:eastAsia="Times New Roman" w:hAnsi="Lucida Console" w:cs="Times New Roman"/>
                <w:sz w:val="20"/>
                <w:szCs w:val="20"/>
              </w:rPr>
              <w:t>17</w:t>
            </w:r>
          </w:p>
        </w:tc>
        <w:tc>
          <w:tcPr>
            <w:tcW w:w="1215" w:type="pct"/>
            <w:gridSpan w:val="2"/>
            <w:shd w:val="clear" w:color="auto" w:fill="auto"/>
            <w:noWrap/>
            <w:vAlign w:val="bottom"/>
            <w:hideMark/>
          </w:tcPr>
          <w:p w14:paraId="07FE6761" w14:textId="77777777" w:rsidR="00D05D23" w:rsidRPr="00D05D23" w:rsidRDefault="00D05D23" w:rsidP="00D05D2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rPr>
            </w:pPr>
            <w:r w:rsidRPr="00D05D23">
              <w:rPr>
                <w:rFonts w:eastAsia="Times New Roman" w:cs="Times New Roman"/>
              </w:rPr>
              <w:t>0.751609</w:t>
            </w:r>
          </w:p>
        </w:tc>
        <w:tc>
          <w:tcPr>
            <w:tcW w:w="1414" w:type="pct"/>
            <w:gridSpan w:val="2"/>
            <w:shd w:val="clear" w:color="auto" w:fill="auto"/>
            <w:noWrap/>
            <w:vAlign w:val="bottom"/>
            <w:hideMark/>
          </w:tcPr>
          <w:p w14:paraId="45D0B5E0" w14:textId="77777777" w:rsidR="00D05D23" w:rsidRPr="00D05D23" w:rsidRDefault="00D05D23" w:rsidP="00D05D2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rPr>
            </w:pPr>
            <w:r w:rsidRPr="00D05D23">
              <w:rPr>
                <w:rFonts w:eastAsia="Times New Roman" w:cs="Times New Roman"/>
              </w:rPr>
              <w:t>0.718876</w:t>
            </w:r>
          </w:p>
        </w:tc>
        <w:tc>
          <w:tcPr>
            <w:tcW w:w="1414" w:type="pct"/>
            <w:shd w:val="clear" w:color="auto" w:fill="auto"/>
            <w:noWrap/>
            <w:vAlign w:val="bottom"/>
            <w:hideMark/>
          </w:tcPr>
          <w:p w14:paraId="72DE30B5" w14:textId="77777777" w:rsidR="00D05D23" w:rsidRPr="00D05D23" w:rsidRDefault="00D05D23" w:rsidP="00D05D2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rPr>
            </w:pPr>
            <w:r w:rsidRPr="00D05D23">
              <w:rPr>
                <w:rFonts w:eastAsia="Times New Roman" w:cs="Times New Roman"/>
              </w:rPr>
              <w:t>0.784343</w:t>
            </w:r>
          </w:p>
        </w:tc>
      </w:tr>
      <w:tr w:rsidR="00D05D23" w:rsidRPr="00D05D23" w14:paraId="76B37546" w14:textId="77777777" w:rsidTr="00D05D23">
        <w:trPr>
          <w:trHeight w:val="288"/>
        </w:trPr>
        <w:tc>
          <w:tcPr>
            <w:tcW w:w="957" w:type="pct"/>
            <w:shd w:val="clear" w:color="auto" w:fill="auto"/>
            <w:noWrap/>
            <w:vAlign w:val="center"/>
            <w:hideMark/>
          </w:tcPr>
          <w:p w14:paraId="7573B0A5" w14:textId="77777777" w:rsidR="00D05D23" w:rsidRPr="00D05D23" w:rsidRDefault="00D05D23" w:rsidP="00D05D23">
            <w:pPr>
              <w:pBdr>
                <w:top w:val="none" w:sz="0" w:space="0" w:color="auto"/>
                <w:left w:val="none" w:sz="0" w:space="0" w:color="auto"/>
                <w:bottom w:val="none" w:sz="0" w:space="0" w:color="auto"/>
                <w:right w:val="none" w:sz="0" w:space="0" w:color="auto"/>
                <w:between w:val="none" w:sz="0" w:space="0" w:color="auto"/>
              </w:pBdr>
              <w:spacing w:after="0" w:line="240" w:lineRule="auto"/>
              <w:rPr>
                <w:rFonts w:ascii="Lucida Console" w:eastAsia="Times New Roman" w:hAnsi="Lucida Console" w:cs="Times New Roman"/>
                <w:sz w:val="20"/>
                <w:szCs w:val="20"/>
              </w:rPr>
            </w:pPr>
            <w:r w:rsidRPr="00D05D23">
              <w:rPr>
                <w:rFonts w:ascii="Lucida Console" w:eastAsia="Times New Roman" w:hAnsi="Lucida Console" w:cs="Times New Roman"/>
                <w:sz w:val="20"/>
                <w:szCs w:val="20"/>
              </w:rPr>
              <w:t>18</w:t>
            </w:r>
          </w:p>
        </w:tc>
        <w:tc>
          <w:tcPr>
            <w:tcW w:w="1215" w:type="pct"/>
            <w:gridSpan w:val="2"/>
            <w:shd w:val="clear" w:color="auto" w:fill="auto"/>
            <w:noWrap/>
            <w:vAlign w:val="bottom"/>
            <w:hideMark/>
          </w:tcPr>
          <w:p w14:paraId="724C9C94" w14:textId="77777777" w:rsidR="00D05D23" w:rsidRPr="00D05D23" w:rsidRDefault="00D05D23" w:rsidP="00D05D2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rPr>
            </w:pPr>
            <w:r w:rsidRPr="00D05D23">
              <w:rPr>
                <w:rFonts w:eastAsia="Times New Roman" w:cs="Times New Roman"/>
              </w:rPr>
              <w:t>0.751609</w:t>
            </w:r>
          </w:p>
        </w:tc>
        <w:tc>
          <w:tcPr>
            <w:tcW w:w="1414" w:type="pct"/>
            <w:gridSpan w:val="2"/>
            <w:shd w:val="clear" w:color="auto" w:fill="auto"/>
            <w:noWrap/>
            <w:vAlign w:val="bottom"/>
            <w:hideMark/>
          </w:tcPr>
          <w:p w14:paraId="001FD6AD" w14:textId="77777777" w:rsidR="00D05D23" w:rsidRPr="00D05D23" w:rsidRDefault="00D05D23" w:rsidP="00D05D2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rPr>
            </w:pPr>
            <w:r w:rsidRPr="00D05D23">
              <w:rPr>
                <w:rFonts w:eastAsia="Times New Roman" w:cs="Times New Roman"/>
              </w:rPr>
              <w:t>0.718876</w:t>
            </w:r>
          </w:p>
        </w:tc>
        <w:tc>
          <w:tcPr>
            <w:tcW w:w="1414" w:type="pct"/>
            <w:shd w:val="clear" w:color="auto" w:fill="auto"/>
            <w:noWrap/>
            <w:vAlign w:val="bottom"/>
            <w:hideMark/>
          </w:tcPr>
          <w:p w14:paraId="607B5687" w14:textId="77777777" w:rsidR="00D05D23" w:rsidRPr="00D05D23" w:rsidRDefault="00D05D23" w:rsidP="00D05D2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rPr>
            </w:pPr>
            <w:r w:rsidRPr="00D05D23">
              <w:rPr>
                <w:rFonts w:eastAsia="Times New Roman" w:cs="Times New Roman"/>
              </w:rPr>
              <w:t>0.784343</w:t>
            </w:r>
          </w:p>
        </w:tc>
      </w:tr>
      <w:tr w:rsidR="00D05D23" w:rsidRPr="00D05D23" w14:paraId="75217556" w14:textId="77777777" w:rsidTr="00D05D23">
        <w:trPr>
          <w:trHeight w:val="89"/>
        </w:trPr>
        <w:tc>
          <w:tcPr>
            <w:tcW w:w="957" w:type="pct"/>
            <w:shd w:val="clear" w:color="auto" w:fill="auto"/>
            <w:noWrap/>
            <w:vAlign w:val="center"/>
            <w:hideMark/>
          </w:tcPr>
          <w:p w14:paraId="5DA6ECCC" w14:textId="77777777" w:rsidR="00D05D23" w:rsidRPr="00D05D23" w:rsidRDefault="00D05D23" w:rsidP="00D05D23">
            <w:pPr>
              <w:pBdr>
                <w:top w:val="none" w:sz="0" w:space="0" w:color="auto"/>
                <w:left w:val="none" w:sz="0" w:space="0" w:color="auto"/>
                <w:bottom w:val="none" w:sz="0" w:space="0" w:color="auto"/>
                <w:right w:val="none" w:sz="0" w:space="0" w:color="auto"/>
                <w:between w:val="none" w:sz="0" w:space="0" w:color="auto"/>
              </w:pBdr>
              <w:spacing w:after="0" w:line="240" w:lineRule="auto"/>
              <w:rPr>
                <w:rFonts w:ascii="Lucida Console" w:eastAsia="Times New Roman" w:hAnsi="Lucida Console" w:cs="Times New Roman"/>
                <w:sz w:val="20"/>
                <w:szCs w:val="20"/>
              </w:rPr>
            </w:pPr>
            <w:r w:rsidRPr="00D05D23">
              <w:rPr>
                <w:rFonts w:ascii="Lucida Console" w:eastAsia="Times New Roman" w:hAnsi="Lucida Console" w:cs="Times New Roman"/>
                <w:sz w:val="20"/>
                <w:szCs w:val="20"/>
              </w:rPr>
              <w:t>19</w:t>
            </w:r>
          </w:p>
        </w:tc>
        <w:tc>
          <w:tcPr>
            <w:tcW w:w="1215" w:type="pct"/>
            <w:gridSpan w:val="2"/>
            <w:shd w:val="clear" w:color="auto" w:fill="auto"/>
            <w:noWrap/>
            <w:vAlign w:val="bottom"/>
            <w:hideMark/>
          </w:tcPr>
          <w:p w14:paraId="67D73D60" w14:textId="77777777" w:rsidR="00D05D23" w:rsidRPr="00D05D23" w:rsidRDefault="00D05D23" w:rsidP="00D05D2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rPr>
            </w:pPr>
            <w:r w:rsidRPr="00D05D23">
              <w:rPr>
                <w:rFonts w:eastAsia="Times New Roman" w:cs="Times New Roman"/>
              </w:rPr>
              <w:t>0.751609</w:t>
            </w:r>
          </w:p>
        </w:tc>
        <w:tc>
          <w:tcPr>
            <w:tcW w:w="1414" w:type="pct"/>
            <w:gridSpan w:val="2"/>
            <w:shd w:val="clear" w:color="auto" w:fill="auto"/>
            <w:noWrap/>
            <w:vAlign w:val="bottom"/>
            <w:hideMark/>
          </w:tcPr>
          <w:p w14:paraId="475A81F6" w14:textId="77777777" w:rsidR="00D05D23" w:rsidRPr="00D05D23" w:rsidRDefault="00D05D23" w:rsidP="00D05D2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rPr>
            </w:pPr>
            <w:r w:rsidRPr="00D05D23">
              <w:rPr>
                <w:rFonts w:eastAsia="Times New Roman" w:cs="Times New Roman"/>
              </w:rPr>
              <w:t>0.718876</w:t>
            </w:r>
          </w:p>
        </w:tc>
        <w:tc>
          <w:tcPr>
            <w:tcW w:w="1414" w:type="pct"/>
            <w:shd w:val="clear" w:color="auto" w:fill="auto"/>
            <w:noWrap/>
            <w:vAlign w:val="bottom"/>
            <w:hideMark/>
          </w:tcPr>
          <w:p w14:paraId="76389E65" w14:textId="77777777" w:rsidR="00D05D23" w:rsidRPr="00D05D23" w:rsidRDefault="00D05D23" w:rsidP="00D05D2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rPr>
            </w:pPr>
            <w:r w:rsidRPr="00D05D23">
              <w:rPr>
                <w:rFonts w:eastAsia="Times New Roman" w:cs="Times New Roman"/>
              </w:rPr>
              <w:t>0.784343</w:t>
            </w:r>
          </w:p>
        </w:tc>
      </w:tr>
    </w:tbl>
    <w:p w14:paraId="71397732" w14:textId="77777777" w:rsidR="00937D60" w:rsidRDefault="009F3004">
      <w:pPr>
        <w:pStyle w:val="Heading2"/>
        <w:rPr>
          <w:b/>
          <w:color w:val="000000"/>
        </w:rPr>
      </w:pPr>
      <w:r>
        <w:br w:type="page"/>
      </w:r>
    </w:p>
    <w:p w14:paraId="449EAA3B" w14:textId="77777777" w:rsidR="00937D60" w:rsidRDefault="009F3004">
      <w:pPr>
        <w:pStyle w:val="Heading2"/>
        <w:rPr>
          <w:b/>
          <w:color w:val="000000"/>
        </w:rPr>
      </w:pPr>
      <w:r>
        <w:rPr>
          <w:b/>
          <w:color w:val="000000"/>
        </w:rPr>
        <w:lastRenderedPageBreak/>
        <w:t>Annex III</w:t>
      </w:r>
    </w:p>
    <w:p w14:paraId="15F57706" w14:textId="77777777" w:rsidR="00937D60" w:rsidRDefault="00937D60"/>
    <w:p w14:paraId="04E3CFA4" w14:textId="77777777" w:rsidR="00937D60" w:rsidRDefault="009F3004">
      <w:pPr>
        <w:rPr>
          <w:u w:val="single"/>
        </w:rPr>
      </w:pPr>
      <w:r>
        <w:rPr>
          <w:u w:val="single"/>
        </w:rPr>
        <w:t>Description of Estimation Method used for available RISKESDAS Indonesia Survey data on FGM</w:t>
      </w:r>
    </w:p>
    <w:p w14:paraId="32A16B5E" w14:textId="77777777" w:rsidR="00937D60" w:rsidRDefault="009F3004">
      <w:r>
        <w:t xml:space="preserve">The microdata from the 2013 RISKESDAS survey in Indonesia were not available. The DHS and MICS surveys usually collect information about the FGM incidence of girls and women between ages 0 and 14 years, however the 2013 RISKDESDAS survey in Indonesia only reports FGM incidence for girls age 0 to 11 years. We therefore used a summary tabulation of the survey data that reported the incidence of cutting disaggregated by the following summary age groups: 0 months, 1-5 months, 6-11 months, 1-4 years, and 5-11 years. In order to be conservative with the limited data on Indonesia to which we currently have access, we only included the risk of girls to be cut in the first year of their life in the final estimates. </w:t>
      </w:r>
    </w:p>
    <w:p w14:paraId="75A0D61A" w14:textId="77777777" w:rsidR="00937D60" w:rsidRDefault="00937D60"/>
    <w:p w14:paraId="3642A54C" w14:textId="77777777" w:rsidR="00937D60" w:rsidRDefault="00937D60"/>
    <w:p w14:paraId="35CC2635" w14:textId="77777777" w:rsidR="00937D60" w:rsidRDefault="00937D60"/>
    <w:p w14:paraId="73E291AC" w14:textId="77777777" w:rsidR="00937D60" w:rsidRDefault="00937D60"/>
    <w:p w14:paraId="55FB6C31" w14:textId="77777777" w:rsidR="00937D60" w:rsidRDefault="00937D60"/>
    <w:p w14:paraId="2972859E" w14:textId="77777777" w:rsidR="00937D60" w:rsidRDefault="00937D60"/>
    <w:p w14:paraId="297CD4DE" w14:textId="77777777" w:rsidR="00937D60" w:rsidRDefault="00937D60"/>
    <w:p w14:paraId="34786B13" w14:textId="77777777" w:rsidR="00FD451E" w:rsidRDefault="009F3004" w:rsidP="00FD451E">
      <w:pPr>
        <w:pStyle w:val="Heading2"/>
        <w:rPr>
          <w:b/>
          <w:color w:val="000000"/>
          <w:lang w:val="fr-BE"/>
        </w:rPr>
      </w:pPr>
      <w:bookmarkStart w:id="44" w:name="_xvqzj3nykbs1" w:colFirst="0" w:colLast="0"/>
      <w:bookmarkEnd w:id="44"/>
      <w:proofErr w:type="spellStart"/>
      <w:r w:rsidRPr="009F3004">
        <w:rPr>
          <w:b/>
          <w:color w:val="000000"/>
          <w:lang w:val="fr-BE"/>
        </w:rPr>
        <w:lastRenderedPageBreak/>
        <w:t>Annex</w:t>
      </w:r>
      <w:proofErr w:type="spellEnd"/>
      <w:r w:rsidRPr="009F3004">
        <w:rPr>
          <w:b/>
          <w:color w:val="000000"/>
          <w:lang w:val="fr-BE"/>
        </w:rPr>
        <w:t xml:space="preserve"> IV</w:t>
      </w:r>
    </w:p>
    <w:p w14:paraId="38A1C0B0" w14:textId="0AB08276" w:rsidR="00937D60" w:rsidRPr="009F3004" w:rsidRDefault="009F3004" w:rsidP="00FD451E">
      <w:pPr>
        <w:pStyle w:val="Heading2"/>
        <w:rPr>
          <w:lang w:val="fr-BE"/>
        </w:rPr>
      </w:pPr>
      <w:r w:rsidRPr="009F3004">
        <w:rPr>
          <w:lang w:val="fr-BE"/>
        </w:rPr>
        <w:lastRenderedPageBreak/>
        <w:t>DHS questionnaire module</w:t>
      </w:r>
      <w:r>
        <w:rPr>
          <w:noProof/>
        </w:rPr>
        <w:drawing>
          <wp:inline distT="114300" distB="114300" distL="114300" distR="114300" wp14:anchorId="3AE5C4C4" wp14:editId="5788ED20">
            <wp:extent cx="5831457" cy="5969479"/>
            <wp:effectExtent l="0" t="0" r="0" b="0"/>
            <wp:docPr id="37" name="image86.png"/>
            <wp:cNvGraphicFramePr/>
            <a:graphic xmlns:a="http://schemas.openxmlformats.org/drawingml/2006/main">
              <a:graphicData uri="http://schemas.openxmlformats.org/drawingml/2006/picture">
                <pic:pic xmlns:pic="http://schemas.openxmlformats.org/drawingml/2006/picture">
                  <pic:nvPicPr>
                    <pic:cNvPr id="0" name="image86.png"/>
                    <pic:cNvPicPr preferRelativeResize="0"/>
                  </pic:nvPicPr>
                  <pic:blipFill rotWithShape="1">
                    <a:blip r:embed="rId68"/>
                    <a:srcRect t="1886" b="1517"/>
                    <a:stretch/>
                  </pic:blipFill>
                  <pic:spPr bwMode="auto">
                    <a:xfrm>
                      <a:off x="0" y="0"/>
                      <a:ext cx="5833202" cy="5971265"/>
                    </a:xfrm>
                    <a:prstGeom prst="rect">
                      <a:avLst/>
                    </a:prstGeom>
                    <a:ln>
                      <a:noFill/>
                    </a:ln>
                    <a:extLst>
                      <a:ext uri="{53640926-AAD7-44D8-BBD7-CCE9431645EC}">
                        <a14:shadowObscured xmlns:a14="http://schemas.microsoft.com/office/drawing/2010/main"/>
                      </a:ext>
                    </a:extLst>
                  </pic:spPr>
                </pic:pic>
              </a:graphicData>
            </a:graphic>
          </wp:inline>
        </w:drawing>
      </w:r>
      <w:r>
        <w:rPr>
          <w:noProof/>
        </w:rPr>
        <w:lastRenderedPageBreak/>
        <w:drawing>
          <wp:inline distT="114300" distB="114300" distL="114300" distR="114300" wp14:anchorId="5B4381AA" wp14:editId="7BEEB077">
            <wp:extent cx="5831205" cy="1621766"/>
            <wp:effectExtent l="0" t="0" r="0" b="0"/>
            <wp:docPr id="18"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69"/>
                    <a:srcRect/>
                    <a:stretch>
                      <a:fillRect/>
                    </a:stretch>
                  </pic:blipFill>
                  <pic:spPr>
                    <a:xfrm>
                      <a:off x="0" y="0"/>
                      <a:ext cx="5836194" cy="1623154"/>
                    </a:xfrm>
                    <a:prstGeom prst="rect">
                      <a:avLst/>
                    </a:prstGeom>
                    <a:ln/>
                  </pic:spPr>
                </pic:pic>
              </a:graphicData>
            </a:graphic>
          </wp:inline>
        </w:drawing>
      </w:r>
    </w:p>
    <w:p w14:paraId="306A03AB" w14:textId="77777777" w:rsidR="00937D60" w:rsidRDefault="009F3004">
      <w:pPr>
        <w:rPr>
          <w:sz w:val="20"/>
          <w:szCs w:val="20"/>
        </w:rPr>
      </w:pPr>
      <w:r>
        <w:rPr>
          <w:noProof/>
          <w:sz w:val="20"/>
          <w:szCs w:val="20"/>
        </w:rPr>
        <w:lastRenderedPageBreak/>
        <w:drawing>
          <wp:inline distT="114300" distB="114300" distL="114300" distR="114300" wp14:anchorId="68A74C55" wp14:editId="7528587B">
            <wp:extent cx="5943600" cy="5114925"/>
            <wp:effectExtent l="0" t="0" r="0" b="0"/>
            <wp:docPr id="39" name="image88.png"/>
            <wp:cNvGraphicFramePr/>
            <a:graphic xmlns:a="http://schemas.openxmlformats.org/drawingml/2006/main">
              <a:graphicData uri="http://schemas.openxmlformats.org/drawingml/2006/picture">
                <pic:pic xmlns:pic="http://schemas.openxmlformats.org/drawingml/2006/picture">
                  <pic:nvPicPr>
                    <pic:cNvPr id="0" name="image88.png"/>
                    <pic:cNvPicPr preferRelativeResize="0"/>
                  </pic:nvPicPr>
                  <pic:blipFill>
                    <a:blip r:embed="rId70"/>
                    <a:srcRect t="24578"/>
                    <a:stretch>
                      <a:fillRect/>
                    </a:stretch>
                  </pic:blipFill>
                  <pic:spPr>
                    <a:xfrm>
                      <a:off x="0" y="0"/>
                      <a:ext cx="5943600" cy="5114925"/>
                    </a:xfrm>
                    <a:prstGeom prst="rect">
                      <a:avLst/>
                    </a:prstGeom>
                    <a:ln/>
                  </pic:spPr>
                </pic:pic>
              </a:graphicData>
            </a:graphic>
          </wp:inline>
        </w:drawing>
      </w:r>
      <w:r>
        <w:rPr>
          <w:noProof/>
          <w:sz w:val="20"/>
          <w:szCs w:val="20"/>
        </w:rPr>
        <w:drawing>
          <wp:inline distT="114300" distB="114300" distL="114300" distR="114300" wp14:anchorId="27D74D56" wp14:editId="09BEB064">
            <wp:extent cx="5943600" cy="1397000"/>
            <wp:effectExtent l="0" t="0" r="0" b="0"/>
            <wp:docPr id="19" name="image67.png"/>
            <wp:cNvGraphicFramePr/>
            <a:graphic xmlns:a="http://schemas.openxmlformats.org/drawingml/2006/main">
              <a:graphicData uri="http://schemas.openxmlformats.org/drawingml/2006/picture">
                <pic:pic xmlns:pic="http://schemas.openxmlformats.org/drawingml/2006/picture">
                  <pic:nvPicPr>
                    <pic:cNvPr id="0" name="image67.png"/>
                    <pic:cNvPicPr preferRelativeResize="0"/>
                  </pic:nvPicPr>
                  <pic:blipFill>
                    <a:blip r:embed="rId71"/>
                    <a:srcRect/>
                    <a:stretch>
                      <a:fillRect/>
                    </a:stretch>
                  </pic:blipFill>
                  <pic:spPr>
                    <a:xfrm>
                      <a:off x="0" y="0"/>
                      <a:ext cx="5943600" cy="1397000"/>
                    </a:xfrm>
                    <a:prstGeom prst="rect">
                      <a:avLst/>
                    </a:prstGeom>
                    <a:ln/>
                  </pic:spPr>
                </pic:pic>
              </a:graphicData>
            </a:graphic>
          </wp:inline>
        </w:drawing>
      </w:r>
    </w:p>
    <w:p w14:paraId="6E1B87E4" w14:textId="77777777" w:rsidR="00937D60" w:rsidRDefault="009F3004">
      <w:pPr>
        <w:pStyle w:val="Heading2"/>
        <w:rPr>
          <w:sz w:val="20"/>
          <w:szCs w:val="20"/>
        </w:rPr>
      </w:pPr>
      <w:bookmarkStart w:id="45" w:name="_ifdrj8vetpj8" w:colFirst="0" w:colLast="0"/>
      <w:bookmarkEnd w:id="45"/>
      <w:r>
        <w:rPr>
          <w:sz w:val="20"/>
          <w:szCs w:val="20"/>
        </w:rPr>
        <w:t>Source: The Demographic and Health Survey (DHS) Program 2016</w:t>
      </w:r>
    </w:p>
    <w:p w14:paraId="31392EB0" w14:textId="77777777" w:rsidR="00937D60" w:rsidRDefault="00937D60"/>
    <w:p w14:paraId="637106BD" w14:textId="77777777" w:rsidR="00080C04" w:rsidRDefault="00080C04">
      <w:pPr>
        <w:rPr>
          <w:b/>
        </w:rPr>
      </w:pPr>
      <w:r>
        <w:rPr>
          <w:b/>
        </w:rPr>
        <w:br w:type="page"/>
      </w:r>
    </w:p>
    <w:p w14:paraId="79C0EF53" w14:textId="17B3AFEE" w:rsidR="00937D60" w:rsidRDefault="009F3004">
      <w:pPr>
        <w:rPr>
          <w:b/>
        </w:rPr>
      </w:pPr>
      <w:r>
        <w:rPr>
          <w:b/>
        </w:rPr>
        <w:lastRenderedPageBreak/>
        <w:t>MICS questionnaire, FGM module</w:t>
      </w:r>
    </w:p>
    <w:tbl>
      <w:tblPr>
        <w:tblStyle w:val="a8"/>
        <w:tblW w:w="8850" w:type="dxa"/>
        <w:tblInd w:w="120" w:type="dxa"/>
        <w:tblBorders>
          <w:top w:val="nil"/>
          <w:left w:val="nil"/>
          <w:bottom w:val="nil"/>
          <w:right w:val="nil"/>
          <w:insideH w:val="nil"/>
          <w:insideV w:val="nil"/>
        </w:tblBorders>
        <w:tblLayout w:type="fixed"/>
        <w:tblLook w:val="0600" w:firstRow="0" w:lastRow="0" w:firstColumn="0" w:lastColumn="0" w:noHBand="1" w:noVBand="1"/>
      </w:tblPr>
      <w:tblGrid>
        <w:gridCol w:w="1965"/>
        <w:gridCol w:w="5805"/>
        <w:gridCol w:w="1080"/>
      </w:tblGrid>
      <w:tr w:rsidR="00937D60" w14:paraId="03EEF4D3" w14:textId="77777777">
        <w:trPr>
          <w:trHeight w:val="340"/>
        </w:trPr>
        <w:tc>
          <w:tcPr>
            <w:tcW w:w="7770" w:type="dxa"/>
            <w:gridSpan w:val="2"/>
            <w:tcBorders>
              <w:top w:val="single" w:sz="12" w:space="0" w:color="000000"/>
              <w:left w:val="single" w:sz="12" w:space="0" w:color="000000"/>
              <w:bottom w:val="single" w:sz="8" w:space="0" w:color="000000"/>
              <w:right w:val="single" w:sz="8" w:space="0" w:color="000000"/>
            </w:tcBorders>
            <w:shd w:val="clear" w:color="auto" w:fill="000000"/>
            <w:tcMar>
              <w:top w:w="40" w:type="dxa"/>
              <w:left w:w="120" w:type="dxa"/>
              <w:bottom w:w="40" w:type="dxa"/>
              <w:right w:w="120" w:type="dxa"/>
            </w:tcMar>
          </w:tcPr>
          <w:p w14:paraId="12293FC7" w14:textId="77777777" w:rsidR="00937D60" w:rsidRDefault="009F3004">
            <w:pPr>
              <w:spacing w:line="276" w:lineRule="auto"/>
              <w:rPr>
                <w:rFonts w:ascii="Times New Roman" w:eastAsia="Times New Roman" w:hAnsi="Times New Roman" w:cs="Times New Roman"/>
                <w:b/>
                <w:color w:val="FFFFFF"/>
              </w:rPr>
            </w:pPr>
            <w:r>
              <w:rPr>
                <w:rFonts w:ascii="Times New Roman" w:eastAsia="Times New Roman" w:hAnsi="Times New Roman" w:cs="Times New Roman"/>
                <w:b/>
                <w:color w:val="FFFFFF"/>
              </w:rPr>
              <w:t>FEMALE GENITAL MUTILATION/CUTTING</w:t>
            </w:r>
          </w:p>
        </w:tc>
        <w:tc>
          <w:tcPr>
            <w:tcW w:w="1080" w:type="dxa"/>
            <w:tcBorders>
              <w:top w:val="single" w:sz="12" w:space="0" w:color="000000"/>
              <w:left w:val="nil"/>
              <w:bottom w:val="single" w:sz="8" w:space="0" w:color="000000"/>
              <w:right w:val="single" w:sz="12" w:space="0" w:color="000000"/>
            </w:tcBorders>
            <w:shd w:val="clear" w:color="auto" w:fill="000000"/>
            <w:tcMar>
              <w:top w:w="40" w:type="dxa"/>
              <w:left w:w="120" w:type="dxa"/>
              <w:bottom w:w="40" w:type="dxa"/>
              <w:right w:w="120" w:type="dxa"/>
            </w:tcMar>
          </w:tcPr>
          <w:p w14:paraId="53808158" w14:textId="77777777" w:rsidR="00937D60" w:rsidRDefault="009F3004">
            <w:pPr>
              <w:spacing w:line="276" w:lineRule="auto"/>
              <w:jc w:val="right"/>
              <w:rPr>
                <w:rFonts w:ascii="Times New Roman" w:eastAsia="Times New Roman" w:hAnsi="Times New Roman" w:cs="Times New Roman"/>
                <w:b/>
                <w:color w:val="FFFFFF"/>
              </w:rPr>
            </w:pPr>
            <w:r>
              <w:rPr>
                <w:rFonts w:ascii="Times New Roman" w:eastAsia="Times New Roman" w:hAnsi="Times New Roman" w:cs="Times New Roman"/>
                <w:b/>
                <w:color w:val="FFFFFF"/>
              </w:rPr>
              <w:t>FG</w:t>
            </w:r>
          </w:p>
        </w:tc>
      </w:tr>
      <w:tr w:rsidR="00937D60" w14:paraId="4725C242" w14:textId="77777777">
        <w:trPr>
          <w:trHeight w:val="1380"/>
        </w:trPr>
        <w:tc>
          <w:tcPr>
            <w:tcW w:w="1965" w:type="dxa"/>
            <w:tcBorders>
              <w:top w:val="nil"/>
              <w:left w:val="single" w:sz="12" w:space="0" w:color="000000"/>
              <w:bottom w:val="single" w:sz="8" w:space="0" w:color="000000"/>
              <w:right w:val="single" w:sz="8" w:space="0" w:color="000000"/>
            </w:tcBorders>
            <w:shd w:val="clear" w:color="auto" w:fill="auto"/>
            <w:tcMar>
              <w:top w:w="40" w:type="dxa"/>
              <w:left w:w="120" w:type="dxa"/>
              <w:bottom w:w="40" w:type="dxa"/>
              <w:right w:w="120" w:type="dxa"/>
            </w:tcMar>
          </w:tcPr>
          <w:p w14:paraId="0132ECB1" w14:textId="77777777" w:rsidR="00937D60" w:rsidRDefault="009F3004">
            <w:pPr>
              <w:spacing w:line="276" w:lineRule="auto"/>
              <w:rPr>
                <w:rFonts w:ascii="Times New Roman" w:eastAsia="Times New Roman" w:hAnsi="Times New Roman" w:cs="Times New Roman"/>
                <w:b/>
              </w:rPr>
            </w:pPr>
            <w:r>
              <w:rPr>
                <w:rFonts w:ascii="Times New Roman" w:eastAsia="Times New Roman" w:hAnsi="Times New Roman" w:cs="Times New Roman"/>
                <w:b/>
              </w:rPr>
              <w:t>FG1. Have you ever heard of female circumcision?</w:t>
            </w:r>
          </w:p>
        </w:tc>
        <w:tc>
          <w:tcPr>
            <w:tcW w:w="5805" w:type="dxa"/>
            <w:tcBorders>
              <w:top w:val="nil"/>
              <w:left w:val="nil"/>
              <w:bottom w:val="single" w:sz="8" w:space="0" w:color="000000"/>
              <w:right w:val="single" w:sz="8" w:space="0" w:color="000000"/>
            </w:tcBorders>
            <w:shd w:val="clear" w:color="auto" w:fill="auto"/>
            <w:tcMar>
              <w:top w:w="40" w:type="dxa"/>
              <w:left w:w="120" w:type="dxa"/>
              <w:bottom w:w="40" w:type="dxa"/>
              <w:right w:w="120" w:type="dxa"/>
            </w:tcMar>
          </w:tcPr>
          <w:p w14:paraId="19AEF1F5" w14:textId="77777777" w:rsidR="00937D60" w:rsidRDefault="009F3004">
            <w:pPr>
              <w:spacing w:line="276" w:lineRule="auto"/>
              <w:rPr>
                <w:rFonts w:ascii="Times New Roman" w:eastAsia="Times New Roman" w:hAnsi="Times New Roman" w:cs="Times New Roman"/>
                <w:b/>
              </w:rPr>
            </w:pPr>
            <w:r>
              <w:rPr>
                <w:rFonts w:ascii="Times New Roman" w:eastAsia="Times New Roman" w:hAnsi="Times New Roman" w:cs="Times New Roman"/>
                <w:b/>
              </w:rPr>
              <w:t>Yes..................................................................................... 1</w:t>
            </w:r>
          </w:p>
          <w:p w14:paraId="67850B8F" w14:textId="77777777" w:rsidR="00937D60" w:rsidRDefault="009F3004">
            <w:pPr>
              <w:spacing w:line="276" w:lineRule="auto"/>
              <w:rPr>
                <w:rFonts w:ascii="Times New Roman" w:eastAsia="Times New Roman" w:hAnsi="Times New Roman" w:cs="Times New Roman"/>
                <w:b/>
              </w:rPr>
            </w:pPr>
            <w:r>
              <w:rPr>
                <w:rFonts w:ascii="Times New Roman" w:eastAsia="Times New Roman" w:hAnsi="Times New Roman" w:cs="Times New Roman"/>
                <w:b/>
              </w:rPr>
              <w:t>No....................................................................................... 2</w:t>
            </w:r>
          </w:p>
        </w:tc>
        <w:tc>
          <w:tcPr>
            <w:tcW w:w="1080" w:type="dxa"/>
            <w:tcBorders>
              <w:top w:val="nil"/>
              <w:left w:val="nil"/>
              <w:bottom w:val="single" w:sz="8" w:space="0" w:color="000000"/>
              <w:right w:val="single" w:sz="12" w:space="0" w:color="000000"/>
            </w:tcBorders>
            <w:shd w:val="clear" w:color="auto" w:fill="auto"/>
            <w:tcMar>
              <w:top w:w="40" w:type="dxa"/>
              <w:left w:w="120" w:type="dxa"/>
              <w:bottom w:w="40" w:type="dxa"/>
              <w:right w:w="120" w:type="dxa"/>
            </w:tcMar>
          </w:tcPr>
          <w:p w14:paraId="76196432" w14:textId="77777777" w:rsidR="00937D60" w:rsidRDefault="009F3004">
            <w:pPr>
              <w:spacing w:line="276" w:lineRule="auto"/>
              <w:rPr>
                <w:rFonts w:ascii="Times New Roman" w:eastAsia="Times New Roman" w:hAnsi="Times New Roman" w:cs="Times New Roman"/>
                <w:b/>
                <w:i/>
              </w:rPr>
            </w:pPr>
            <w:r>
              <w:rPr>
                <w:rFonts w:ascii="Times New Roman" w:eastAsia="Times New Roman" w:hAnsi="Times New Roman" w:cs="Times New Roman"/>
                <w:b/>
              </w:rPr>
              <w:t>1</w:t>
            </w:r>
            <w:r>
              <w:rPr>
                <w:b/>
                <w:i/>
              </w:rPr>
              <w:t>ð</w:t>
            </w:r>
            <w:r>
              <w:rPr>
                <w:rFonts w:ascii="Times New Roman" w:eastAsia="Times New Roman" w:hAnsi="Times New Roman" w:cs="Times New Roman"/>
                <w:b/>
                <w:i/>
              </w:rPr>
              <w:t>FG3</w:t>
            </w:r>
          </w:p>
        </w:tc>
      </w:tr>
      <w:tr w:rsidR="00937D60" w14:paraId="24FC6303" w14:textId="77777777">
        <w:trPr>
          <w:trHeight w:val="3520"/>
        </w:trPr>
        <w:tc>
          <w:tcPr>
            <w:tcW w:w="1965" w:type="dxa"/>
            <w:tcBorders>
              <w:top w:val="nil"/>
              <w:left w:val="single" w:sz="12" w:space="0" w:color="000000"/>
              <w:bottom w:val="single" w:sz="8" w:space="0" w:color="000000"/>
              <w:right w:val="single" w:sz="8" w:space="0" w:color="000000"/>
            </w:tcBorders>
            <w:shd w:val="clear" w:color="auto" w:fill="auto"/>
            <w:tcMar>
              <w:top w:w="40" w:type="dxa"/>
              <w:left w:w="120" w:type="dxa"/>
              <w:bottom w:w="40" w:type="dxa"/>
              <w:right w:w="120" w:type="dxa"/>
            </w:tcMar>
          </w:tcPr>
          <w:p w14:paraId="0E9A2DA1" w14:textId="77777777" w:rsidR="00937D60" w:rsidRDefault="009F3004">
            <w:pPr>
              <w:spacing w:line="276" w:lineRule="auto"/>
              <w:rPr>
                <w:rFonts w:ascii="Times New Roman" w:eastAsia="Times New Roman" w:hAnsi="Times New Roman" w:cs="Times New Roman"/>
                <w:b/>
              </w:rPr>
            </w:pPr>
            <w:r>
              <w:rPr>
                <w:rFonts w:ascii="Times New Roman" w:eastAsia="Times New Roman" w:hAnsi="Times New Roman" w:cs="Times New Roman"/>
                <w:b/>
              </w:rPr>
              <w:t>FG2. In some countries, there is a practice in which a girl may have part of her genitals cut.</w:t>
            </w:r>
          </w:p>
          <w:p w14:paraId="4BD5302F" w14:textId="77777777" w:rsidR="00937D60" w:rsidRDefault="009F3004">
            <w:pPr>
              <w:spacing w:line="276" w:lineRule="auto"/>
              <w:rPr>
                <w:rFonts w:ascii="Times New Roman" w:eastAsia="Times New Roman" w:hAnsi="Times New Roman" w:cs="Times New Roman"/>
                <w:b/>
              </w:rPr>
            </w:pPr>
            <w:r>
              <w:rPr>
                <w:rFonts w:ascii="Times New Roman" w:eastAsia="Times New Roman" w:hAnsi="Times New Roman" w:cs="Times New Roman"/>
                <w:b/>
              </w:rPr>
              <w:t xml:space="preserve"> </w:t>
            </w:r>
          </w:p>
          <w:p w14:paraId="4CA66BD7" w14:textId="77777777" w:rsidR="00937D60" w:rsidRDefault="009F3004">
            <w:pPr>
              <w:spacing w:line="276" w:lineRule="auto"/>
              <w:rPr>
                <w:rFonts w:ascii="Times New Roman" w:eastAsia="Times New Roman" w:hAnsi="Times New Roman" w:cs="Times New Roman"/>
                <w:b/>
              </w:rPr>
            </w:pPr>
            <w:r>
              <w:rPr>
                <w:rFonts w:ascii="Times New Roman" w:eastAsia="Times New Roman" w:hAnsi="Times New Roman" w:cs="Times New Roman"/>
                <w:b/>
              </w:rPr>
              <w:t xml:space="preserve">   Have you ever heard about this practice?</w:t>
            </w:r>
          </w:p>
        </w:tc>
        <w:tc>
          <w:tcPr>
            <w:tcW w:w="5805" w:type="dxa"/>
            <w:tcBorders>
              <w:top w:val="nil"/>
              <w:left w:val="nil"/>
              <w:bottom w:val="single" w:sz="8" w:space="0" w:color="000000"/>
              <w:right w:val="single" w:sz="8" w:space="0" w:color="000000"/>
            </w:tcBorders>
            <w:shd w:val="clear" w:color="auto" w:fill="auto"/>
            <w:tcMar>
              <w:top w:w="40" w:type="dxa"/>
              <w:left w:w="120" w:type="dxa"/>
              <w:bottom w:w="40" w:type="dxa"/>
              <w:right w:w="120" w:type="dxa"/>
            </w:tcMar>
          </w:tcPr>
          <w:p w14:paraId="2783FF1C" w14:textId="77777777" w:rsidR="00937D60" w:rsidRDefault="009F3004">
            <w:pPr>
              <w:spacing w:line="276" w:lineRule="auto"/>
              <w:rPr>
                <w:rFonts w:ascii="Times New Roman" w:eastAsia="Times New Roman" w:hAnsi="Times New Roman" w:cs="Times New Roman"/>
                <w:b/>
              </w:rPr>
            </w:pPr>
            <w:r>
              <w:rPr>
                <w:rFonts w:ascii="Times New Roman" w:eastAsia="Times New Roman" w:hAnsi="Times New Roman" w:cs="Times New Roman"/>
                <w:b/>
              </w:rPr>
              <w:t>Yes..................................................................................... 1</w:t>
            </w:r>
          </w:p>
          <w:p w14:paraId="0DDE8D26" w14:textId="77777777" w:rsidR="00937D60" w:rsidRDefault="009F3004">
            <w:pPr>
              <w:spacing w:line="276" w:lineRule="auto"/>
              <w:rPr>
                <w:rFonts w:ascii="Times New Roman" w:eastAsia="Times New Roman" w:hAnsi="Times New Roman" w:cs="Times New Roman"/>
                <w:b/>
              </w:rPr>
            </w:pPr>
            <w:r>
              <w:rPr>
                <w:rFonts w:ascii="Times New Roman" w:eastAsia="Times New Roman" w:hAnsi="Times New Roman" w:cs="Times New Roman"/>
                <w:b/>
              </w:rPr>
              <w:t>No....................................................................................... 2</w:t>
            </w:r>
          </w:p>
        </w:tc>
        <w:tc>
          <w:tcPr>
            <w:tcW w:w="1080" w:type="dxa"/>
            <w:tcBorders>
              <w:top w:val="nil"/>
              <w:left w:val="nil"/>
              <w:bottom w:val="single" w:sz="8" w:space="0" w:color="000000"/>
              <w:right w:val="single" w:sz="12" w:space="0" w:color="000000"/>
            </w:tcBorders>
            <w:shd w:val="clear" w:color="auto" w:fill="auto"/>
            <w:tcMar>
              <w:top w:w="40" w:type="dxa"/>
              <w:left w:w="120" w:type="dxa"/>
              <w:bottom w:w="40" w:type="dxa"/>
              <w:right w:w="120" w:type="dxa"/>
            </w:tcMar>
          </w:tcPr>
          <w:p w14:paraId="2DD99238" w14:textId="77777777" w:rsidR="00937D60" w:rsidRDefault="009F3004">
            <w:pPr>
              <w:spacing w:line="276" w:lineRule="auto"/>
              <w:rPr>
                <w:rFonts w:ascii="Times New Roman" w:eastAsia="Times New Roman" w:hAnsi="Times New Roman" w:cs="Times New Roman"/>
                <w:b/>
              </w:rPr>
            </w:pPr>
            <w:r>
              <w:rPr>
                <w:rFonts w:ascii="Times New Roman" w:eastAsia="Times New Roman" w:hAnsi="Times New Roman" w:cs="Times New Roman"/>
                <w:b/>
              </w:rPr>
              <w:t xml:space="preserve"> </w:t>
            </w:r>
          </w:p>
          <w:p w14:paraId="0ECB36A7" w14:textId="77777777" w:rsidR="00937D60" w:rsidRDefault="009F3004">
            <w:pPr>
              <w:spacing w:line="276" w:lineRule="auto"/>
              <w:rPr>
                <w:rFonts w:ascii="Times New Roman" w:eastAsia="Times New Roman" w:hAnsi="Times New Roman" w:cs="Times New Roman"/>
                <w:b/>
                <w:i/>
              </w:rPr>
            </w:pPr>
            <w:r>
              <w:rPr>
                <w:rFonts w:ascii="Times New Roman" w:eastAsia="Times New Roman" w:hAnsi="Times New Roman" w:cs="Times New Roman"/>
                <w:b/>
              </w:rPr>
              <w:t>2</w:t>
            </w:r>
            <w:r>
              <w:rPr>
                <w:b/>
                <w:i/>
              </w:rPr>
              <w:t>ð</w:t>
            </w:r>
            <w:r>
              <w:rPr>
                <w:rFonts w:ascii="Times New Roman" w:eastAsia="Times New Roman" w:hAnsi="Times New Roman" w:cs="Times New Roman"/>
                <w:b/>
                <w:i/>
              </w:rPr>
              <w:t>End</w:t>
            </w:r>
          </w:p>
        </w:tc>
      </w:tr>
      <w:tr w:rsidR="00937D60" w14:paraId="6D497868" w14:textId="77777777">
        <w:trPr>
          <w:trHeight w:val="1380"/>
        </w:trPr>
        <w:tc>
          <w:tcPr>
            <w:tcW w:w="1965" w:type="dxa"/>
            <w:tcBorders>
              <w:top w:val="nil"/>
              <w:left w:val="single" w:sz="12" w:space="0" w:color="000000"/>
              <w:bottom w:val="single" w:sz="8" w:space="0" w:color="000000"/>
              <w:right w:val="single" w:sz="8" w:space="0" w:color="000000"/>
            </w:tcBorders>
            <w:shd w:val="clear" w:color="auto" w:fill="auto"/>
            <w:tcMar>
              <w:top w:w="40" w:type="dxa"/>
              <w:left w:w="120" w:type="dxa"/>
              <w:bottom w:w="40" w:type="dxa"/>
              <w:right w:w="120" w:type="dxa"/>
            </w:tcMar>
          </w:tcPr>
          <w:p w14:paraId="016F225D" w14:textId="77777777" w:rsidR="00937D60" w:rsidRDefault="009F3004">
            <w:pPr>
              <w:spacing w:line="276" w:lineRule="auto"/>
              <w:rPr>
                <w:rFonts w:ascii="Times New Roman" w:eastAsia="Times New Roman" w:hAnsi="Times New Roman" w:cs="Times New Roman"/>
                <w:b/>
              </w:rPr>
            </w:pPr>
            <w:r>
              <w:rPr>
                <w:rFonts w:ascii="Times New Roman" w:eastAsia="Times New Roman" w:hAnsi="Times New Roman" w:cs="Times New Roman"/>
                <w:b/>
              </w:rPr>
              <w:t>FG3. Have you yourself ever been circumcised?</w:t>
            </w:r>
          </w:p>
        </w:tc>
        <w:tc>
          <w:tcPr>
            <w:tcW w:w="5805" w:type="dxa"/>
            <w:tcBorders>
              <w:top w:val="nil"/>
              <w:left w:val="nil"/>
              <w:bottom w:val="single" w:sz="8" w:space="0" w:color="000000"/>
              <w:right w:val="single" w:sz="8" w:space="0" w:color="000000"/>
            </w:tcBorders>
            <w:shd w:val="clear" w:color="auto" w:fill="auto"/>
            <w:tcMar>
              <w:top w:w="40" w:type="dxa"/>
              <w:left w:w="120" w:type="dxa"/>
              <w:bottom w:w="40" w:type="dxa"/>
              <w:right w:w="120" w:type="dxa"/>
            </w:tcMar>
          </w:tcPr>
          <w:p w14:paraId="1F860D13" w14:textId="77777777" w:rsidR="00937D60" w:rsidRDefault="009F3004">
            <w:pPr>
              <w:spacing w:line="276" w:lineRule="auto"/>
              <w:rPr>
                <w:rFonts w:ascii="Times New Roman" w:eastAsia="Times New Roman" w:hAnsi="Times New Roman" w:cs="Times New Roman"/>
                <w:b/>
              </w:rPr>
            </w:pPr>
            <w:r>
              <w:rPr>
                <w:rFonts w:ascii="Times New Roman" w:eastAsia="Times New Roman" w:hAnsi="Times New Roman" w:cs="Times New Roman"/>
                <w:b/>
              </w:rPr>
              <w:t>Yes..................................................................................... 1</w:t>
            </w:r>
          </w:p>
          <w:p w14:paraId="74B049B9" w14:textId="77777777" w:rsidR="00937D60" w:rsidRDefault="009F3004">
            <w:pPr>
              <w:spacing w:line="276" w:lineRule="auto"/>
              <w:rPr>
                <w:rFonts w:ascii="Times New Roman" w:eastAsia="Times New Roman" w:hAnsi="Times New Roman" w:cs="Times New Roman"/>
                <w:b/>
              </w:rPr>
            </w:pPr>
            <w:r>
              <w:rPr>
                <w:rFonts w:ascii="Times New Roman" w:eastAsia="Times New Roman" w:hAnsi="Times New Roman" w:cs="Times New Roman"/>
                <w:b/>
              </w:rPr>
              <w:t>No....................................................................................... 2</w:t>
            </w:r>
          </w:p>
        </w:tc>
        <w:tc>
          <w:tcPr>
            <w:tcW w:w="1080" w:type="dxa"/>
            <w:tcBorders>
              <w:top w:val="nil"/>
              <w:left w:val="nil"/>
              <w:bottom w:val="single" w:sz="8" w:space="0" w:color="000000"/>
              <w:right w:val="single" w:sz="12" w:space="0" w:color="000000"/>
            </w:tcBorders>
            <w:shd w:val="clear" w:color="auto" w:fill="auto"/>
            <w:tcMar>
              <w:top w:w="40" w:type="dxa"/>
              <w:left w:w="120" w:type="dxa"/>
              <w:bottom w:w="40" w:type="dxa"/>
              <w:right w:w="120" w:type="dxa"/>
            </w:tcMar>
          </w:tcPr>
          <w:p w14:paraId="2A092FEA" w14:textId="77777777" w:rsidR="00937D60" w:rsidRDefault="009F3004">
            <w:pPr>
              <w:spacing w:line="276" w:lineRule="auto"/>
              <w:rPr>
                <w:rFonts w:ascii="Times New Roman" w:eastAsia="Times New Roman" w:hAnsi="Times New Roman" w:cs="Times New Roman"/>
                <w:b/>
              </w:rPr>
            </w:pPr>
            <w:r>
              <w:rPr>
                <w:rFonts w:ascii="Times New Roman" w:eastAsia="Times New Roman" w:hAnsi="Times New Roman" w:cs="Times New Roman"/>
                <w:b/>
              </w:rPr>
              <w:t xml:space="preserve"> </w:t>
            </w:r>
          </w:p>
          <w:p w14:paraId="3D7FDCE1" w14:textId="77777777" w:rsidR="00937D60" w:rsidRDefault="009F3004">
            <w:pPr>
              <w:spacing w:line="276" w:lineRule="auto"/>
              <w:rPr>
                <w:rFonts w:ascii="Times New Roman" w:eastAsia="Times New Roman" w:hAnsi="Times New Roman" w:cs="Times New Roman"/>
                <w:b/>
                <w:i/>
              </w:rPr>
            </w:pPr>
            <w:r>
              <w:rPr>
                <w:rFonts w:ascii="Times New Roman" w:eastAsia="Times New Roman" w:hAnsi="Times New Roman" w:cs="Times New Roman"/>
                <w:b/>
              </w:rPr>
              <w:t>2</w:t>
            </w:r>
            <w:r>
              <w:rPr>
                <w:b/>
                <w:i/>
              </w:rPr>
              <w:t>ð</w:t>
            </w:r>
            <w:r>
              <w:rPr>
                <w:rFonts w:ascii="Times New Roman" w:eastAsia="Times New Roman" w:hAnsi="Times New Roman" w:cs="Times New Roman"/>
                <w:b/>
                <w:i/>
              </w:rPr>
              <w:t>FG9</w:t>
            </w:r>
          </w:p>
        </w:tc>
      </w:tr>
      <w:tr w:rsidR="00937D60" w14:paraId="4EF1A7AC" w14:textId="77777777">
        <w:trPr>
          <w:trHeight w:val="2980"/>
        </w:trPr>
        <w:tc>
          <w:tcPr>
            <w:tcW w:w="1965" w:type="dxa"/>
            <w:tcBorders>
              <w:top w:val="nil"/>
              <w:left w:val="single" w:sz="12" w:space="0" w:color="000000"/>
              <w:bottom w:val="single" w:sz="8" w:space="0" w:color="000000"/>
              <w:right w:val="single" w:sz="8" w:space="0" w:color="000000"/>
            </w:tcBorders>
            <w:shd w:val="clear" w:color="auto" w:fill="auto"/>
            <w:tcMar>
              <w:top w:w="40" w:type="dxa"/>
              <w:left w:w="120" w:type="dxa"/>
              <w:bottom w:w="40" w:type="dxa"/>
              <w:right w:w="120" w:type="dxa"/>
            </w:tcMar>
          </w:tcPr>
          <w:p w14:paraId="369D115D" w14:textId="77777777" w:rsidR="00937D60" w:rsidRDefault="009F3004">
            <w:pPr>
              <w:spacing w:line="276" w:lineRule="auto"/>
              <w:rPr>
                <w:rFonts w:ascii="Times New Roman" w:eastAsia="Times New Roman" w:hAnsi="Times New Roman" w:cs="Times New Roman"/>
                <w:b/>
              </w:rPr>
            </w:pPr>
            <w:r>
              <w:rPr>
                <w:rFonts w:ascii="Times New Roman" w:eastAsia="Times New Roman" w:hAnsi="Times New Roman" w:cs="Times New Roman"/>
                <w:b/>
              </w:rPr>
              <w:t>FG4. Now I would like to ask you what was done to you at that time.</w:t>
            </w:r>
          </w:p>
          <w:p w14:paraId="42AFDFB2" w14:textId="77777777" w:rsidR="00937D60" w:rsidRDefault="009F3004">
            <w:pPr>
              <w:spacing w:line="276" w:lineRule="auto"/>
              <w:rPr>
                <w:rFonts w:ascii="Times New Roman" w:eastAsia="Times New Roman" w:hAnsi="Times New Roman" w:cs="Times New Roman"/>
                <w:b/>
              </w:rPr>
            </w:pPr>
            <w:r>
              <w:rPr>
                <w:rFonts w:ascii="Times New Roman" w:eastAsia="Times New Roman" w:hAnsi="Times New Roman" w:cs="Times New Roman"/>
                <w:b/>
              </w:rPr>
              <w:t xml:space="preserve"> </w:t>
            </w:r>
          </w:p>
          <w:p w14:paraId="7025915E" w14:textId="77777777" w:rsidR="00937D60" w:rsidRDefault="009F3004">
            <w:pPr>
              <w:spacing w:line="276" w:lineRule="auto"/>
              <w:rPr>
                <w:rFonts w:ascii="Times New Roman" w:eastAsia="Times New Roman" w:hAnsi="Times New Roman" w:cs="Times New Roman"/>
                <w:b/>
              </w:rPr>
            </w:pPr>
            <w:r>
              <w:rPr>
                <w:rFonts w:ascii="Times New Roman" w:eastAsia="Times New Roman" w:hAnsi="Times New Roman" w:cs="Times New Roman"/>
                <w:b/>
              </w:rPr>
              <w:t xml:space="preserve">   Was any flesh removed from the genital area?</w:t>
            </w:r>
          </w:p>
        </w:tc>
        <w:tc>
          <w:tcPr>
            <w:tcW w:w="5805" w:type="dxa"/>
            <w:tcBorders>
              <w:top w:val="nil"/>
              <w:left w:val="nil"/>
              <w:bottom w:val="single" w:sz="8" w:space="0" w:color="000000"/>
              <w:right w:val="single" w:sz="8" w:space="0" w:color="000000"/>
            </w:tcBorders>
            <w:shd w:val="clear" w:color="auto" w:fill="auto"/>
            <w:tcMar>
              <w:top w:w="40" w:type="dxa"/>
              <w:left w:w="120" w:type="dxa"/>
              <w:bottom w:w="40" w:type="dxa"/>
              <w:right w:w="120" w:type="dxa"/>
            </w:tcMar>
          </w:tcPr>
          <w:p w14:paraId="6C46BDF4" w14:textId="77777777" w:rsidR="00937D60" w:rsidRDefault="009F3004">
            <w:pPr>
              <w:spacing w:line="276" w:lineRule="auto"/>
              <w:rPr>
                <w:rFonts w:ascii="Times New Roman" w:eastAsia="Times New Roman" w:hAnsi="Times New Roman" w:cs="Times New Roman"/>
                <w:b/>
              </w:rPr>
            </w:pPr>
            <w:r>
              <w:rPr>
                <w:rFonts w:ascii="Times New Roman" w:eastAsia="Times New Roman" w:hAnsi="Times New Roman" w:cs="Times New Roman"/>
                <w:b/>
              </w:rPr>
              <w:t>Yes..................................................................................... 1</w:t>
            </w:r>
          </w:p>
          <w:p w14:paraId="70F22EC0" w14:textId="77777777" w:rsidR="00937D60" w:rsidRDefault="009F3004">
            <w:pPr>
              <w:spacing w:line="276" w:lineRule="auto"/>
              <w:rPr>
                <w:rFonts w:ascii="Times New Roman" w:eastAsia="Times New Roman" w:hAnsi="Times New Roman" w:cs="Times New Roman"/>
                <w:b/>
              </w:rPr>
            </w:pPr>
            <w:r>
              <w:rPr>
                <w:rFonts w:ascii="Times New Roman" w:eastAsia="Times New Roman" w:hAnsi="Times New Roman" w:cs="Times New Roman"/>
                <w:b/>
              </w:rPr>
              <w:t>No....................................................................................... 2</w:t>
            </w:r>
          </w:p>
          <w:p w14:paraId="15F8785C" w14:textId="77777777" w:rsidR="00937D60" w:rsidRDefault="009F3004">
            <w:pPr>
              <w:spacing w:line="276" w:lineRule="auto"/>
              <w:rPr>
                <w:rFonts w:ascii="Times New Roman" w:eastAsia="Times New Roman" w:hAnsi="Times New Roman" w:cs="Times New Roman"/>
                <w:b/>
              </w:rPr>
            </w:pPr>
            <w:r>
              <w:rPr>
                <w:rFonts w:ascii="Times New Roman" w:eastAsia="Times New Roman" w:hAnsi="Times New Roman" w:cs="Times New Roman"/>
                <w:b/>
              </w:rPr>
              <w:t xml:space="preserve"> </w:t>
            </w:r>
          </w:p>
          <w:p w14:paraId="782E1798" w14:textId="77777777" w:rsidR="00937D60" w:rsidRDefault="009F3004">
            <w:pPr>
              <w:spacing w:line="276" w:lineRule="auto"/>
              <w:rPr>
                <w:rFonts w:ascii="Times New Roman" w:eastAsia="Times New Roman" w:hAnsi="Times New Roman" w:cs="Times New Roman"/>
                <w:b/>
              </w:rPr>
            </w:pPr>
            <w:r>
              <w:rPr>
                <w:rFonts w:ascii="Times New Roman" w:eastAsia="Times New Roman" w:hAnsi="Times New Roman" w:cs="Times New Roman"/>
                <w:b/>
              </w:rPr>
              <w:t>DK....................................................................................... 8</w:t>
            </w:r>
          </w:p>
        </w:tc>
        <w:tc>
          <w:tcPr>
            <w:tcW w:w="1080" w:type="dxa"/>
            <w:tcBorders>
              <w:top w:val="nil"/>
              <w:left w:val="nil"/>
              <w:bottom w:val="single" w:sz="8" w:space="0" w:color="000000"/>
              <w:right w:val="single" w:sz="12" w:space="0" w:color="000000"/>
            </w:tcBorders>
            <w:shd w:val="clear" w:color="auto" w:fill="auto"/>
            <w:tcMar>
              <w:top w:w="40" w:type="dxa"/>
              <w:left w:w="120" w:type="dxa"/>
              <w:bottom w:w="40" w:type="dxa"/>
              <w:right w:w="120" w:type="dxa"/>
            </w:tcMar>
          </w:tcPr>
          <w:p w14:paraId="1B4C0893" w14:textId="77777777" w:rsidR="00937D60" w:rsidRDefault="009F3004">
            <w:pPr>
              <w:spacing w:line="276" w:lineRule="auto"/>
              <w:rPr>
                <w:rFonts w:ascii="Times New Roman" w:eastAsia="Times New Roman" w:hAnsi="Times New Roman" w:cs="Times New Roman"/>
                <w:b/>
                <w:i/>
              </w:rPr>
            </w:pPr>
            <w:r>
              <w:rPr>
                <w:rFonts w:ascii="Times New Roman" w:eastAsia="Times New Roman" w:hAnsi="Times New Roman" w:cs="Times New Roman"/>
                <w:b/>
              </w:rPr>
              <w:t>1</w:t>
            </w:r>
            <w:r>
              <w:rPr>
                <w:b/>
                <w:i/>
              </w:rPr>
              <w:t>ð</w:t>
            </w:r>
            <w:r>
              <w:rPr>
                <w:rFonts w:ascii="Times New Roman" w:eastAsia="Times New Roman" w:hAnsi="Times New Roman" w:cs="Times New Roman"/>
                <w:b/>
                <w:i/>
              </w:rPr>
              <w:t>FG6</w:t>
            </w:r>
          </w:p>
        </w:tc>
      </w:tr>
      <w:tr w:rsidR="00937D60" w14:paraId="227133F2" w14:textId="77777777">
        <w:trPr>
          <w:trHeight w:val="2680"/>
        </w:trPr>
        <w:tc>
          <w:tcPr>
            <w:tcW w:w="1965" w:type="dxa"/>
            <w:tcBorders>
              <w:top w:val="nil"/>
              <w:left w:val="single" w:sz="12" w:space="0" w:color="000000"/>
              <w:bottom w:val="single" w:sz="8" w:space="0" w:color="000000"/>
              <w:right w:val="single" w:sz="8" w:space="0" w:color="000000"/>
            </w:tcBorders>
            <w:shd w:val="clear" w:color="auto" w:fill="auto"/>
            <w:tcMar>
              <w:top w:w="40" w:type="dxa"/>
              <w:left w:w="120" w:type="dxa"/>
              <w:bottom w:w="40" w:type="dxa"/>
              <w:right w:w="120" w:type="dxa"/>
            </w:tcMar>
          </w:tcPr>
          <w:p w14:paraId="27BA5B23" w14:textId="77777777" w:rsidR="00937D60" w:rsidRDefault="009F3004">
            <w:pPr>
              <w:spacing w:line="276" w:lineRule="auto"/>
              <w:rPr>
                <w:rFonts w:ascii="Times New Roman" w:eastAsia="Times New Roman" w:hAnsi="Times New Roman" w:cs="Times New Roman"/>
                <w:b/>
              </w:rPr>
            </w:pPr>
            <w:r>
              <w:rPr>
                <w:rFonts w:ascii="Times New Roman" w:eastAsia="Times New Roman" w:hAnsi="Times New Roman" w:cs="Times New Roman"/>
                <w:b/>
              </w:rPr>
              <w:lastRenderedPageBreak/>
              <w:t>FG5. Was the genital area just nicked without removing any flesh?</w:t>
            </w:r>
          </w:p>
        </w:tc>
        <w:tc>
          <w:tcPr>
            <w:tcW w:w="5805" w:type="dxa"/>
            <w:tcBorders>
              <w:top w:val="nil"/>
              <w:left w:val="nil"/>
              <w:bottom w:val="single" w:sz="8" w:space="0" w:color="000000"/>
              <w:right w:val="single" w:sz="8" w:space="0" w:color="000000"/>
            </w:tcBorders>
            <w:shd w:val="clear" w:color="auto" w:fill="auto"/>
            <w:tcMar>
              <w:top w:w="40" w:type="dxa"/>
              <w:left w:w="120" w:type="dxa"/>
              <w:bottom w:w="40" w:type="dxa"/>
              <w:right w:w="120" w:type="dxa"/>
            </w:tcMar>
          </w:tcPr>
          <w:p w14:paraId="3347058A" w14:textId="77777777" w:rsidR="00937D60" w:rsidRDefault="009F3004">
            <w:pPr>
              <w:spacing w:line="276" w:lineRule="auto"/>
              <w:rPr>
                <w:rFonts w:ascii="Times New Roman" w:eastAsia="Times New Roman" w:hAnsi="Times New Roman" w:cs="Times New Roman"/>
                <w:b/>
              </w:rPr>
            </w:pPr>
            <w:r>
              <w:rPr>
                <w:rFonts w:ascii="Times New Roman" w:eastAsia="Times New Roman" w:hAnsi="Times New Roman" w:cs="Times New Roman"/>
                <w:b/>
              </w:rPr>
              <w:t>Yes..................................................................................... 1</w:t>
            </w:r>
          </w:p>
          <w:p w14:paraId="46AC3EF9" w14:textId="77777777" w:rsidR="00937D60" w:rsidRDefault="009F3004">
            <w:pPr>
              <w:spacing w:line="276" w:lineRule="auto"/>
              <w:rPr>
                <w:rFonts w:ascii="Times New Roman" w:eastAsia="Times New Roman" w:hAnsi="Times New Roman" w:cs="Times New Roman"/>
                <w:b/>
              </w:rPr>
            </w:pPr>
            <w:r>
              <w:rPr>
                <w:rFonts w:ascii="Times New Roman" w:eastAsia="Times New Roman" w:hAnsi="Times New Roman" w:cs="Times New Roman"/>
                <w:b/>
              </w:rPr>
              <w:t>No....................................................................................... 2</w:t>
            </w:r>
          </w:p>
          <w:p w14:paraId="58F8A701" w14:textId="77777777" w:rsidR="00937D60" w:rsidRDefault="009F3004">
            <w:pPr>
              <w:spacing w:line="276" w:lineRule="auto"/>
              <w:rPr>
                <w:rFonts w:ascii="Times New Roman" w:eastAsia="Times New Roman" w:hAnsi="Times New Roman" w:cs="Times New Roman"/>
                <w:b/>
              </w:rPr>
            </w:pPr>
            <w:r>
              <w:rPr>
                <w:rFonts w:ascii="Times New Roman" w:eastAsia="Times New Roman" w:hAnsi="Times New Roman" w:cs="Times New Roman"/>
                <w:b/>
              </w:rPr>
              <w:t xml:space="preserve"> </w:t>
            </w:r>
          </w:p>
          <w:p w14:paraId="562BB551" w14:textId="77777777" w:rsidR="00937D60" w:rsidRDefault="009F3004">
            <w:pPr>
              <w:spacing w:line="276" w:lineRule="auto"/>
              <w:rPr>
                <w:rFonts w:ascii="Times New Roman" w:eastAsia="Times New Roman" w:hAnsi="Times New Roman" w:cs="Times New Roman"/>
                <w:b/>
              </w:rPr>
            </w:pPr>
            <w:r>
              <w:rPr>
                <w:rFonts w:ascii="Times New Roman" w:eastAsia="Times New Roman" w:hAnsi="Times New Roman" w:cs="Times New Roman"/>
                <w:b/>
              </w:rPr>
              <w:t>DK....................................................................................... 8</w:t>
            </w:r>
          </w:p>
        </w:tc>
        <w:tc>
          <w:tcPr>
            <w:tcW w:w="1080" w:type="dxa"/>
            <w:tcBorders>
              <w:top w:val="nil"/>
              <w:left w:val="nil"/>
              <w:bottom w:val="single" w:sz="8" w:space="0" w:color="000000"/>
              <w:right w:val="single" w:sz="12" w:space="0" w:color="000000"/>
            </w:tcBorders>
            <w:shd w:val="clear" w:color="auto" w:fill="auto"/>
            <w:tcMar>
              <w:top w:w="40" w:type="dxa"/>
              <w:left w:w="120" w:type="dxa"/>
              <w:bottom w:w="40" w:type="dxa"/>
              <w:right w:w="120" w:type="dxa"/>
            </w:tcMar>
          </w:tcPr>
          <w:p w14:paraId="65D7CA1A" w14:textId="77777777" w:rsidR="00937D60" w:rsidRDefault="009F3004">
            <w:pPr>
              <w:spacing w:line="276" w:lineRule="auto"/>
              <w:rPr>
                <w:rFonts w:ascii="Times New Roman" w:eastAsia="Times New Roman" w:hAnsi="Times New Roman" w:cs="Times New Roman"/>
                <w:b/>
              </w:rPr>
            </w:pPr>
            <w:r>
              <w:rPr>
                <w:rFonts w:ascii="Times New Roman" w:eastAsia="Times New Roman" w:hAnsi="Times New Roman" w:cs="Times New Roman"/>
                <w:b/>
              </w:rPr>
              <w:t xml:space="preserve"> </w:t>
            </w:r>
          </w:p>
        </w:tc>
      </w:tr>
      <w:tr w:rsidR="00937D60" w14:paraId="76FC6A47" w14:textId="77777777">
        <w:trPr>
          <w:trHeight w:val="2680"/>
        </w:trPr>
        <w:tc>
          <w:tcPr>
            <w:tcW w:w="1965" w:type="dxa"/>
            <w:tcBorders>
              <w:top w:val="nil"/>
              <w:left w:val="single" w:sz="12" w:space="0" w:color="000000"/>
              <w:bottom w:val="single" w:sz="8" w:space="0" w:color="000000"/>
              <w:right w:val="single" w:sz="8" w:space="0" w:color="000000"/>
            </w:tcBorders>
            <w:shd w:val="clear" w:color="auto" w:fill="auto"/>
            <w:tcMar>
              <w:top w:w="40" w:type="dxa"/>
              <w:left w:w="120" w:type="dxa"/>
              <w:bottom w:w="40" w:type="dxa"/>
              <w:right w:w="120" w:type="dxa"/>
            </w:tcMar>
          </w:tcPr>
          <w:p w14:paraId="6BE27EFD" w14:textId="77777777" w:rsidR="00937D60" w:rsidRDefault="009F3004">
            <w:pPr>
              <w:spacing w:line="276" w:lineRule="auto"/>
              <w:rPr>
                <w:rFonts w:ascii="Times New Roman" w:eastAsia="Times New Roman" w:hAnsi="Times New Roman" w:cs="Times New Roman"/>
                <w:b/>
              </w:rPr>
            </w:pPr>
            <w:r>
              <w:rPr>
                <w:rFonts w:ascii="Times New Roman" w:eastAsia="Times New Roman" w:hAnsi="Times New Roman" w:cs="Times New Roman"/>
                <w:b/>
              </w:rPr>
              <w:t xml:space="preserve">FG6. Was the genital area </w:t>
            </w:r>
            <w:proofErr w:type="spellStart"/>
            <w:r>
              <w:rPr>
                <w:rFonts w:ascii="Times New Roman" w:eastAsia="Times New Roman" w:hAnsi="Times New Roman" w:cs="Times New Roman"/>
                <w:b/>
              </w:rPr>
              <w:t>sewn</w:t>
            </w:r>
            <w:proofErr w:type="spellEnd"/>
            <w:r>
              <w:rPr>
                <w:rFonts w:ascii="Times New Roman" w:eastAsia="Times New Roman" w:hAnsi="Times New Roman" w:cs="Times New Roman"/>
                <w:b/>
              </w:rPr>
              <w:t xml:space="preserve"> closed?</w:t>
            </w:r>
          </w:p>
          <w:p w14:paraId="6B2E92F7" w14:textId="77777777" w:rsidR="00937D60" w:rsidRDefault="009F3004">
            <w:pPr>
              <w:spacing w:line="276" w:lineRule="auto"/>
              <w:rPr>
                <w:rFonts w:ascii="Times New Roman" w:eastAsia="Times New Roman" w:hAnsi="Times New Roman" w:cs="Times New Roman"/>
                <w:b/>
              </w:rPr>
            </w:pPr>
            <w:r>
              <w:rPr>
                <w:rFonts w:ascii="Times New Roman" w:eastAsia="Times New Roman" w:hAnsi="Times New Roman" w:cs="Times New Roman"/>
                <w:b/>
              </w:rPr>
              <w:t xml:space="preserve"> </w:t>
            </w:r>
          </w:p>
          <w:p w14:paraId="74C8ECA9" w14:textId="77777777" w:rsidR="00937D60" w:rsidRDefault="009F3004">
            <w:pPr>
              <w:spacing w:line="276" w:lineRule="auto"/>
              <w:rPr>
                <w:rFonts w:ascii="Times New Roman" w:eastAsia="Times New Roman" w:hAnsi="Times New Roman" w:cs="Times New Roman"/>
                <w:b/>
              </w:rPr>
            </w:pPr>
            <w:r>
              <w:rPr>
                <w:b/>
              </w:rPr>
              <w:t xml:space="preserve">   If necessary, probe</w:t>
            </w:r>
            <w:r>
              <w:rPr>
                <w:rFonts w:ascii="Times New Roman" w:eastAsia="Times New Roman" w:hAnsi="Times New Roman" w:cs="Times New Roman"/>
                <w:b/>
              </w:rPr>
              <w:t>: Was it sealed?</w:t>
            </w:r>
          </w:p>
        </w:tc>
        <w:tc>
          <w:tcPr>
            <w:tcW w:w="5805" w:type="dxa"/>
            <w:tcBorders>
              <w:top w:val="nil"/>
              <w:left w:val="nil"/>
              <w:bottom w:val="single" w:sz="8" w:space="0" w:color="000000"/>
              <w:right w:val="single" w:sz="8" w:space="0" w:color="000000"/>
            </w:tcBorders>
            <w:shd w:val="clear" w:color="auto" w:fill="auto"/>
            <w:tcMar>
              <w:top w:w="40" w:type="dxa"/>
              <w:left w:w="120" w:type="dxa"/>
              <w:bottom w:w="40" w:type="dxa"/>
              <w:right w:w="120" w:type="dxa"/>
            </w:tcMar>
          </w:tcPr>
          <w:p w14:paraId="5B2C14FE" w14:textId="77777777" w:rsidR="00937D60" w:rsidRDefault="009F3004">
            <w:pPr>
              <w:spacing w:line="276" w:lineRule="auto"/>
              <w:rPr>
                <w:rFonts w:ascii="Times New Roman" w:eastAsia="Times New Roman" w:hAnsi="Times New Roman" w:cs="Times New Roman"/>
                <w:b/>
              </w:rPr>
            </w:pPr>
            <w:r>
              <w:rPr>
                <w:rFonts w:ascii="Times New Roman" w:eastAsia="Times New Roman" w:hAnsi="Times New Roman" w:cs="Times New Roman"/>
                <w:b/>
              </w:rPr>
              <w:t>Yes..................................................................................... 1</w:t>
            </w:r>
          </w:p>
          <w:p w14:paraId="452E2904" w14:textId="77777777" w:rsidR="00937D60" w:rsidRDefault="009F3004">
            <w:pPr>
              <w:spacing w:line="276" w:lineRule="auto"/>
              <w:rPr>
                <w:rFonts w:ascii="Times New Roman" w:eastAsia="Times New Roman" w:hAnsi="Times New Roman" w:cs="Times New Roman"/>
                <w:b/>
              </w:rPr>
            </w:pPr>
            <w:r>
              <w:rPr>
                <w:rFonts w:ascii="Times New Roman" w:eastAsia="Times New Roman" w:hAnsi="Times New Roman" w:cs="Times New Roman"/>
                <w:b/>
              </w:rPr>
              <w:t>No....................................................................................... 2</w:t>
            </w:r>
          </w:p>
          <w:p w14:paraId="16E86901" w14:textId="77777777" w:rsidR="00937D60" w:rsidRDefault="009F3004">
            <w:pPr>
              <w:spacing w:line="276" w:lineRule="auto"/>
              <w:rPr>
                <w:rFonts w:ascii="Times New Roman" w:eastAsia="Times New Roman" w:hAnsi="Times New Roman" w:cs="Times New Roman"/>
                <w:b/>
              </w:rPr>
            </w:pPr>
            <w:r>
              <w:rPr>
                <w:rFonts w:ascii="Times New Roman" w:eastAsia="Times New Roman" w:hAnsi="Times New Roman" w:cs="Times New Roman"/>
                <w:b/>
              </w:rPr>
              <w:t xml:space="preserve"> </w:t>
            </w:r>
          </w:p>
          <w:p w14:paraId="6D110A13" w14:textId="77777777" w:rsidR="00937D60" w:rsidRDefault="009F3004">
            <w:pPr>
              <w:spacing w:line="276" w:lineRule="auto"/>
              <w:rPr>
                <w:rFonts w:ascii="Times New Roman" w:eastAsia="Times New Roman" w:hAnsi="Times New Roman" w:cs="Times New Roman"/>
                <w:b/>
              </w:rPr>
            </w:pPr>
            <w:r>
              <w:rPr>
                <w:rFonts w:ascii="Times New Roman" w:eastAsia="Times New Roman" w:hAnsi="Times New Roman" w:cs="Times New Roman"/>
                <w:b/>
              </w:rPr>
              <w:t>DK....................................................................................... 8</w:t>
            </w:r>
          </w:p>
        </w:tc>
        <w:tc>
          <w:tcPr>
            <w:tcW w:w="1080" w:type="dxa"/>
            <w:tcBorders>
              <w:top w:val="nil"/>
              <w:left w:val="nil"/>
              <w:bottom w:val="single" w:sz="8" w:space="0" w:color="000000"/>
              <w:right w:val="single" w:sz="12" w:space="0" w:color="000000"/>
            </w:tcBorders>
            <w:shd w:val="clear" w:color="auto" w:fill="auto"/>
            <w:tcMar>
              <w:top w:w="40" w:type="dxa"/>
              <w:left w:w="120" w:type="dxa"/>
              <w:bottom w:w="40" w:type="dxa"/>
              <w:right w:w="120" w:type="dxa"/>
            </w:tcMar>
          </w:tcPr>
          <w:p w14:paraId="41BC7C61" w14:textId="77777777" w:rsidR="00937D60" w:rsidRDefault="009F3004">
            <w:pPr>
              <w:spacing w:line="276" w:lineRule="auto"/>
              <w:rPr>
                <w:rFonts w:ascii="Times New Roman" w:eastAsia="Times New Roman" w:hAnsi="Times New Roman" w:cs="Times New Roman"/>
                <w:b/>
              </w:rPr>
            </w:pPr>
            <w:r>
              <w:rPr>
                <w:rFonts w:ascii="Times New Roman" w:eastAsia="Times New Roman" w:hAnsi="Times New Roman" w:cs="Times New Roman"/>
                <w:b/>
              </w:rPr>
              <w:t xml:space="preserve"> </w:t>
            </w:r>
          </w:p>
        </w:tc>
      </w:tr>
      <w:tr w:rsidR="00937D60" w14:paraId="515CACDC" w14:textId="77777777">
        <w:trPr>
          <w:trHeight w:val="3520"/>
        </w:trPr>
        <w:tc>
          <w:tcPr>
            <w:tcW w:w="1965" w:type="dxa"/>
            <w:tcBorders>
              <w:top w:val="nil"/>
              <w:left w:val="single" w:sz="12" w:space="0" w:color="000000"/>
              <w:bottom w:val="single" w:sz="8" w:space="0" w:color="000000"/>
              <w:right w:val="single" w:sz="8" w:space="0" w:color="000000"/>
            </w:tcBorders>
            <w:shd w:val="clear" w:color="auto" w:fill="auto"/>
            <w:tcMar>
              <w:top w:w="40" w:type="dxa"/>
              <w:left w:w="120" w:type="dxa"/>
              <w:bottom w:w="40" w:type="dxa"/>
              <w:right w:w="120" w:type="dxa"/>
            </w:tcMar>
          </w:tcPr>
          <w:p w14:paraId="4C862C37" w14:textId="77777777" w:rsidR="00937D60" w:rsidRDefault="009F3004">
            <w:pPr>
              <w:spacing w:line="276" w:lineRule="auto"/>
              <w:rPr>
                <w:rFonts w:ascii="Times New Roman" w:eastAsia="Times New Roman" w:hAnsi="Times New Roman" w:cs="Times New Roman"/>
                <w:b/>
              </w:rPr>
            </w:pPr>
            <w:r>
              <w:rPr>
                <w:rFonts w:ascii="Times New Roman" w:eastAsia="Times New Roman" w:hAnsi="Times New Roman" w:cs="Times New Roman"/>
                <w:b/>
              </w:rPr>
              <w:t>FG7. How old were you when you were circumcised?</w:t>
            </w:r>
          </w:p>
          <w:p w14:paraId="525B0EB9" w14:textId="77777777" w:rsidR="00937D60" w:rsidRDefault="009F3004">
            <w:pPr>
              <w:spacing w:line="276" w:lineRule="auto"/>
              <w:rPr>
                <w:rFonts w:ascii="Times New Roman" w:eastAsia="Times New Roman" w:hAnsi="Times New Roman" w:cs="Times New Roman"/>
                <w:b/>
              </w:rPr>
            </w:pPr>
            <w:r>
              <w:rPr>
                <w:rFonts w:ascii="Times New Roman" w:eastAsia="Times New Roman" w:hAnsi="Times New Roman" w:cs="Times New Roman"/>
                <w:b/>
              </w:rPr>
              <w:t xml:space="preserve"> </w:t>
            </w:r>
          </w:p>
          <w:p w14:paraId="0A50B9C2" w14:textId="77777777" w:rsidR="00937D60" w:rsidRDefault="009F3004">
            <w:pPr>
              <w:spacing w:line="276" w:lineRule="auto"/>
              <w:rPr>
                <w:rFonts w:ascii="Times New Roman" w:eastAsia="Times New Roman" w:hAnsi="Times New Roman" w:cs="Times New Roman"/>
                <w:b/>
                <w:i/>
              </w:rPr>
            </w:pPr>
            <w:r>
              <w:rPr>
                <w:rFonts w:ascii="Times New Roman" w:eastAsia="Times New Roman" w:hAnsi="Times New Roman" w:cs="Times New Roman"/>
                <w:b/>
              </w:rPr>
              <w:t xml:space="preserve">   </w:t>
            </w:r>
            <w:r>
              <w:rPr>
                <w:rFonts w:ascii="Times New Roman" w:eastAsia="Times New Roman" w:hAnsi="Times New Roman" w:cs="Times New Roman"/>
                <w:b/>
                <w:i/>
              </w:rPr>
              <w:t>If the respondent does not know the exact age, probe to get an estimate.</w:t>
            </w:r>
          </w:p>
        </w:tc>
        <w:tc>
          <w:tcPr>
            <w:tcW w:w="5805" w:type="dxa"/>
            <w:tcBorders>
              <w:top w:val="nil"/>
              <w:left w:val="nil"/>
              <w:bottom w:val="single" w:sz="8" w:space="0" w:color="000000"/>
              <w:right w:val="single" w:sz="8" w:space="0" w:color="000000"/>
            </w:tcBorders>
            <w:shd w:val="clear" w:color="auto" w:fill="auto"/>
            <w:tcMar>
              <w:top w:w="40" w:type="dxa"/>
              <w:left w:w="120" w:type="dxa"/>
              <w:bottom w:w="40" w:type="dxa"/>
              <w:right w:w="120" w:type="dxa"/>
            </w:tcMar>
          </w:tcPr>
          <w:p w14:paraId="55F30631" w14:textId="77777777" w:rsidR="00937D60" w:rsidRDefault="009F3004">
            <w:pPr>
              <w:spacing w:line="276" w:lineRule="auto"/>
              <w:rPr>
                <w:rFonts w:ascii="Times New Roman" w:eastAsia="Times New Roman" w:hAnsi="Times New Roman" w:cs="Times New Roman"/>
                <w:b/>
              </w:rPr>
            </w:pPr>
            <w:r>
              <w:rPr>
                <w:rFonts w:ascii="Times New Roman" w:eastAsia="Times New Roman" w:hAnsi="Times New Roman" w:cs="Times New Roman"/>
                <w:b/>
              </w:rPr>
              <w:t xml:space="preserve"> </w:t>
            </w:r>
          </w:p>
          <w:p w14:paraId="674160E9" w14:textId="77777777" w:rsidR="00937D60" w:rsidRDefault="009F3004">
            <w:pPr>
              <w:spacing w:line="276" w:lineRule="auto"/>
              <w:rPr>
                <w:rFonts w:ascii="Times New Roman" w:eastAsia="Times New Roman" w:hAnsi="Times New Roman" w:cs="Times New Roman"/>
                <w:b/>
              </w:rPr>
            </w:pPr>
            <w:r>
              <w:rPr>
                <w:rFonts w:ascii="Times New Roman" w:eastAsia="Times New Roman" w:hAnsi="Times New Roman" w:cs="Times New Roman"/>
                <w:b/>
              </w:rPr>
              <w:t>Age at circumcision.................................... __ __</w:t>
            </w:r>
          </w:p>
          <w:p w14:paraId="522FC60D" w14:textId="77777777" w:rsidR="00937D60" w:rsidRDefault="009F3004">
            <w:pPr>
              <w:spacing w:line="276" w:lineRule="auto"/>
              <w:rPr>
                <w:rFonts w:ascii="Times New Roman" w:eastAsia="Times New Roman" w:hAnsi="Times New Roman" w:cs="Times New Roman"/>
                <w:b/>
              </w:rPr>
            </w:pPr>
            <w:r>
              <w:rPr>
                <w:rFonts w:ascii="Times New Roman" w:eastAsia="Times New Roman" w:hAnsi="Times New Roman" w:cs="Times New Roman"/>
                <w:b/>
              </w:rPr>
              <w:t xml:space="preserve"> </w:t>
            </w:r>
          </w:p>
          <w:p w14:paraId="0DCDC0C9" w14:textId="77777777" w:rsidR="00937D60" w:rsidRDefault="009F3004">
            <w:pPr>
              <w:spacing w:line="276" w:lineRule="auto"/>
              <w:rPr>
                <w:rFonts w:ascii="Times New Roman" w:eastAsia="Times New Roman" w:hAnsi="Times New Roman" w:cs="Times New Roman"/>
                <w:b/>
              </w:rPr>
            </w:pPr>
            <w:r>
              <w:rPr>
                <w:rFonts w:ascii="Times New Roman" w:eastAsia="Times New Roman" w:hAnsi="Times New Roman" w:cs="Times New Roman"/>
                <w:b/>
              </w:rPr>
              <w:t>DK / Don’t remember.......................................... 98</w:t>
            </w:r>
          </w:p>
        </w:tc>
        <w:tc>
          <w:tcPr>
            <w:tcW w:w="1080" w:type="dxa"/>
            <w:tcBorders>
              <w:top w:val="nil"/>
              <w:left w:val="nil"/>
              <w:bottom w:val="single" w:sz="8" w:space="0" w:color="000000"/>
              <w:right w:val="single" w:sz="12" w:space="0" w:color="000000"/>
            </w:tcBorders>
            <w:shd w:val="clear" w:color="auto" w:fill="auto"/>
            <w:tcMar>
              <w:top w:w="40" w:type="dxa"/>
              <w:left w:w="120" w:type="dxa"/>
              <w:bottom w:w="40" w:type="dxa"/>
              <w:right w:w="120" w:type="dxa"/>
            </w:tcMar>
          </w:tcPr>
          <w:p w14:paraId="29698D41" w14:textId="77777777" w:rsidR="00937D60" w:rsidRDefault="009F3004">
            <w:pPr>
              <w:spacing w:line="276" w:lineRule="auto"/>
              <w:rPr>
                <w:rFonts w:ascii="Times New Roman" w:eastAsia="Times New Roman" w:hAnsi="Times New Roman" w:cs="Times New Roman"/>
                <w:b/>
              </w:rPr>
            </w:pPr>
            <w:r>
              <w:rPr>
                <w:rFonts w:ascii="Times New Roman" w:eastAsia="Times New Roman" w:hAnsi="Times New Roman" w:cs="Times New Roman"/>
                <w:b/>
              </w:rPr>
              <w:t xml:space="preserve"> </w:t>
            </w:r>
          </w:p>
        </w:tc>
      </w:tr>
      <w:tr w:rsidR="00937D60" w14:paraId="19CCBECA" w14:textId="77777777">
        <w:trPr>
          <w:trHeight w:val="7000"/>
        </w:trPr>
        <w:tc>
          <w:tcPr>
            <w:tcW w:w="1965" w:type="dxa"/>
            <w:tcBorders>
              <w:top w:val="nil"/>
              <w:left w:val="single" w:sz="12" w:space="0" w:color="000000"/>
              <w:bottom w:val="single" w:sz="8" w:space="0" w:color="000000"/>
              <w:right w:val="single" w:sz="8" w:space="0" w:color="000000"/>
            </w:tcBorders>
            <w:shd w:val="clear" w:color="auto" w:fill="auto"/>
            <w:tcMar>
              <w:top w:w="40" w:type="dxa"/>
              <w:left w:w="120" w:type="dxa"/>
              <w:bottom w:w="40" w:type="dxa"/>
              <w:right w:w="120" w:type="dxa"/>
            </w:tcMar>
          </w:tcPr>
          <w:p w14:paraId="6B60613D" w14:textId="77777777" w:rsidR="00937D60" w:rsidRDefault="009F3004">
            <w:pPr>
              <w:spacing w:line="276" w:lineRule="auto"/>
              <w:rPr>
                <w:rFonts w:ascii="Times New Roman" w:eastAsia="Times New Roman" w:hAnsi="Times New Roman" w:cs="Times New Roman"/>
                <w:b/>
              </w:rPr>
            </w:pPr>
            <w:r>
              <w:rPr>
                <w:rFonts w:ascii="Times New Roman" w:eastAsia="Times New Roman" w:hAnsi="Times New Roman" w:cs="Times New Roman"/>
                <w:b/>
              </w:rPr>
              <w:lastRenderedPageBreak/>
              <w:t>FG8. Who performed the circumcision?</w:t>
            </w:r>
          </w:p>
        </w:tc>
        <w:tc>
          <w:tcPr>
            <w:tcW w:w="5805" w:type="dxa"/>
            <w:tcBorders>
              <w:top w:val="nil"/>
              <w:left w:val="nil"/>
              <w:bottom w:val="single" w:sz="8" w:space="0" w:color="000000"/>
              <w:right w:val="single" w:sz="8" w:space="0" w:color="000000"/>
            </w:tcBorders>
            <w:shd w:val="clear" w:color="auto" w:fill="auto"/>
            <w:tcMar>
              <w:top w:w="40" w:type="dxa"/>
              <w:left w:w="120" w:type="dxa"/>
              <w:bottom w:w="40" w:type="dxa"/>
              <w:right w:w="120" w:type="dxa"/>
            </w:tcMar>
          </w:tcPr>
          <w:p w14:paraId="6B7F61E2" w14:textId="77777777" w:rsidR="00937D60" w:rsidRDefault="009F3004">
            <w:pPr>
              <w:spacing w:line="276" w:lineRule="auto"/>
              <w:rPr>
                <w:rFonts w:ascii="Times New Roman" w:eastAsia="Times New Roman" w:hAnsi="Times New Roman" w:cs="Times New Roman"/>
                <w:b/>
              </w:rPr>
            </w:pPr>
            <w:r>
              <w:rPr>
                <w:rFonts w:ascii="Times New Roman" w:eastAsia="Times New Roman" w:hAnsi="Times New Roman" w:cs="Times New Roman"/>
                <w:b/>
              </w:rPr>
              <w:t>Health professional</w:t>
            </w:r>
          </w:p>
          <w:p w14:paraId="10DB1DB4" w14:textId="77777777" w:rsidR="00937D60" w:rsidRDefault="009F3004">
            <w:pPr>
              <w:spacing w:line="276" w:lineRule="auto"/>
              <w:rPr>
                <w:rFonts w:ascii="Times New Roman" w:eastAsia="Times New Roman" w:hAnsi="Times New Roman" w:cs="Times New Roman"/>
                <w:b/>
              </w:rPr>
            </w:pPr>
            <w:r>
              <w:rPr>
                <w:rFonts w:ascii="Times New Roman" w:eastAsia="Times New Roman" w:hAnsi="Times New Roman" w:cs="Times New Roman"/>
                <w:b/>
              </w:rPr>
              <w:t>.. Doctor...................................................................... 11</w:t>
            </w:r>
          </w:p>
          <w:p w14:paraId="410F4CF2" w14:textId="77777777" w:rsidR="00937D60" w:rsidRDefault="009F3004">
            <w:pPr>
              <w:spacing w:line="276" w:lineRule="auto"/>
              <w:rPr>
                <w:rFonts w:ascii="Times New Roman" w:eastAsia="Times New Roman" w:hAnsi="Times New Roman" w:cs="Times New Roman"/>
                <w:b/>
              </w:rPr>
            </w:pPr>
            <w:r>
              <w:rPr>
                <w:rFonts w:ascii="Times New Roman" w:eastAsia="Times New Roman" w:hAnsi="Times New Roman" w:cs="Times New Roman"/>
                <w:b/>
              </w:rPr>
              <w:t>.. Nurse/Midwife .................................................... 12</w:t>
            </w:r>
          </w:p>
          <w:p w14:paraId="0307AF7E" w14:textId="77777777" w:rsidR="00937D60" w:rsidRDefault="009F3004">
            <w:pPr>
              <w:spacing w:line="276" w:lineRule="auto"/>
              <w:rPr>
                <w:rFonts w:ascii="Times New Roman" w:eastAsia="Times New Roman" w:hAnsi="Times New Roman" w:cs="Times New Roman"/>
                <w:b/>
              </w:rPr>
            </w:pPr>
            <w:r>
              <w:rPr>
                <w:rFonts w:ascii="Times New Roman" w:eastAsia="Times New Roman" w:hAnsi="Times New Roman" w:cs="Times New Roman"/>
                <w:b/>
              </w:rPr>
              <w:t xml:space="preserve">   Other health professional</w:t>
            </w:r>
          </w:p>
          <w:p w14:paraId="58E42480" w14:textId="77777777" w:rsidR="00937D60" w:rsidRDefault="009F3004">
            <w:pPr>
              <w:spacing w:line="276" w:lineRule="auto"/>
              <w:rPr>
                <w:rFonts w:ascii="Times New Roman" w:eastAsia="Times New Roman" w:hAnsi="Times New Roman" w:cs="Times New Roman"/>
                <w:b/>
              </w:rPr>
            </w:pPr>
            <w:r>
              <w:rPr>
                <w:rFonts w:ascii="Times New Roman" w:eastAsia="Times New Roman" w:hAnsi="Times New Roman" w:cs="Times New Roman"/>
                <w:b/>
              </w:rPr>
              <w:t xml:space="preserve"> </w:t>
            </w:r>
            <w:r>
              <w:rPr>
                <w:rFonts w:ascii="Times New Roman" w:eastAsia="Times New Roman" w:hAnsi="Times New Roman" w:cs="Times New Roman"/>
                <w:b/>
              </w:rPr>
              <w:tab/>
              <w:t>(</w:t>
            </w:r>
            <w:r>
              <w:rPr>
                <w:b/>
              </w:rPr>
              <w:t>specify</w:t>
            </w:r>
            <w:r>
              <w:rPr>
                <w:rFonts w:ascii="Times New Roman" w:eastAsia="Times New Roman" w:hAnsi="Times New Roman" w:cs="Times New Roman"/>
                <w:b/>
              </w:rPr>
              <w:t>)______________________________ 16</w:t>
            </w:r>
          </w:p>
          <w:p w14:paraId="43593764" w14:textId="77777777" w:rsidR="00937D60" w:rsidRDefault="009F3004">
            <w:pPr>
              <w:spacing w:line="276" w:lineRule="auto"/>
              <w:rPr>
                <w:rFonts w:ascii="Times New Roman" w:eastAsia="Times New Roman" w:hAnsi="Times New Roman" w:cs="Times New Roman"/>
                <w:b/>
              </w:rPr>
            </w:pPr>
            <w:r>
              <w:rPr>
                <w:rFonts w:ascii="Times New Roman" w:eastAsia="Times New Roman" w:hAnsi="Times New Roman" w:cs="Times New Roman"/>
                <w:b/>
              </w:rPr>
              <w:t xml:space="preserve"> </w:t>
            </w:r>
          </w:p>
          <w:p w14:paraId="50AECF98" w14:textId="77777777" w:rsidR="00937D60" w:rsidRDefault="009F3004">
            <w:pPr>
              <w:spacing w:line="276" w:lineRule="auto"/>
              <w:rPr>
                <w:rFonts w:ascii="Times New Roman" w:eastAsia="Times New Roman" w:hAnsi="Times New Roman" w:cs="Times New Roman"/>
                <w:b/>
              </w:rPr>
            </w:pPr>
            <w:r>
              <w:rPr>
                <w:rFonts w:ascii="Times New Roman" w:eastAsia="Times New Roman" w:hAnsi="Times New Roman" w:cs="Times New Roman"/>
                <w:b/>
              </w:rPr>
              <w:t>Traditional persons</w:t>
            </w:r>
          </w:p>
          <w:p w14:paraId="5D5ED302" w14:textId="77777777" w:rsidR="00937D60" w:rsidRDefault="009F3004">
            <w:pPr>
              <w:spacing w:line="276" w:lineRule="auto"/>
              <w:rPr>
                <w:rFonts w:ascii="Times New Roman" w:eastAsia="Times New Roman" w:hAnsi="Times New Roman" w:cs="Times New Roman"/>
                <w:b/>
              </w:rPr>
            </w:pPr>
            <w:r>
              <w:rPr>
                <w:rFonts w:ascii="Times New Roman" w:eastAsia="Times New Roman" w:hAnsi="Times New Roman" w:cs="Times New Roman"/>
                <w:b/>
              </w:rPr>
              <w:t>.. Traditional ‘circumciser’........................ 21</w:t>
            </w:r>
          </w:p>
          <w:p w14:paraId="19D1D6EF" w14:textId="77777777" w:rsidR="00937D60" w:rsidRDefault="009F3004">
            <w:pPr>
              <w:spacing w:line="276" w:lineRule="auto"/>
              <w:rPr>
                <w:rFonts w:ascii="Times New Roman" w:eastAsia="Times New Roman" w:hAnsi="Times New Roman" w:cs="Times New Roman"/>
                <w:b/>
              </w:rPr>
            </w:pPr>
            <w:r>
              <w:rPr>
                <w:rFonts w:ascii="Times New Roman" w:eastAsia="Times New Roman" w:hAnsi="Times New Roman" w:cs="Times New Roman"/>
                <w:b/>
              </w:rPr>
              <w:t>.. Traditional birth attendant................. 22</w:t>
            </w:r>
          </w:p>
          <w:p w14:paraId="222F552F" w14:textId="77777777" w:rsidR="00937D60" w:rsidRDefault="009F3004">
            <w:pPr>
              <w:spacing w:line="276" w:lineRule="auto"/>
              <w:rPr>
                <w:rFonts w:ascii="Times New Roman" w:eastAsia="Times New Roman" w:hAnsi="Times New Roman" w:cs="Times New Roman"/>
                <w:b/>
              </w:rPr>
            </w:pPr>
            <w:r>
              <w:rPr>
                <w:rFonts w:ascii="Times New Roman" w:eastAsia="Times New Roman" w:hAnsi="Times New Roman" w:cs="Times New Roman"/>
                <w:b/>
              </w:rPr>
              <w:t>_ Other traditional</w:t>
            </w:r>
          </w:p>
          <w:p w14:paraId="0CE3B50F" w14:textId="77777777" w:rsidR="00937D60" w:rsidRDefault="009F3004">
            <w:pPr>
              <w:spacing w:line="276" w:lineRule="auto"/>
              <w:rPr>
                <w:rFonts w:ascii="Times New Roman" w:eastAsia="Times New Roman" w:hAnsi="Times New Roman" w:cs="Times New Roman"/>
                <w:b/>
              </w:rPr>
            </w:pPr>
            <w:r>
              <w:rPr>
                <w:rFonts w:ascii="Times New Roman" w:eastAsia="Times New Roman" w:hAnsi="Times New Roman" w:cs="Times New Roman"/>
                <w:b/>
              </w:rPr>
              <w:t xml:space="preserve"> </w:t>
            </w:r>
            <w:r>
              <w:rPr>
                <w:rFonts w:ascii="Times New Roman" w:eastAsia="Times New Roman" w:hAnsi="Times New Roman" w:cs="Times New Roman"/>
                <w:b/>
              </w:rPr>
              <w:tab/>
              <w:t>(</w:t>
            </w:r>
            <w:r>
              <w:rPr>
                <w:b/>
              </w:rPr>
              <w:t>specify</w:t>
            </w:r>
            <w:r>
              <w:rPr>
                <w:rFonts w:ascii="Times New Roman" w:eastAsia="Times New Roman" w:hAnsi="Times New Roman" w:cs="Times New Roman"/>
                <w:b/>
              </w:rPr>
              <w:t>)______________________________ 26</w:t>
            </w:r>
          </w:p>
          <w:p w14:paraId="16A5B0C8" w14:textId="77777777" w:rsidR="00937D60" w:rsidRDefault="009F3004">
            <w:pPr>
              <w:spacing w:line="276" w:lineRule="auto"/>
              <w:rPr>
                <w:rFonts w:ascii="Times New Roman" w:eastAsia="Times New Roman" w:hAnsi="Times New Roman" w:cs="Times New Roman"/>
                <w:b/>
              </w:rPr>
            </w:pPr>
            <w:r>
              <w:rPr>
                <w:rFonts w:ascii="Times New Roman" w:eastAsia="Times New Roman" w:hAnsi="Times New Roman" w:cs="Times New Roman"/>
                <w:b/>
              </w:rPr>
              <w:t xml:space="preserve"> </w:t>
            </w:r>
          </w:p>
          <w:p w14:paraId="6D7BA233" w14:textId="77777777" w:rsidR="00937D60" w:rsidRDefault="009F3004">
            <w:pPr>
              <w:spacing w:line="276" w:lineRule="auto"/>
              <w:rPr>
                <w:rFonts w:ascii="Times New Roman" w:eastAsia="Times New Roman" w:hAnsi="Times New Roman" w:cs="Times New Roman"/>
                <w:b/>
              </w:rPr>
            </w:pPr>
            <w:r>
              <w:rPr>
                <w:rFonts w:ascii="Times New Roman" w:eastAsia="Times New Roman" w:hAnsi="Times New Roman" w:cs="Times New Roman"/>
                <w:b/>
              </w:rPr>
              <w:t>DK..................................................................................... 98</w:t>
            </w:r>
          </w:p>
        </w:tc>
        <w:tc>
          <w:tcPr>
            <w:tcW w:w="1080" w:type="dxa"/>
            <w:tcBorders>
              <w:top w:val="nil"/>
              <w:left w:val="nil"/>
              <w:bottom w:val="single" w:sz="8" w:space="0" w:color="000000"/>
              <w:right w:val="single" w:sz="12" w:space="0" w:color="000000"/>
            </w:tcBorders>
            <w:shd w:val="clear" w:color="auto" w:fill="auto"/>
            <w:tcMar>
              <w:top w:w="40" w:type="dxa"/>
              <w:left w:w="120" w:type="dxa"/>
              <w:bottom w:w="40" w:type="dxa"/>
              <w:right w:w="120" w:type="dxa"/>
            </w:tcMar>
          </w:tcPr>
          <w:p w14:paraId="3B0A6B8C" w14:textId="77777777" w:rsidR="00937D60" w:rsidRDefault="009F3004">
            <w:pPr>
              <w:spacing w:line="276" w:lineRule="auto"/>
              <w:rPr>
                <w:b/>
              </w:rPr>
            </w:pPr>
            <w:r>
              <w:rPr>
                <w:b/>
              </w:rPr>
              <w:t xml:space="preserve"> </w:t>
            </w:r>
          </w:p>
        </w:tc>
      </w:tr>
      <w:tr w:rsidR="00937D60" w14:paraId="059E73E0" w14:textId="77777777">
        <w:trPr>
          <w:trHeight w:val="2160"/>
        </w:trPr>
        <w:tc>
          <w:tcPr>
            <w:tcW w:w="1965" w:type="dxa"/>
            <w:tcBorders>
              <w:top w:val="nil"/>
              <w:left w:val="single" w:sz="12" w:space="0" w:color="000000"/>
              <w:bottom w:val="single" w:sz="8" w:space="0" w:color="000000"/>
              <w:right w:val="single" w:sz="8" w:space="0" w:color="000000"/>
            </w:tcBorders>
            <w:shd w:val="clear" w:color="auto" w:fill="FFFFCC"/>
            <w:tcMar>
              <w:top w:w="40" w:type="dxa"/>
              <w:left w:w="120" w:type="dxa"/>
              <w:bottom w:w="40" w:type="dxa"/>
              <w:right w:w="120" w:type="dxa"/>
            </w:tcMar>
          </w:tcPr>
          <w:p w14:paraId="5EC0188F" w14:textId="77777777" w:rsidR="00937D60" w:rsidRDefault="009F3004">
            <w:pPr>
              <w:spacing w:line="276" w:lineRule="auto"/>
              <w:rPr>
                <w:rFonts w:ascii="Times New Roman" w:eastAsia="Times New Roman" w:hAnsi="Times New Roman" w:cs="Times New Roman"/>
                <w:b/>
                <w:i/>
              </w:rPr>
            </w:pPr>
            <w:r>
              <w:rPr>
                <w:rFonts w:ascii="Times New Roman" w:eastAsia="Times New Roman" w:hAnsi="Times New Roman" w:cs="Times New Roman"/>
                <w:b/>
              </w:rPr>
              <w:t>FG9</w:t>
            </w:r>
            <w:r>
              <w:rPr>
                <w:rFonts w:ascii="Times New Roman" w:eastAsia="Times New Roman" w:hAnsi="Times New Roman" w:cs="Times New Roman"/>
                <w:b/>
                <w:i/>
              </w:rPr>
              <w:t>.</w:t>
            </w:r>
            <w:r>
              <w:rPr>
                <w:rFonts w:ascii="Times New Roman" w:eastAsia="Times New Roman" w:hAnsi="Times New Roman" w:cs="Times New Roman"/>
                <w:b/>
              </w:rPr>
              <w:t xml:space="preserve"> </w:t>
            </w:r>
            <w:r>
              <w:rPr>
                <w:rFonts w:ascii="Times New Roman" w:eastAsia="Times New Roman" w:hAnsi="Times New Roman" w:cs="Times New Roman"/>
                <w:b/>
                <w:i/>
              </w:rPr>
              <w:t>Sum CM4 for Number of daughters at home and CM7 for Number of daughters elsewhere:</w:t>
            </w:r>
          </w:p>
        </w:tc>
        <w:tc>
          <w:tcPr>
            <w:tcW w:w="5805" w:type="dxa"/>
            <w:tcBorders>
              <w:top w:val="nil"/>
              <w:left w:val="nil"/>
              <w:bottom w:val="single" w:sz="8" w:space="0" w:color="000000"/>
              <w:right w:val="single" w:sz="8" w:space="0" w:color="000000"/>
            </w:tcBorders>
            <w:shd w:val="clear" w:color="auto" w:fill="FFFFCC"/>
            <w:tcMar>
              <w:top w:w="100" w:type="dxa"/>
              <w:left w:w="100" w:type="dxa"/>
              <w:bottom w:w="100" w:type="dxa"/>
              <w:right w:w="100" w:type="dxa"/>
            </w:tcMar>
          </w:tcPr>
          <w:p w14:paraId="0A7B033D" w14:textId="77777777" w:rsidR="00937D60" w:rsidRDefault="009F3004">
            <w:pPr>
              <w:spacing w:line="276" w:lineRule="auto"/>
              <w:rPr>
                <w:rFonts w:ascii="Times New Roman" w:eastAsia="Times New Roman" w:hAnsi="Times New Roman" w:cs="Times New Roman"/>
                <w:b/>
              </w:rPr>
            </w:pPr>
            <w:r>
              <w:rPr>
                <w:rFonts w:ascii="Times New Roman" w:eastAsia="Times New Roman" w:hAnsi="Times New Roman" w:cs="Times New Roman"/>
                <w:b/>
              </w:rPr>
              <w:t>Total number of living</w:t>
            </w:r>
          </w:p>
          <w:p w14:paraId="2C37F41B" w14:textId="77777777" w:rsidR="00937D60" w:rsidRDefault="009F3004">
            <w:pPr>
              <w:spacing w:line="276" w:lineRule="auto"/>
              <w:rPr>
                <w:rFonts w:ascii="Times New Roman" w:eastAsia="Times New Roman" w:hAnsi="Times New Roman" w:cs="Times New Roman"/>
                <w:b/>
                <w:i/>
              </w:rPr>
            </w:pPr>
            <w:r>
              <w:rPr>
                <w:rFonts w:ascii="Times New Roman" w:eastAsia="Times New Roman" w:hAnsi="Times New Roman" w:cs="Times New Roman"/>
                <w:b/>
              </w:rPr>
              <w:t>.. daughters</w:t>
            </w:r>
            <w:r>
              <w:rPr>
                <w:rFonts w:ascii="Times New Roman" w:eastAsia="Times New Roman" w:hAnsi="Times New Roman" w:cs="Times New Roman"/>
                <w:b/>
                <w:i/>
              </w:rPr>
              <w:t>................................................... ___ ___</w:t>
            </w:r>
          </w:p>
        </w:tc>
        <w:tc>
          <w:tcPr>
            <w:tcW w:w="1080" w:type="dxa"/>
            <w:tcBorders>
              <w:top w:val="nil"/>
              <w:left w:val="nil"/>
              <w:bottom w:val="single" w:sz="8" w:space="0" w:color="000000"/>
              <w:right w:val="single" w:sz="12" w:space="0" w:color="000000"/>
            </w:tcBorders>
            <w:shd w:val="clear" w:color="auto" w:fill="FFFFCC"/>
            <w:tcMar>
              <w:top w:w="100" w:type="dxa"/>
              <w:left w:w="100" w:type="dxa"/>
              <w:bottom w:w="100" w:type="dxa"/>
              <w:right w:w="100" w:type="dxa"/>
            </w:tcMar>
          </w:tcPr>
          <w:p w14:paraId="799C8B71" w14:textId="77777777" w:rsidR="00937D60" w:rsidRDefault="009F3004">
            <w:pPr>
              <w:spacing w:line="276" w:lineRule="auto"/>
              <w:rPr>
                <w:b/>
              </w:rPr>
            </w:pPr>
            <w:r>
              <w:rPr>
                <w:b/>
              </w:rPr>
              <w:t xml:space="preserve"> </w:t>
            </w:r>
          </w:p>
        </w:tc>
      </w:tr>
      <w:tr w:rsidR="00937D60" w14:paraId="1E650BE7" w14:textId="77777777">
        <w:trPr>
          <w:trHeight w:val="2220"/>
        </w:trPr>
        <w:tc>
          <w:tcPr>
            <w:tcW w:w="1965" w:type="dxa"/>
            <w:tcBorders>
              <w:top w:val="nil"/>
              <w:left w:val="single" w:sz="12" w:space="0" w:color="000000"/>
              <w:bottom w:val="single" w:sz="8" w:space="0" w:color="000000"/>
              <w:right w:val="single" w:sz="8" w:space="0" w:color="000000"/>
            </w:tcBorders>
            <w:shd w:val="clear" w:color="auto" w:fill="auto"/>
            <w:tcMar>
              <w:top w:w="40" w:type="dxa"/>
              <w:left w:w="120" w:type="dxa"/>
              <w:bottom w:w="40" w:type="dxa"/>
              <w:right w:w="120" w:type="dxa"/>
            </w:tcMar>
          </w:tcPr>
          <w:p w14:paraId="2AD01BBD" w14:textId="77777777" w:rsidR="00937D60" w:rsidRDefault="009F3004">
            <w:pPr>
              <w:spacing w:line="276" w:lineRule="auto"/>
              <w:rPr>
                <w:b/>
              </w:rPr>
            </w:pPr>
            <w:r>
              <w:rPr>
                <w:b/>
                <w:smallCaps/>
              </w:rPr>
              <w:t xml:space="preserve">FG10. </w:t>
            </w:r>
            <w:r>
              <w:rPr>
                <w:b/>
              </w:rPr>
              <w:t>Just to make sure that I have this right, you have (total number in FG9) living daughters. Is this correct?</w:t>
            </w:r>
          </w:p>
        </w:tc>
        <w:tc>
          <w:tcPr>
            <w:tcW w:w="5805" w:type="dxa"/>
            <w:tcBorders>
              <w:top w:val="nil"/>
              <w:left w:val="nil"/>
              <w:bottom w:val="single" w:sz="8" w:space="0" w:color="000000"/>
              <w:right w:val="single" w:sz="8" w:space="0" w:color="000000"/>
            </w:tcBorders>
            <w:shd w:val="clear" w:color="auto" w:fill="auto"/>
            <w:tcMar>
              <w:top w:w="40" w:type="dxa"/>
              <w:left w:w="120" w:type="dxa"/>
              <w:bottom w:w="40" w:type="dxa"/>
              <w:right w:w="120" w:type="dxa"/>
            </w:tcMar>
          </w:tcPr>
          <w:p w14:paraId="0CC4E074" w14:textId="77777777" w:rsidR="00937D60" w:rsidRDefault="009F3004">
            <w:pPr>
              <w:spacing w:line="276" w:lineRule="auto"/>
              <w:rPr>
                <w:rFonts w:ascii="Times New Roman" w:eastAsia="Times New Roman" w:hAnsi="Times New Roman" w:cs="Times New Roman"/>
                <w:b/>
              </w:rPr>
            </w:pPr>
            <w:r>
              <w:rPr>
                <w:rFonts w:ascii="Times New Roman" w:eastAsia="Times New Roman" w:hAnsi="Times New Roman" w:cs="Times New Roman"/>
                <w:b/>
              </w:rPr>
              <w:t>Yes..................................................................................... 1</w:t>
            </w:r>
          </w:p>
          <w:p w14:paraId="77E37DDB" w14:textId="77777777" w:rsidR="00937D60" w:rsidRDefault="009F3004">
            <w:pPr>
              <w:spacing w:line="276" w:lineRule="auto"/>
              <w:rPr>
                <w:rFonts w:ascii="Times New Roman" w:eastAsia="Times New Roman" w:hAnsi="Times New Roman" w:cs="Times New Roman"/>
                <w:b/>
              </w:rPr>
            </w:pPr>
            <w:r>
              <w:rPr>
                <w:rFonts w:ascii="Times New Roman" w:eastAsia="Times New Roman" w:hAnsi="Times New Roman" w:cs="Times New Roman"/>
                <w:b/>
              </w:rPr>
              <w:t>No....................................................................................... 2</w:t>
            </w:r>
          </w:p>
        </w:tc>
        <w:tc>
          <w:tcPr>
            <w:tcW w:w="1080" w:type="dxa"/>
            <w:tcBorders>
              <w:top w:val="nil"/>
              <w:left w:val="nil"/>
              <w:bottom w:val="single" w:sz="8" w:space="0" w:color="000000"/>
              <w:right w:val="single" w:sz="12" w:space="0" w:color="000000"/>
            </w:tcBorders>
            <w:shd w:val="clear" w:color="auto" w:fill="auto"/>
            <w:tcMar>
              <w:top w:w="40" w:type="dxa"/>
              <w:left w:w="120" w:type="dxa"/>
              <w:bottom w:w="40" w:type="dxa"/>
              <w:right w:w="120" w:type="dxa"/>
            </w:tcMar>
          </w:tcPr>
          <w:p w14:paraId="6D6031D8" w14:textId="77777777" w:rsidR="00937D60" w:rsidRDefault="009F3004">
            <w:pPr>
              <w:spacing w:line="276" w:lineRule="auto"/>
              <w:rPr>
                <w:b/>
              </w:rPr>
            </w:pPr>
            <w:r>
              <w:rPr>
                <w:b/>
              </w:rPr>
              <w:t>1ðFG12</w:t>
            </w:r>
          </w:p>
        </w:tc>
      </w:tr>
      <w:tr w:rsidR="00937D60" w14:paraId="19E6C5DF" w14:textId="77777777">
        <w:trPr>
          <w:trHeight w:val="2100"/>
        </w:trPr>
        <w:tc>
          <w:tcPr>
            <w:tcW w:w="1965" w:type="dxa"/>
            <w:tcBorders>
              <w:top w:val="nil"/>
              <w:left w:val="single" w:sz="12" w:space="0" w:color="000000"/>
              <w:bottom w:val="single" w:sz="8" w:space="0" w:color="000000"/>
              <w:right w:val="single" w:sz="8" w:space="0" w:color="000000"/>
            </w:tcBorders>
            <w:shd w:val="clear" w:color="auto" w:fill="B6DDE8"/>
            <w:tcMar>
              <w:top w:w="40" w:type="dxa"/>
              <w:left w:w="120" w:type="dxa"/>
              <w:bottom w:w="40" w:type="dxa"/>
              <w:right w:w="120" w:type="dxa"/>
            </w:tcMar>
          </w:tcPr>
          <w:p w14:paraId="25866E11" w14:textId="77777777" w:rsidR="00937D60" w:rsidRDefault="009F3004">
            <w:pPr>
              <w:spacing w:line="268" w:lineRule="auto"/>
              <w:rPr>
                <w:b/>
                <w:smallCaps/>
              </w:rPr>
            </w:pPr>
            <w:r>
              <w:rPr>
                <w:b/>
              </w:rPr>
              <w:lastRenderedPageBreak/>
              <w:t>FG11.</w:t>
            </w:r>
            <w:r>
              <w:rPr>
                <w:b/>
                <w:smallCaps/>
              </w:rPr>
              <w:t xml:space="preserve"> </w:t>
            </w:r>
            <w:r>
              <w:rPr>
                <w:b/>
              </w:rPr>
              <w:t>Check responses to CM1-CM11 and make corrections as necessary until response in FG10 is ‘Yes’</w:t>
            </w:r>
            <w:r>
              <w:rPr>
                <w:b/>
                <w:smallCaps/>
              </w:rPr>
              <w:t>.</w:t>
            </w:r>
          </w:p>
        </w:tc>
        <w:tc>
          <w:tcPr>
            <w:tcW w:w="5805" w:type="dxa"/>
            <w:tcBorders>
              <w:top w:val="nil"/>
              <w:left w:val="nil"/>
              <w:bottom w:val="single" w:sz="8" w:space="0" w:color="000000"/>
              <w:right w:val="single" w:sz="8" w:space="0" w:color="000000"/>
            </w:tcBorders>
            <w:shd w:val="clear" w:color="auto" w:fill="B6DDE8"/>
            <w:tcMar>
              <w:top w:w="40" w:type="dxa"/>
              <w:left w:w="120" w:type="dxa"/>
              <w:bottom w:w="40" w:type="dxa"/>
              <w:right w:w="120" w:type="dxa"/>
            </w:tcMar>
          </w:tcPr>
          <w:p w14:paraId="31395127" w14:textId="77777777" w:rsidR="00937D60" w:rsidRDefault="009F3004">
            <w:pPr>
              <w:spacing w:line="268" w:lineRule="auto"/>
              <w:rPr>
                <w:rFonts w:ascii="Times New Roman" w:eastAsia="Times New Roman" w:hAnsi="Times New Roman" w:cs="Times New Roman"/>
                <w:b/>
              </w:rPr>
            </w:pPr>
            <w:r>
              <w:rPr>
                <w:rFonts w:ascii="Times New Roman" w:eastAsia="Times New Roman" w:hAnsi="Times New Roman" w:cs="Times New Roman"/>
                <w:b/>
              </w:rPr>
              <w:t xml:space="preserve"> </w:t>
            </w:r>
          </w:p>
        </w:tc>
        <w:tc>
          <w:tcPr>
            <w:tcW w:w="1080" w:type="dxa"/>
            <w:tcBorders>
              <w:top w:val="nil"/>
              <w:left w:val="nil"/>
              <w:bottom w:val="single" w:sz="8" w:space="0" w:color="000000"/>
              <w:right w:val="single" w:sz="12" w:space="0" w:color="000000"/>
            </w:tcBorders>
            <w:shd w:val="clear" w:color="auto" w:fill="B6DDE8"/>
            <w:tcMar>
              <w:top w:w="40" w:type="dxa"/>
              <w:left w:w="120" w:type="dxa"/>
              <w:bottom w:w="40" w:type="dxa"/>
              <w:right w:w="120" w:type="dxa"/>
            </w:tcMar>
          </w:tcPr>
          <w:p w14:paraId="7EEB09E0" w14:textId="77777777" w:rsidR="00937D60" w:rsidRDefault="009F3004">
            <w:pPr>
              <w:spacing w:line="268" w:lineRule="auto"/>
              <w:rPr>
                <w:rFonts w:ascii="Times New Roman" w:eastAsia="Times New Roman" w:hAnsi="Times New Roman" w:cs="Times New Roman"/>
                <w:b/>
              </w:rPr>
            </w:pPr>
            <w:r>
              <w:rPr>
                <w:rFonts w:ascii="Times New Roman" w:eastAsia="Times New Roman" w:hAnsi="Times New Roman" w:cs="Times New Roman"/>
                <w:b/>
              </w:rPr>
              <w:t xml:space="preserve"> </w:t>
            </w:r>
          </w:p>
        </w:tc>
      </w:tr>
      <w:tr w:rsidR="00937D60" w14:paraId="392903E2" w14:textId="77777777">
        <w:trPr>
          <w:trHeight w:val="1360"/>
        </w:trPr>
        <w:tc>
          <w:tcPr>
            <w:tcW w:w="1965" w:type="dxa"/>
            <w:tcBorders>
              <w:top w:val="nil"/>
              <w:left w:val="single" w:sz="12" w:space="0" w:color="000000"/>
              <w:bottom w:val="single" w:sz="12" w:space="0" w:color="000000"/>
              <w:right w:val="single" w:sz="8" w:space="0" w:color="000000"/>
            </w:tcBorders>
            <w:shd w:val="clear" w:color="auto" w:fill="FFFFCC"/>
            <w:tcMar>
              <w:top w:w="40" w:type="dxa"/>
              <w:left w:w="120" w:type="dxa"/>
              <w:bottom w:w="40" w:type="dxa"/>
              <w:right w:w="120" w:type="dxa"/>
            </w:tcMar>
          </w:tcPr>
          <w:p w14:paraId="4541BA47" w14:textId="77777777" w:rsidR="00937D60" w:rsidRDefault="009F3004">
            <w:pPr>
              <w:spacing w:line="276" w:lineRule="auto"/>
              <w:rPr>
                <w:rFonts w:ascii="Times New Roman" w:eastAsia="Times New Roman" w:hAnsi="Times New Roman" w:cs="Times New Roman"/>
                <w:b/>
                <w:i/>
              </w:rPr>
            </w:pPr>
            <w:r>
              <w:rPr>
                <w:rFonts w:ascii="Times New Roman" w:eastAsia="Times New Roman" w:hAnsi="Times New Roman" w:cs="Times New Roman"/>
                <w:b/>
              </w:rPr>
              <w:t>FG12</w:t>
            </w:r>
            <w:r>
              <w:rPr>
                <w:rFonts w:ascii="Times New Roman" w:eastAsia="Times New Roman" w:hAnsi="Times New Roman" w:cs="Times New Roman"/>
                <w:b/>
                <w:i/>
              </w:rPr>
              <w:t>.</w:t>
            </w:r>
            <w:r>
              <w:rPr>
                <w:rFonts w:ascii="Times New Roman" w:eastAsia="Times New Roman" w:hAnsi="Times New Roman" w:cs="Times New Roman"/>
                <w:b/>
              </w:rPr>
              <w:t xml:space="preserve"> </w:t>
            </w:r>
            <w:r>
              <w:rPr>
                <w:rFonts w:ascii="Times New Roman" w:eastAsia="Times New Roman" w:hAnsi="Times New Roman" w:cs="Times New Roman"/>
                <w:b/>
                <w:i/>
              </w:rPr>
              <w:t>Check FG9: Number of living daughters?</w:t>
            </w:r>
          </w:p>
        </w:tc>
        <w:tc>
          <w:tcPr>
            <w:tcW w:w="5805" w:type="dxa"/>
            <w:tcBorders>
              <w:top w:val="nil"/>
              <w:left w:val="nil"/>
              <w:bottom w:val="single" w:sz="12" w:space="0" w:color="000000"/>
              <w:right w:val="single" w:sz="8" w:space="0" w:color="000000"/>
            </w:tcBorders>
            <w:shd w:val="clear" w:color="auto" w:fill="FFFFCC"/>
            <w:tcMar>
              <w:top w:w="100" w:type="dxa"/>
              <w:left w:w="100" w:type="dxa"/>
              <w:bottom w:w="100" w:type="dxa"/>
              <w:right w:w="100" w:type="dxa"/>
            </w:tcMar>
          </w:tcPr>
          <w:p w14:paraId="05940D77" w14:textId="77777777" w:rsidR="00937D60" w:rsidRDefault="009F3004">
            <w:pPr>
              <w:spacing w:line="276" w:lineRule="auto"/>
              <w:rPr>
                <w:rFonts w:ascii="Times New Roman" w:eastAsia="Times New Roman" w:hAnsi="Times New Roman" w:cs="Times New Roman"/>
                <w:b/>
              </w:rPr>
            </w:pPr>
            <w:r>
              <w:rPr>
                <w:rFonts w:ascii="Times New Roman" w:eastAsia="Times New Roman" w:hAnsi="Times New Roman" w:cs="Times New Roman"/>
                <w:b/>
              </w:rPr>
              <w:t>No living daughters............................................ 0</w:t>
            </w:r>
          </w:p>
          <w:p w14:paraId="1BD52F47" w14:textId="77777777" w:rsidR="00937D60" w:rsidRDefault="009F3004">
            <w:pPr>
              <w:spacing w:line="276" w:lineRule="auto"/>
              <w:rPr>
                <w:rFonts w:ascii="Times New Roman" w:eastAsia="Times New Roman" w:hAnsi="Times New Roman" w:cs="Times New Roman"/>
                <w:b/>
              </w:rPr>
            </w:pPr>
            <w:r>
              <w:rPr>
                <w:rFonts w:ascii="Times New Roman" w:eastAsia="Times New Roman" w:hAnsi="Times New Roman" w:cs="Times New Roman"/>
                <w:b/>
              </w:rPr>
              <w:t>At least one living daughter....................... 1</w:t>
            </w:r>
          </w:p>
        </w:tc>
        <w:tc>
          <w:tcPr>
            <w:tcW w:w="1080" w:type="dxa"/>
            <w:tcBorders>
              <w:top w:val="nil"/>
              <w:left w:val="nil"/>
              <w:bottom w:val="single" w:sz="12" w:space="0" w:color="000000"/>
              <w:right w:val="single" w:sz="12" w:space="0" w:color="000000"/>
            </w:tcBorders>
            <w:shd w:val="clear" w:color="auto" w:fill="FFFFCC"/>
            <w:tcMar>
              <w:top w:w="100" w:type="dxa"/>
              <w:left w:w="100" w:type="dxa"/>
              <w:bottom w:w="100" w:type="dxa"/>
              <w:right w:w="100" w:type="dxa"/>
            </w:tcMar>
          </w:tcPr>
          <w:p w14:paraId="5C836E3D" w14:textId="77777777" w:rsidR="00937D60" w:rsidRDefault="009F3004">
            <w:pPr>
              <w:spacing w:line="276" w:lineRule="auto"/>
              <w:rPr>
                <w:b/>
              </w:rPr>
            </w:pPr>
            <w:r>
              <w:rPr>
                <w:b/>
              </w:rPr>
              <w:t>0ðFG24</w:t>
            </w:r>
          </w:p>
        </w:tc>
      </w:tr>
    </w:tbl>
    <w:p w14:paraId="7586DA40" w14:textId="77777777" w:rsidR="00937D60" w:rsidRDefault="009F3004">
      <w:pPr>
        <w:spacing w:line="276" w:lineRule="auto"/>
        <w:rPr>
          <w:b/>
          <w:sz w:val="20"/>
          <w:szCs w:val="20"/>
        </w:rPr>
      </w:pPr>
      <w:r>
        <w:rPr>
          <w:b/>
          <w:sz w:val="20"/>
          <w:szCs w:val="20"/>
        </w:rPr>
        <w:t xml:space="preserve"> </w:t>
      </w:r>
    </w:p>
    <w:tbl>
      <w:tblPr>
        <w:tblStyle w:val="a9"/>
        <w:tblW w:w="8850" w:type="dxa"/>
        <w:tblInd w:w="120" w:type="dxa"/>
        <w:tblBorders>
          <w:top w:val="nil"/>
          <w:left w:val="nil"/>
          <w:bottom w:val="nil"/>
          <w:right w:val="nil"/>
          <w:insideH w:val="nil"/>
          <w:insideV w:val="nil"/>
        </w:tblBorders>
        <w:tblLayout w:type="fixed"/>
        <w:tblLook w:val="0600" w:firstRow="0" w:lastRow="0" w:firstColumn="0" w:lastColumn="0" w:noHBand="1" w:noVBand="1"/>
      </w:tblPr>
      <w:tblGrid>
        <w:gridCol w:w="8850"/>
      </w:tblGrid>
      <w:tr w:rsidR="00937D60" w14:paraId="5D343C79" w14:textId="77777777">
        <w:trPr>
          <w:trHeight w:val="2940"/>
        </w:trPr>
        <w:tc>
          <w:tcPr>
            <w:tcW w:w="8850" w:type="dxa"/>
            <w:tcBorders>
              <w:top w:val="single" w:sz="12" w:space="0" w:color="000000"/>
              <w:left w:val="single" w:sz="12" w:space="0" w:color="000000"/>
              <w:bottom w:val="single" w:sz="12" w:space="0" w:color="000000"/>
              <w:right w:val="single" w:sz="12" w:space="0" w:color="000000"/>
            </w:tcBorders>
            <w:shd w:val="clear" w:color="auto" w:fill="auto"/>
            <w:tcMar>
              <w:top w:w="40" w:type="dxa"/>
              <w:left w:w="120" w:type="dxa"/>
              <w:bottom w:w="40" w:type="dxa"/>
              <w:right w:w="120" w:type="dxa"/>
            </w:tcMar>
          </w:tcPr>
          <w:p w14:paraId="516FD1B2" w14:textId="77777777" w:rsidR="00937D60" w:rsidRDefault="009F3004">
            <w:pPr>
              <w:spacing w:line="276" w:lineRule="auto"/>
              <w:rPr>
                <w:rFonts w:ascii="Times New Roman" w:eastAsia="Times New Roman" w:hAnsi="Times New Roman" w:cs="Times New Roman"/>
                <w:b/>
                <w:i/>
              </w:rPr>
            </w:pPr>
            <w:r>
              <w:rPr>
                <w:rFonts w:ascii="Times New Roman" w:eastAsia="Times New Roman" w:hAnsi="Times New Roman" w:cs="Times New Roman"/>
                <w:b/>
              </w:rPr>
              <w:t xml:space="preserve">FG13. </w:t>
            </w:r>
            <w:r>
              <w:rPr>
                <w:rFonts w:ascii="Times New Roman" w:eastAsia="Times New Roman" w:hAnsi="Times New Roman" w:cs="Times New Roman"/>
                <w:b/>
                <w:i/>
              </w:rPr>
              <w:t>Ask the respondent to tell you the name(s) of her daughter(s), beginning with the youngest daughter (if more than one daughter). Write down the name of each daughter in FG14. Then, ask questions FG15 to FG22 for each daughter at a time.</w:t>
            </w:r>
          </w:p>
          <w:p w14:paraId="49CC6AA9" w14:textId="77777777" w:rsidR="00937D60" w:rsidRDefault="009F3004">
            <w:pPr>
              <w:spacing w:line="276" w:lineRule="auto"/>
              <w:rPr>
                <w:rFonts w:ascii="Times New Roman" w:eastAsia="Times New Roman" w:hAnsi="Times New Roman" w:cs="Times New Roman"/>
                <w:b/>
                <w:i/>
              </w:rPr>
            </w:pPr>
            <w:r>
              <w:rPr>
                <w:rFonts w:ascii="Times New Roman" w:eastAsia="Times New Roman" w:hAnsi="Times New Roman" w:cs="Times New Roman"/>
                <w:b/>
                <w:i/>
              </w:rPr>
              <w:t xml:space="preserve"> </w:t>
            </w:r>
          </w:p>
          <w:p w14:paraId="4224BCCC" w14:textId="77777777" w:rsidR="00937D60" w:rsidRDefault="009F3004">
            <w:pPr>
              <w:spacing w:line="276" w:lineRule="auto"/>
              <w:rPr>
                <w:rFonts w:ascii="Times New Roman" w:eastAsia="Times New Roman" w:hAnsi="Times New Roman" w:cs="Times New Roman"/>
                <w:b/>
                <w:i/>
              </w:rPr>
            </w:pPr>
            <w:r>
              <w:rPr>
                <w:rFonts w:ascii="Times New Roman" w:eastAsia="Times New Roman" w:hAnsi="Times New Roman" w:cs="Times New Roman"/>
                <w:b/>
                <w:i/>
              </w:rPr>
              <w:t xml:space="preserve">   The total number of daughters in FG14 should be equal to the number in FG9.</w:t>
            </w:r>
          </w:p>
          <w:p w14:paraId="166BAB10" w14:textId="77777777" w:rsidR="00937D60" w:rsidRDefault="009F3004">
            <w:pPr>
              <w:spacing w:line="276" w:lineRule="auto"/>
              <w:rPr>
                <w:rFonts w:ascii="Times New Roman" w:eastAsia="Times New Roman" w:hAnsi="Times New Roman" w:cs="Times New Roman"/>
                <w:b/>
              </w:rPr>
            </w:pPr>
            <w:r>
              <w:rPr>
                <w:rFonts w:ascii="Times New Roman" w:eastAsia="Times New Roman" w:hAnsi="Times New Roman" w:cs="Times New Roman"/>
                <w:b/>
              </w:rPr>
              <w:t xml:space="preserve"> </w:t>
            </w:r>
          </w:p>
          <w:p w14:paraId="3B8E4D32" w14:textId="77777777" w:rsidR="00937D60" w:rsidRDefault="009F3004">
            <w:pPr>
              <w:spacing w:line="276" w:lineRule="auto"/>
              <w:rPr>
                <w:rFonts w:ascii="Times New Roman" w:eastAsia="Times New Roman" w:hAnsi="Times New Roman" w:cs="Times New Roman"/>
                <w:b/>
                <w:i/>
              </w:rPr>
            </w:pPr>
            <w:r>
              <w:rPr>
                <w:rFonts w:ascii="Times New Roman" w:eastAsia="Times New Roman" w:hAnsi="Times New Roman" w:cs="Times New Roman"/>
                <w:b/>
                <w:i/>
              </w:rPr>
              <w:t xml:space="preserve">   If more than 4 daughters, use additional questionnaires.</w:t>
            </w:r>
          </w:p>
        </w:tc>
      </w:tr>
    </w:tbl>
    <w:p w14:paraId="3800C879" w14:textId="77777777" w:rsidR="00937D60" w:rsidRDefault="009F3004">
      <w:pPr>
        <w:spacing w:line="276" w:lineRule="auto"/>
        <w:rPr>
          <w:b/>
          <w:sz w:val="20"/>
          <w:szCs w:val="20"/>
        </w:rPr>
      </w:pPr>
      <w:r>
        <w:rPr>
          <w:b/>
          <w:sz w:val="20"/>
          <w:szCs w:val="20"/>
        </w:rPr>
        <w:t xml:space="preserve"> </w:t>
      </w:r>
    </w:p>
    <w:tbl>
      <w:tblPr>
        <w:tblStyle w:val="aa"/>
        <w:tblW w:w="9359" w:type="dxa"/>
        <w:tblInd w:w="120" w:type="dxa"/>
        <w:tblBorders>
          <w:top w:val="nil"/>
          <w:left w:val="nil"/>
          <w:bottom w:val="nil"/>
          <w:right w:val="nil"/>
          <w:insideH w:val="nil"/>
          <w:insideV w:val="nil"/>
        </w:tblBorders>
        <w:tblLayout w:type="fixed"/>
        <w:tblLook w:val="0600" w:firstRow="0" w:lastRow="0" w:firstColumn="0" w:lastColumn="0" w:noHBand="1" w:noVBand="1"/>
      </w:tblPr>
      <w:tblGrid>
        <w:gridCol w:w="1641"/>
        <w:gridCol w:w="1926"/>
        <w:gridCol w:w="1926"/>
        <w:gridCol w:w="1926"/>
        <w:gridCol w:w="1940"/>
      </w:tblGrid>
      <w:tr w:rsidR="00937D60" w14:paraId="5D690CDC" w14:textId="77777777">
        <w:trPr>
          <w:trHeight w:val="1080"/>
        </w:trPr>
        <w:tc>
          <w:tcPr>
            <w:tcW w:w="1640" w:type="dxa"/>
            <w:tcBorders>
              <w:top w:val="nil"/>
              <w:left w:val="nil"/>
              <w:bottom w:val="single" w:sz="18" w:space="0" w:color="000000"/>
              <w:right w:val="single" w:sz="12" w:space="0" w:color="000000"/>
            </w:tcBorders>
            <w:shd w:val="clear" w:color="auto" w:fill="auto"/>
            <w:tcMar>
              <w:top w:w="40" w:type="dxa"/>
              <w:left w:w="120" w:type="dxa"/>
              <w:bottom w:w="40" w:type="dxa"/>
              <w:right w:w="120" w:type="dxa"/>
            </w:tcMar>
          </w:tcPr>
          <w:p w14:paraId="11178D9F" w14:textId="77777777" w:rsidR="00937D60" w:rsidRDefault="009F3004">
            <w:pPr>
              <w:spacing w:line="276" w:lineRule="auto"/>
              <w:rPr>
                <w:b/>
                <w:sz w:val="20"/>
                <w:szCs w:val="20"/>
              </w:rPr>
            </w:pPr>
            <w:r>
              <w:rPr>
                <w:b/>
                <w:sz w:val="20"/>
                <w:szCs w:val="20"/>
              </w:rPr>
              <w:t xml:space="preserve"> </w:t>
            </w:r>
          </w:p>
        </w:tc>
        <w:tc>
          <w:tcPr>
            <w:tcW w:w="1926" w:type="dxa"/>
            <w:tcBorders>
              <w:top w:val="single" w:sz="12" w:space="0" w:color="000000"/>
              <w:left w:val="nil"/>
              <w:bottom w:val="single" w:sz="18" w:space="0" w:color="000000"/>
              <w:right w:val="single" w:sz="8" w:space="0" w:color="000000"/>
            </w:tcBorders>
            <w:shd w:val="clear" w:color="auto" w:fill="B6DDE8"/>
            <w:tcMar>
              <w:top w:w="100" w:type="dxa"/>
              <w:left w:w="100" w:type="dxa"/>
              <w:bottom w:w="100" w:type="dxa"/>
              <w:right w:w="100" w:type="dxa"/>
            </w:tcMar>
          </w:tcPr>
          <w:p w14:paraId="4FA0C110" w14:textId="77777777" w:rsidR="00937D60" w:rsidRDefault="009F3004">
            <w:pPr>
              <w:spacing w:line="276" w:lineRule="auto"/>
              <w:jc w:val="center"/>
              <w:rPr>
                <w:rFonts w:ascii="Times New Roman" w:eastAsia="Times New Roman" w:hAnsi="Times New Roman" w:cs="Times New Roman"/>
                <w:b/>
              </w:rPr>
            </w:pPr>
            <w:r>
              <w:rPr>
                <w:rFonts w:ascii="Times New Roman" w:eastAsia="Times New Roman" w:hAnsi="Times New Roman" w:cs="Times New Roman"/>
                <w:b/>
              </w:rPr>
              <w:t>[D1]</w:t>
            </w:r>
          </w:p>
          <w:p w14:paraId="651B5468" w14:textId="77777777" w:rsidR="00937D60" w:rsidRDefault="009F3004">
            <w:pPr>
              <w:spacing w:line="276" w:lineRule="auto"/>
              <w:jc w:val="center"/>
              <w:rPr>
                <w:rFonts w:ascii="Times New Roman" w:eastAsia="Times New Roman" w:hAnsi="Times New Roman" w:cs="Times New Roman"/>
                <w:b/>
              </w:rPr>
            </w:pPr>
            <w:r>
              <w:rPr>
                <w:rFonts w:ascii="Times New Roman" w:eastAsia="Times New Roman" w:hAnsi="Times New Roman" w:cs="Times New Roman"/>
                <w:b/>
              </w:rPr>
              <w:t>Youngest</w:t>
            </w:r>
          </w:p>
        </w:tc>
        <w:tc>
          <w:tcPr>
            <w:tcW w:w="1926" w:type="dxa"/>
            <w:tcBorders>
              <w:top w:val="single" w:sz="12" w:space="0" w:color="000000"/>
              <w:left w:val="nil"/>
              <w:bottom w:val="single" w:sz="18" w:space="0" w:color="000000"/>
              <w:right w:val="single" w:sz="8" w:space="0" w:color="000000"/>
            </w:tcBorders>
            <w:shd w:val="clear" w:color="auto" w:fill="B6DDE8"/>
            <w:tcMar>
              <w:top w:w="100" w:type="dxa"/>
              <w:left w:w="100" w:type="dxa"/>
              <w:bottom w:w="100" w:type="dxa"/>
              <w:right w:w="100" w:type="dxa"/>
            </w:tcMar>
          </w:tcPr>
          <w:p w14:paraId="64821290" w14:textId="77777777" w:rsidR="00937D60" w:rsidRDefault="009F3004">
            <w:pPr>
              <w:spacing w:line="276" w:lineRule="auto"/>
              <w:jc w:val="center"/>
              <w:rPr>
                <w:rFonts w:ascii="Times New Roman" w:eastAsia="Times New Roman" w:hAnsi="Times New Roman" w:cs="Times New Roman"/>
                <w:b/>
              </w:rPr>
            </w:pPr>
            <w:r>
              <w:rPr>
                <w:rFonts w:ascii="Times New Roman" w:eastAsia="Times New Roman" w:hAnsi="Times New Roman" w:cs="Times New Roman"/>
                <w:b/>
              </w:rPr>
              <w:t>[D2]</w:t>
            </w:r>
          </w:p>
          <w:p w14:paraId="6D0F1705" w14:textId="77777777" w:rsidR="00937D60" w:rsidRDefault="009F3004">
            <w:pPr>
              <w:spacing w:line="276" w:lineRule="auto"/>
              <w:jc w:val="center"/>
              <w:rPr>
                <w:rFonts w:ascii="Times New Roman" w:eastAsia="Times New Roman" w:hAnsi="Times New Roman" w:cs="Times New Roman"/>
                <w:b/>
              </w:rPr>
            </w:pPr>
            <w:r>
              <w:rPr>
                <w:rFonts w:ascii="Times New Roman" w:eastAsia="Times New Roman" w:hAnsi="Times New Roman" w:cs="Times New Roman"/>
                <w:b/>
              </w:rPr>
              <w:t>2</w:t>
            </w:r>
            <w:r>
              <w:rPr>
                <w:rFonts w:ascii="Times New Roman" w:eastAsia="Times New Roman" w:hAnsi="Times New Roman" w:cs="Times New Roman"/>
                <w:b/>
                <w:vertAlign w:val="superscript"/>
              </w:rPr>
              <w:t>nd</w:t>
            </w:r>
            <w:r>
              <w:rPr>
                <w:rFonts w:ascii="Times New Roman" w:eastAsia="Times New Roman" w:hAnsi="Times New Roman" w:cs="Times New Roman"/>
                <w:b/>
              </w:rPr>
              <w:t xml:space="preserve"> youngest</w:t>
            </w:r>
          </w:p>
        </w:tc>
        <w:tc>
          <w:tcPr>
            <w:tcW w:w="1926" w:type="dxa"/>
            <w:tcBorders>
              <w:top w:val="single" w:sz="12" w:space="0" w:color="000000"/>
              <w:left w:val="nil"/>
              <w:bottom w:val="single" w:sz="18" w:space="0" w:color="000000"/>
              <w:right w:val="single" w:sz="8" w:space="0" w:color="000000"/>
            </w:tcBorders>
            <w:shd w:val="clear" w:color="auto" w:fill="B6DDE8"/>
            <w:tcMar>
              <w:top w:w="100" w:type="dxa"/>
              <w:left w:w="100" w:type="dxa"/>
              <w:bottom w:w="100" w:type="dxa"/>
              <w:right w:w="100" w:type="dxa"/>
            </w:tcMar>
          </w:tcPr>
          <w:p w14:paraId="76F30C8E" w14:textId="77777777" w:rsidR="00937D60" w:rsidRDefault="009F3004">
            <w:pPr>
              <w:spacing w:line="276" w:lineRule="auto"/>
              <w:jc w:val="center"/>
              <w:rPr>
                <w:rFonts w:ascii="Times New Roman" w:eastAsia="Times New Roman" w:hAnsi="Times New Roman" w:cs="Times New Roman"/>
                <w:b/>
              </w:rPr>
            </w:pPr>
            <w:r>
              <w:rPr>
                <w:rFonts w:ascii="Times New Roman" w:eastAsia="Times New Roman" w:hAnsi="Times New Roman" w:cs="Times New Roman"/>
                <w:b/>
              </w:rPr>
              <w:t>[D3]</w:t>
            </w:r>
          </w:p>
          <w:p w14:paraId="65359999" w14:textId="77777777" w:rsidR="00937D60" w:rsidRDefault="009F3004">
            <w:pPr>
              <w:spacing w:line="276" w:lineRule="auto"/>
              <w:jc w:val="center"/>
              <w:rPr>
                <w:rFonts w:ascii="Times New Roman" w:eastAsia="Times New Roman" w:hAnsi="Times New Roman" w:cs="Times New Roman"/>
                <w:b/>
              </w:rPr>
            </w:pPr>
            <w:r>
              <w:rPr>
                <w:rFonts w:ascii="Times New Roman" w:eastAsia="Times New Roman" w:hAnsi="Times New Roman" w:cs="Times New Roman"/>
                <w:b/>
              </w:rPr>
              <w:t>3</w:t>
            </w:r>
            <w:r>
              <w:rPr>
                <w:rFonts w:ascii="Times New Roman" w:eastAsia="Times New Roman" w:hAnsi="Times New Roman" w:cs="Times New Roman"/>
                <w:b/>
                <w:vertAlign w:val="superscript"/>
              </w:rPr>
              <w:t>rd</w:t>
            </w:r>
            <w:r>
              <w:rPr>
                <w:rFonts w:ascii="Times New Roman" w:eastAsia="Times New Roman" w:hAnsi="Times New Roman" w:cs="Times New Roman"/>
                <w:b/>
              </w:rPr>
              <w:t xml:space="preserve"> Youngest</w:t>
            </w:r>
          </w:p>
        </w:tc>
        <w:tc>
          <w:tcPr>
            <w:tcW w:w="1940" w:type="dxa"/>
            <w:tcBorders>
              <w:top w:val="single" w:sz="12" w:space="0" w:color="000000"/>
              <w:left w:val="nil"/>
              <w:bottom w:val="single" w:sz="18" w:space="0" w:color="000000"/>
              <w:right w:val="single" w:sz="12" w:space="0" w:color="000000"/>
            </w:tcBorders>
            <w:shd w:val="clear" w:color="auto" w:fill="B6DDE8"/>
            <w:tcMar>
              <w:top w:w="100" w:type="dxa"/>
              <w:left w:w="100" w:type="dxa"/>
              <w:bottom w:w="100" w:type="dxa"/>
              <w:right w:w="100" w:type="dxa"/>
            </w:tcMar>
          </w:tcPr>
          <w:p w14:paraId="54525FB8" w14:textId="77777777" w:rsidR="00937D60" w:rsidRDefault="009F3004">
            <w:pPr>
              <w:spacing w:line="276" w:lineRule="auto"/>
              <w:jc w:val="center"/>
              <w:rPr>
                <w:rFonts w:ascii="Times New Roman" w:eastAsia="Times New Roman" w:hAnsi="Times New Roman" w:cs="Times New Roman"/>
                <w:b/>
              </w:rPr>
            </w:pPr>
            <w:r>
              <w:rPr>
                <w:rFonts w:ascii="Times New Roman" w:eastAsia="Times New Roman" w:hAnsi="Times New Roman" w:cs="Times New Roman"/>
                <w:b/>
              </w:rPr>
              <w:t>[D4]</w:t>
            </w:r>
          </w:p>
          <w:p w14:paraId="772EE736" w14:textId="77777777" w:rsidR="00937D60" w:rsidRDefault="009F3004">
            <w:pPr>
              <w:spacing w:line="276" w:lineRule="auto"/>
              <w:jc w:val="center"/>
              <w:rPr>
                <w:rFonts w:ascii="Times New Roman" w:eastAsia="Times New Roman" w:hAnsi="Times New Roman" w:cs="Times New Roman"/>
                <w:b/>
              </w:rPr>
            </w:pPr>
            <w:r>
              <w:rPr>
                <w:rFonts w:ascii="Times New Roman" w:eastAsia="Times New Roman" w:hAnsi="Times New Roman" w:cs="Times New Roman"/>
                <w:b/>
              </w:rPr>
              <w:t>4</w:t>
            </w:r>
            <w:r>
              <w:rPr>
                <w:rFonts w:ascii="Times New Roman" w:eastAsia="Times New Roman" w:hAnsi="Times New Roman" w:cs="Times New Roman"/>
                <w:b/>
                <w:vertAlign w:val="superscript"/>
              </w:rPr>
              <w:t>th</w:t>
            </w:r>
            <w:r>
              <w:rPr>
                <w:rFonts w:ascii="Times New Roman" w:eastAsia="Times New Roman" w:hAnsi="Times New Roman" w:cs="Times New Roman"/>
                <w:b/>
              </w:rPr>
              <w:t xml:space="preserve"> Youngest</w:t>
            </w:r>
          </w:p>
        </w:tc>
      </w:tr>
      <w:tr w:rsidR="00937D60" w14:paraId="4DCF2C44" w14:textId="77777777">
        <w:trPr>
          <w:trHeight w:val="1020"/>
        </w:trPr>
        <w:tc>
          <w:tcPr>
            <w:tcW w:w="1640" w:type="dxa"/>
            <w:tcBorders>
              <w:top w:val="nil"/>
              <w:left w:val="single" w:sz="18" w:space="0" w:color="000000"/>
              <w:bottom w:val="single" w:sz="18" w:space="0" w:color="000000"/>
              <w:right w:val="single" w:sz="8" w:space="0" w:color="000000"/>
            </w:tcBorders>
            <w:shd w:val="clear" w:color="auto" w:fill="B6DDE8"/>
            <w:tcMar>
              <w:top w:w="40" w:type="dxa"/>
              <w:left w:w="120" w:type="dxa"/>
              <w:bottom w:w="40" w:type="dxa"/>
              <w:right w:w="120" w:type="dxa"/>
            </w:tcMar>
          </w:tcPr>
          <w:p w14:paraId="221F32B5" w14:textId="77777777" w:rsidR="00937D60" w:rsidRDefault="009F3004">
            <w:pPr>
              <w:spacing w:line="276" w:lineRule="auto"/>
              <w:rPr>
                <w:b/>
                <w:i/>
                <w:sz w:val="20"/>
                <w:szCs w:val="20"/>
              </w:rPr>
            </w:pPr>
            <w:r>
              <w:rPr>
                <w:b/>
                <w:sz w:val="20"/>
                <w:szCs w:val="20"/>
              </w:rPr>
              <w:t xml:space="preserve">FG14. </w:t>
            </w:r>
            <w:r>
              <w:rPr>
                <w:b/>
                <w:i/>
                <w:sz w:val="20"/>
                <w:szCs w:val="20"/>
              </w:rPr>
              <w:t>Name of daughter</w:t>
            </w:r>
          </w:p>
        </w:tc>
        <w:tc>
          <w:tcPr>
            <w:tcW w:w="1926" w:type="dxa"/>
            <w:tcBorders>
              <w:top w:val="nil"/>
              <w:left w:val="nil"/>
              <w:bottom w:val="single" w:sz="18" w:space="0" w:color="000000"/>
              <w:right w:val="single" w:sz="8" w:space="0" w:color="000000"/>
            </w:tcBorders>
            <w:shd w:val="clear" w:color="auto" w:fill="B6DDE8"/>
            <w:tcMar>
              <w:top w:w="100" w:type="dxa"/>
              <w:left w:w="100" w:type="dxa"/>
              <w:bottom w:w="100" w:type="dxa"/>
              <w:right w:w="100" w:type="dxa"/>
            </w:tcMar>
          </w:tcPr>
          <w:p w14:paraId="21E91AFA" w14:textId="77777777" w:rsidR="00937D60" w:rsidRDefault="009F3004">
            <w:pPr>
              <w:spacing w:line="276" w:lineRule="auto"/>
              <w:jc w:val="center"/>
              <w:rPr>
                <w:rFonts w:ascii="Times New Roman" w:eastAsia="Times New Roman" w:hAnsi="Times New Roman" w:cs="Times New Roman"/>
                <w:b/>
              </w:rPr>
            </w:pPr>
            <w:r>
              <w:rPr>
                <w:rFonts w:ascii="Times New Roman" w:eastAsia="Times New Roman" w:hAnsi="Times New Roman" w:cs="Times New Roman"/>
                <w:b/>
              </w:rPr>
              <w:t xml:space="preserve"> </w:t>
            </w:r>
          </w:p>
          <w:p w14:paraId="06BCBEC4" w14:textId="77777777" w:rsidR="00937D60" w:rsidRDefault="009F3004">
            <w:pPr>
              <w:spacing w:line="276" w:lineRule="auto"/>
              <w:jc w:val="center"/>
              <w:rPr>
                <w:rFonts w:ascii="Times New Roman" w:eastAsia="Times New Roman" w:hAnsi="Times New Roman" w:cs="Times New Roman"/>
                <w:b/>
              </w:rPr>
            </w:pPr>
            <w:r>
              <w:rPr>
                <w:rFonts w:ascii="Times New Roman" w:eastAsia="Times New Roman" w:hAnsi="Times New Roman" w:cs="Times New Roman"/>
                <w:b/>
              </w:rPr>
              <w:t>___________</w:t>
            </w:r>
          </w:p>
        </w:tc>
        <w:tc>
          <w:tcPr>
            <w:tcW w:w="1926" w:type="dxa"/>
            <w:tcBorders>
              <w:top w:val="nil"/>
              <w:left w:val="nil"/>
              <w:bottom w:val="single" w:sz="18" w:space="0" w:color="000000"/>
              <w:right w:val="single" w:sz="8" w:space="0" w:color="000000"/>
            </w:tcBorders>
            <w:shd w:val="clear" w:color="auto" w:fill="B6DDE8"/>
            <w:tcMar>
              <w:top w:w="100" w:type="dxa"/>
              <w:left w:w="100" w:type="dxa"/>
              <w:bottom w:w="100" w:type="dxa"/>
              <w:right w:w="100" w:type="dxa"/>
            </w:tcMar>
          </w:tcPr>
          <w:p w14:paraId="11EF25CB" w14:textId="77777777" w:rsidR="00937D60" w:rsidRDefault="009F3004">
            <w:pPr>
              <w:spacing w:line="276" w:lineRule="auto"/>
              <w:jc w:val="center"/>
              <w:rPr>
                <w:rFonts w:ascii="Times New Roman" w:eastAsia="Times New Roman" w:hAnsi="Times New Roman" w:cs="Times New Roman"/>
                <w:b/>
              </w:rPr>
            </w:pPr>
            <w:r>
              <w:rPr>
                <w:rFonts w:ascii="Times New Roman" w:eastAsia="Times New Roman" w:hAnsi="Times New Roman" w:cs="Times New Roman"/>
                <w:b/>
              </w:rPr>
              <w:t xml:space="preserve"> </w:t>
            </w:r>
          </w:p>
          <w:p w14:paraId="1E89A641" w14:textId="77777777" w:rsidR="00937D60" w:rsidRDefault="009F3004">
            <w:pPr>
              <w:spacing w:line="276" w:lineRule="auto"/>
              <w:jc w:val="center"/>
              <w:rPr>
                <w:rFonts w:ascii="Times New Roman" w:eastAsia="Times New Roman" w:hAnsi="Times New Roman" w:cs="Times New Roman"/>
                <w:b/>
              </w:rPr>
            </w:pPr>
            <w:r>
              <w:rPr>
                <w:rFonts w:ascii="Times New Roman" w:eastAsia="Times New Roman" w:hAnsi="Times New Roman" w:cs="Times New Roman"/>
                <w:b/>
              </w:rPr>
              <w:t>___________</w:t>
            </w:r>
          </w:p>
        </w:tc>
        <w:tc>
          <w:tcPr>
            <w:tcW w:w="1926" w:type="dxa"/>
            <w:tcBorders>
              <w:top w:val="nil"/>
              <w:left w:val="nil"/>
              <w:bottom w:val="single" w:sz="18" w:space="0" w:color="000000"/>
              <w:right w:val="single" w:sz="8" w:space="0" w:color="000000"/>
            </w:tcBorders>
            <w:shd w:val="clear" w:color="auto" w:fill="B6DDE8"/>
            <w:tcMar>
              <w:top w:w="100" w:type="dxa"/>
              <w:left w:w="100" w:type="dxa"/>
              <w:bottom w:w="100" w:type="dxa"/>
              <w:right w:w="100" w:type="dxa"/>
            </w:tcMar>
          </w:tcPr>
          <w:p w14:paraId="21BBC65C" w14:textId="77777777" w:rsidR="00937D60" w:rsidRDefault="009F3004">
            <w:pPr>
              <w:spacing w:line="276" w:lineRule="auto"/>
              <w:jc w:val="center"/>
              <w:rPr>
                <w:rFonts w:ascii="Times New Roman" w:eastAsia="Times New Roman" w:hAnsi="Times New Roman" w:cs="Times New Roman"/>
                <w:b/>
              </w:rPr>
            </w:pPr>
            <w:r>
              <w:rPr>
                <w:rFonts w:ascii="Times New Roman" w:eastAsia="Times New Roman" w:hAnsi="Times New Roman" w:cs="Times New Roman"/>
                <w:b/>
              </w:rPr>
              <w:t xml:space="preserve"> </w:t>
            </w:r>
          </w:p>
          <w:p w14:paraId="3BB57A7C" w14:textId="77777777" w:rsidR="00937D60" w:rsidRDefault="009F3004">
            <w:pPr>
              <w:spacing w:line="276" w:lineRule="auto"/>
              <w:jc w:val="center"/>
              <w:rPr>
                <w:rFonts w:ascii="Times New Roman" w:eastAsia="Times New Roman" w:hAnsi="Times New Roman" w:cs="Times New Roman"/>
                <w:b/>
              </w:rPr>
            </w:pPr>
            <w:r>
              <w:rPr>
                <w:rFonts w:ascii="Times New Roman" w:eastAsia="Times New Roman" w:hAnsi="Times New Roman" w:cs="Times New Roman"/>
                <w:b/>
              </w:rPr>
              <w:t>___________</w:t>
            </w:r>
          </w:p>
        </w:tc>
        <w:tc>
          <w:tcPr>
            <w:tcW w:w="1940" w:type="dxa"/>
            <w:tcBorders>
              <w:top w:val="nil"/>
              <w:left w:val="nil"/>
              <w:bottom w:val="single" w:sz="18" w:space="0" w:color="000000"/>
              <w:right w:val="single" w:sz="18" w:space="0" w:color="000000"/>
            </w:tcBorders>
            <w:shd w:val="clear" w:color="auto" w:fill="B6DDE8"/>
            <w:tcMar>
              <w:top w:w="100" w:type="dxa"/>
              <w:left w:w="100" w:type="dxa"/>
              <w:bottom w:w="100" w:type="dxa"/>
              <w:right w:w="100" w:type="dxa"/>
            </w:tcMar>
          </w:tcPr>
          <w:p w14:paraId="3C28B054" w14:textId="77777777" w:rsidR="00937D60" w:rsidRDefault="009F3004">
            <w:pPr>
              <w:spacing w:line="276" w:lineRule="auto"/>
              <w:jc w:val="center"/>
              <w:rPr>
                <w:rFonts w:ascii="Times New Roman" w:eastAsia="Times New Roman" w:hAnsi="Times New Roman" w:cs="Times New Roman"/>
                <w:b/>
              </w:rPr>
            </w:pPr>
            <w:r>
              <w:rPr>
                <w:rFonts w:ascii="Times New Roman" w:eastAsia="Times New Roman" w:hAnsi="Times New Roman" w:cs="Times New Roman"/>
                <w:b/>
              </w:rPr>
              <w:t xml:space="preserve"> </w:t>
            </w:r>
          </w:p>
          <w:p w14:paraId="000152B9" w14:textId="77777777" w:rsidR="00937D60" w:rsidRDefault="009F3004">
            <w:pPr>
              <w:spacing w:line="276" w:lineRule="auto"/>
              <w:jc w:val="center"/>
              <w:rPr>
                <w:rFonts w:ascii="Times New Roman" w:eastAsia="Times New Roman" w:hAnsi="Times New Roman" w:cs="Times New Roman"/>
                <w:b/>
              </w:rPr>
            </w:pPr>
            <w:r>
              <w:rPr>
                <w:rFonts w:ascii="Times New Roman" w:eastAsia="Times New Roman" w:hAnsi="Times New Roman" w:cs="Times New Roman"/>
                <w:b/>
              </w:rPr>
              <w:t>___________</w:t>
            </w:r>
          </w:p>
        </w:tc>
      </w:tr>
      <w:tr w:rsidR="00937D60" w14:paraId="373E6624" w14:textId="77777777">
        <w:trPr>
          <w:trHeight w:val="1280"/>
        </w:trPr>
        <w:tc>
          <w:tcPr>
            <w:tcW w:w="1640" w:type="dxa"/>
            <w:tcBorders>
              <w:top w:val="nil"/>
              <w:left w:val="single" w:sz="12" w:space="0" w:color="000000"/>
              <w:bottom w:val="single" w:sz="8" w:space="0" w:color="000000"/>
              <w:right w:val="single" w:sz="8" w:space="0" w:color="000000"/>
            </w:tcBorders>
            <w:shd w:val="clear" w:color="auto" w:fill="auto"/>
            <w:tcMar>
              <w:top w:w="40" w:type="dxa"/>
              <w:left w:w="120" w:type="dxa"/>
              <w:bottom w:w="40" w:type="dxa"/>
              <w:right w:w="120" w:type="dxa"/>
            </w:tcMar>
          </w:tcPr>
          <w:p w14:paraId="1FE21B3A" w14:textId="77777777" w:rsidR="00937D60" w:rsidRDefault="009F3004">
            <w:pPr>
              <w:spacing w:line="276" w:lineRule="auto"/>
              <w:rPr>
                <w:b/>
                <w:sz w:val="20"/>
                <w:szCs w:val="20"/>
              </w:rPr>
            </w:pPr>
            <w:r>
              <w:rPr>
                <w:b/>
                <w:sz w:val="20"/>
                <w:szCs w:val="20"/>
              </w:rPr>
              <w:t>FG15. How old is (</w:t>
            </w:r>
            <w:r>
              <w:rPr>
                <w:b/>
                <w:i/>
                <w:sz w:val="20"/>
                <w:szCs w:val="20"/>
              </w:rPr>
              <w:t>name</w:t>
            </w:r>
            <w:r>
              <w:rPr>
                <w:b/>
                <w:i/>
                <w:smallCaps/>
                <w:sz w:val="20"/>
                <w:szCs w:val="20"/>
              </w:rPr>
              <w:t>)</w:t>
            </w:r>
            <w:r>
              <w:rPr>
                <w:b/>
                <w:sz w:val="20"/>
                <w:szCs w:val="20"/>
              </w:rPr>
              <w:t>?</w:t>
            </w:r>
          </w:p>
        </w:tc>
        <w:tc>
          <w:tcPr>
            <w:tcW w:w="1926"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03B3E56" w14:textId="77777777" w:rsidR="00937D60" w:rsidRDefault="009F3004">
            <w:pPr>
              <w:spacing w:line="276" w:lineRule="auto"/>
              <w:jc w:val="center"/>
              <w:rPr>
                <w:rFonts w:ascii="Times New Roman" w:eastAsia="Times New Roman" w:hAnsi="Times New Roman" w:cs="Times New Roman"/>
                <w:b/>
              </w:rPr>
            </w:pPr>
            <w:r>
              <w:rPr>
                <w:rFonts w:ascii="Times New Roman" w:eastAsia="Times New Roman" w:hAnsi="Times New Roman" w:cs="Times New Roman"/>
                <w:b/>
              </w:rPr>
              <w:t xml:space="preserve"> </w:t>
            </w:r>
          </w:p>
          <w:p w14:paraId="3BD340E9" w14:textId="77777777" w:rsidR="00937D60" w:rsidRDefault="009F3004">
            <w:pPr>
              <w:spacing w:line="276" w:lineRule="auto"/>
              <w:rPr>
                <w:rFonts w:ascii="Times New Roman" w:eastAsia="Times New Roman" w:hAnsi="Times New Roman" w:cs="Times New Roman"/>
                <w:b/>
              </w:rPr>
            </w:pPr>
            <w:r>
              <w:rPr>
                <w:rFonts w:ascii="Times New Roman" w:eastAsia="Times New Roman" w:hAnsi="Times New Roman" w:cs="Times New Roman"/>
                <w:b/>
              </w:rPr>
              <w:t>Age.......... ___ ___</w:t>
            </w:r>
          </w:p>
        </w:tc>
        <w:tc>
          <w:tcPr>
            <w:tcW w:w="1926"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26DF20D" w14:textId="77777777" w:rsidR="00937D60" w:rsidRDefault="009F3004">
            <w:pPr>
              <w:spacing w:line="276" w:lineRule="auto"/>
              <w:jc w:val="center"/>
              <w:rPr>
                <w:rFonts w:ascii="Times New Roman" w:eastAsia="Times New Roman" w:hAnsi="Times New Roman" w:cs="Times New Roman"/>
                <w:b/>
              </w:rPr>
            </w:pPr>
            <w:r>
              <w:rPr>
                <w:rFonts w:ascii="Times New Roman" w:eastAsia="Times New Roman" w:hAnsi="Times New Roman" w:cs="Times New Roman"/>
                <w:b/>
              </w:rPr>
              <w:t xml:space="preserve"> </w:t>
            </w:r>
          </w:p>
          <w:p w14:paraId="3EEBBA89" w14:textId="77777777" w:rsidR="00937D60" w:rsidRDefault="009F3004">
            <w:pPr>
              <w:spacing w:line="276" w:lineRule="auto"/>
              <w:rPr>
                <w:rFonts w:ascii="Times New Roman" w:eastAsia="Times New Roman" w:hAnsi="Times New Roman" w:cs="Times New Roman"/>
                <w:b/>
              </w:rPr>
            </w:pPr>
            <w:r>
              <w:rPr>
                <w:rFonts w:ascii="Times New Roman" w:eastAsia="Times New Roman" w:hAnsi="Times New Roman" w:cs="Times New Roman"/>
                <w:b/>
              </w:rPr>
              <w:t>Age.......... ___ ___</w:t>
            </w:r>
          </w:p>
        </w:tc>
        <w:tc>
          <w:tcPr>
            <w:tcW w:w="1926"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45FDD21" w14:textId="77777777" w:rsidR="00937D60" w:rsidRDefault="009F3004">
            <w:pPr>
              <w:spacing w:line="276" w:lineRule="auto"/>
              <w:jc w:val="center"/>
              <w:rPr>
                <w:rFonts w:ascii="Times New Roman" w:eastAsia="Times New Roman" w:hAnsi="Times New Roman" w:cs="Times New Roman"/>
                <w:b/>
              </w:rPr>
            </w:pPr>
            <w:r>
              <w:rPr>
                <w:rFonts w:ascii="Times New Roman" w:eastAsia="Times New Roman" w:hAnsi="Times New Roman" w:cs="Times New Roman"/>
                <w:b/>
              </w:rPr>
              <w:t xml:space="preserve"> </w:t>
            </w:r>
          </w:p>
          <w:p w14:paraId="1CB32025" w14:textId="77777777" w:rsidR="00937D60" w:rsidRDefault="009F3004">
            <w:pPr>
              <w:spacing w:line="276" w:lineRule="auto"/>
              <w:rPr>
                <w:rFonts w:ascii="Times New Roman" w:eastAsia="Times New Roman" w:hAnsi="Times New Roman" w:cs="Times New Roman"/>
                <w:b/>
              </w:rPr>
            </w:pPr>
            <w:r>
              <w:rPr>
                <w:rFonts w:ascii="Times New Roman" w:eastAsia="Times New Roman" w:hAnsi="Times New Roman" w:cs="Times New Roman"/>
                <w:b/>
              </w:rPr>
              <w:t>Age.......... ___ ___</w:t>
            </w:r>
          </w:p>
        </w:tc>
        <w:tc>
          <w:tcPr>
            <w:tcW w:w="1940" w:type="dxa"/>
            <w:tcBorders>
              <w:top w:val="nil"/>
              <w:left w:val="nil"/>
              <w:bottom w:val="single" w:sz="8" w:space="0" w:color="000000"/>
              <w:right w:val="single" w:sz="12" w:space="0" w:color="000000"/>
            </w:tcBorders>
            <w:shd w:val="clear" w:color="auto" w:fill="auto"/>
            <w:tcMar>
              <w:top w:w="100" w:type="dxa"/>
              <w:left w:w="100" w:type="dxa"/>
              <w:bottom w:w="100" w:type="dxa"/>
              <w:right w:w="100" w:type="dxa"/>
            </w:tcMar>
          </w:tcPr>
          <w:p w14:paraId="1EE4E750" w14:textId="77777777" w:rsidR="00937D60" w:rsidRDefault="009F3004">
            <w:pPr>
              <w:spacing w:line="276" w:lineRule="auto"/>
              <w:jc w:val="center"/>
              <w:rPr>
                <w:rFonts w:ascii="Times New Roman" w:eastAsia="Times New Roman" w:hAnsi="Times New Roman" w:cs="Times New Roman"/>
                <w:b/>
              </w:rPr>
            </w:pPr>
            <w:r>
              <w:rPr>
                <w:rFonts w:ascii="Times New Roman" w:eastAsia="Times New Roman" w:hAnsi="Times New Roman" w:cs="Times New Roman"/>
                <w:b/>
              </w:rPr>
              <w:t xml:space="preserve"> </w:t>
            </w:r>
          </w:p>
          <w:p w14:paraId="4E8AA08F" w14:textId="77777777" w:rsidR="00937D60" w:rsidRDefault="009F3004">
            <w:pPr>
              <w:spacing w:line="276" w:lineRule="auto"/>
              <w:rPr>
                <w:rFonts w:ascii="Times New Roman" w:eastAsia="Times New Roman" w:hAnsi="Times New Roman" w:cs="Times New Roman"/>
                <w:b/>
              </w:rPr>
            </w:pPr>
            <w:r>
              <w:rPr>
                <w:rFonts w:ascii="Times New Roman" w:eastAsia="Times New Roman" w:hAnsi="Times New Roman" w:cs="Times New Roman"/>
                <w:b/>
              </w:rPr>
              <w:t>Age.......... ___ ___</w:t>
            </w:r>
          </w:p>
        </w:tc>
      </w:tr>
      <w:tr w:rsidR="00937D60" w14:paraId="377CD83D" w14:textId="77777777">
        <w:trPr>
          <w:trHeight w:val="1760"/>
        </w:trPr>
        <w:tc>
          <w:tcPr>
            <w:tcW w:w="1640" w:type="dxa"/>
            <w:tcBorders>
              <w:top w:val="nil"/>
              <w:left w:val="single" w:sz="12" w:space="0" w:color="000000"/>
              <w:bottom w:val="single" w:sz="8" w:space="0" w:color="000000"/>
              <w:right w:val="single" w:sz="8" w:space="0" w:color="000000"/>
            </w:tcBorders>
            <w:shd w:val="clear" w:color="auto" w:fill="FFFFCC"/>
            <w:tcMar>
              <w:top w:w="40" w:type="dxa"/>
              <w:left w:w="120" w:type="dxa"/>
              <w:bottom w:w="40" w:type="dxa"/>
              <w:right w:w="120" w:type="dxa"/>
            </w:tcMar>
          </w:tcPr>
          <w:p w14:paraId="6FE144E6" w14:textId="77777777" w:rsidR="00937D60" w:rsidRDefault="009F3004">
            <w:pPr>
              <w:spacing w:line="276" w:lineRule="auto"/>
              <w:rPr>
                <w:b/>
                <w:i/>
                <w:sz w:val="20"/>
                <w:szCs w:val="20"/>
              </w:rPr>
            </w:pPr>
            <w:r>
              <w:rPr>
                <w:b/>
                <w:sz w:val="20"/>
                <w:szCs w:val="20"/>
              </w:rPr>
              <w:lastRenderedPageBreak/>
              <w:t xml:space="preserve">FG16. </w:t>
            </w:r>
            <w:r>
              <w:rPr>
                <w:b/>
                <w:i/>
                <w:sz w:val="20"/>
                <w:szCs w:val="20"/>
              </w:rPr>
              <w:t>Is (name) younger than 15 years of age?</w:t>
            </w:r>
          </w:p>
        </w:tc>
        <w:tc>
          <w:tcPr>
            <w:tcW w:w="1926" w:type="dxa"/>
            <w:tcBorders>
              <w:top w:val="nil"/>
              <w:left w:val="nil"/>
              <w:bottom w:val="single" w:sz="8" w:space="0" w:color="000000"/>
              <w:right w:val="single" w:sz="8" w:space="0" w:color="000000"/>
            </w:tcBorders>
            <w:shd w:val="clear" w:color="auto" w:fill="FFFFCC"/>
            <w:tcMar>
              <w:top w:w="100" w:type="dxa"/>
              <w:left w:w="100" w:type="dxa"/>
              <w:bottom w:w="100" w:type="dxa"/>
              <w:right w:w="100" w:type="dxa"/>
            </w:tcMar>
          </w:tcPr>
          <w:p w14:paraId="301D12E2" w14:textId="77777777" w:rsidR="00937D60" w:rsidRDefault="009F3004">
            <w:pPr>
              <w:spacing w:line="276" w:lineRule="auto"/>
              <w:rPr>
                <w:rFonts w:ascii="Times New Roman" w:eastAsia="Times New Roman" w:hAnsi="Times New Roman" w:cs="Times New Roman"/>
                <w:b/>
              </w:rPr>
            </w:pPr>
            <w:r>
              <w:rPr>
                <w:rFonts w:ascii="Times New Roman" w:eastAsia="Times New Roman" w:hAnsi="Times New Roman" w:cs="Times New Roman"/>
                <w:b/>
              </w:rPr>
              <w:t>Yes.................. 1</w:t>
            </w:r>
          </w:p>
          <w:p w14:paraId="666A2E28" w14:textId="77777777" w:rsidR="00937D60" w:rsidRDefault="009F3004">
            <w:pPr>
              <w:spacing w:line="276" w:lineRule="auto"/>
              <w:rPr>
                <w:b/>
                <w:i/>
              </w:rPr>
            </w:pPr>
            <w:r>
              <w:rPr>
                <w:rFonts w:ascii="Times New Roman" w:eastAsia="Times New Roman" w:hAnsi="Times New Roman" w:cs="Times New Roman"/>
                <w:b/>
              </w:rPr>
              <w:t xml:space="preserve">No.................... 2  </w:t>
            </w:r>
            <w:r>
              <w:rPr>
                <w:b/>
                <w:i/>
              </w:rPr>
              <w:t>ø</w:t>
            </w:r>
          </w:p>
          <w:p w14:paraId="1279AE5E" w14:textId="77777777" w:rsidR="00937D60" w:rsidRDefault="009F3004">
            <w:pPr>
              <w:spacing w:line="276" w:lineRule="auto"/>
              <w:jc w:val="right"/>
              <w:rPr>
                <w:rFonts w:ascii="Times New Roman" w:eastAsia="Times New Roman" w:hAnsi="Times New Roman" w:cs="Times New Roman"/>
                <w:b/>
                <w:i/>
              </w:rPr>
            </w:pPr>
            <w:r>
              <w:rPr>
                <w:rFonts w:ascii="Times New Roman" w:eastAsia="Times New Roman" w:hAnsi="Times New Roman" w:cs="Times New Roman"/>
                <w:b/>
                <w:i/>
              </w:rPr>
              <w:t>FG23</w:t>
            </w:r>
          </w:p>
        </w:tc>
        <w:tc>
          <w:tcPr>
            <w:tcW w:w="1926" w:type="dxa"/>
            <w:tcBorders>
              <w:top w:val="nil"/>
              <w:left w:val="nil"/>
              <w:bottom w:val="single" w:sz="8" w:space="0" w:color="000000"/>
              <w:right w:val="single" w:sz="8" w:space="0" w:color="000000"/>
            </w:tcBorders>
            <w:shd w:val="clear" w:color="auto" w:fill="FFFFCC"/>
            <w:tcMar>
              <w:top w:w="100" w:type="dxa"/>
              <w:left w:w="100" w:type="dxa"/>
              <w:bottom w:w="100" w:type="dxa"/>
              <w:right w:w="100" w:type="dxa"/>
            </w:tcMar>
          </w:tcPr>
          <w:p w14:paraId="61230CF6" w14:textId="77777777" w:rsidR="00937D60" w:rsidRDefault="009F3004">
            <w:pPr>
              <w:spacing w:line="276" w:lineRule="auto"/>
              <w:rPr>
                <w:rFonts w:ascii="Times New Roman" w:eastAsia="Times New Roman" w:hAnsi="Times New Roman" w:cs="Times New Roman"/>
                <w:b/>
              </w:rPr>
            </w:pPr>
            <w:r>
              <w:rPr>
                <w:rFonts w:ascii="Times New Roman" w:eastAsia="Times New Roman" w:hAnsi="Times New Roman" w:cs="Times New Roman"/>
                <w:b/>
              </w:rPr>
              <w:t>Yes.................. 1</w:t>
            </w:r>
          </w:p>
          <w:p w14:paraId="18B517C8" w14:textId="77777777" w:rsidR="00937D60" w:rsidRDefault="009F3004">
            <w:pPr>
              <w:spacing w:line="276" w:lineRule="auto"/>
              <w:rPr>
                <w:b/>
                <w:i/>
              </w:rPr>
            </w:pPr>
            <w:r>
              <w:rPr>
                <w:rFonts w:ascii="Times New Roman" w:eastAsia="Times New Roman" w:hAnsi="Times New Roman" w:cs="Times New Roman"/>
                <w:b/>
              </w:rPr>
              <w:t xml:space="preserve">No.................... 2  </w:t>
            </w:r>
            <w:r>
              <w:rPr>
                <w:b/>
                <w:i/>
              </w:rPr>
              <w:t>ø</w:t>
            </w:r>
          </w:p>
          <w:p w14:paraId="765E0209" w14:textId="77777777" w:rsidR="00937D60" w:rsidRDefault="009F3004">
            <w:pPr>
              <w:spacing w:line="276" w:lineRule="auto"/>
              <w:jc w:val="right"/>
              <w:rPr>
                <w:rFonts w:ascii="Times New Roman" w:eastAsia="Times New Roman" w:hAnsi="Times New Roman" w:cs="Times New Roman"/>
                <w:b/>
                <w:i/>
              </w:rPr>
            </w:pPr>
            <w:r>
              <w:rPr>
                <w:rFonts w:ascii="Times New Roman" w:eastAsia="Times New Roman" w:hAnsi="Times New Roman" w:cs="Times New Roman"/>
                <w:b/>
                <w:i/>
              </w:rPr>
              <w:t>FG23</w:t>
            </w:r>
          </w:p>
        </w:tc>
        <w:tc>
          <w:tcPr>
            <w:tcW w:w="1926" w:type="dxa"/>
            <w:tcBorders>
              <w:top w:val="nil"/>
              <w:left w:val="nil"/>
              <w:bottom w:val="single" w:sz="8" w:space="0" w:color="000000"/>
              <w:right w:val="single" w:sz="8" w:space="0" w:color="000000"/>
            </w:tcBorders>
            <w:shd w:val="clear" w:color="auto" w:fill="FFFFCC"/>
            <w:tcMar>
              <w:top w:w="100" w:type="dxa"/>
              <w:left w:w="100" w:type="dxa"/>
              <w:bottom w:w="100" w:type="dxa"/>
              <w:right w:w="100" w:type="dxa"/>
            </w:tcMar>
          </w:tcPr>
          <w:p w14:paraId="0F80FDD2" w14:textId="77777777" w:rsidR="00937D60" w:rsidRDefault="009F3004">
            <w:pPr>
              <w:spacing w:line="276" w:lineRule="auto"/>
              <w:rPr>
                <w:rFonts w:ascii="Times New Roman" w:eastAsia="Times New Roman" w:hAnsi="Times New Roman" w:cs="Times New Roman"/>
                <w:b/>
              </w:rPr>
            </w:pPr>
            <w:r>
              <w:rPr>
                <w:rFonts w:ascii="Times New Roman" w:eastAsia="Times New Roman" w:hAnsi="Times New Roman" w:cs="Times New Roman"/>
                <w:b/>
              </w:rPr>
              <w:t>Yes.................. 1</w:t>
            </w:r>
          </w:p>
          <w:p w14:paraId="62962027" w14:textId="77777777" w:rsidR="00937D60" w:rsidRDefault="009F3004">
            <w:pPr>
              <w:spacing w:line="276" w:lineRule="auto"/>
              <w:rPr>
                <w:b/>
                <w:i/>
              </w:rPr>
            </w:pPr>
            <w:r>
              <w:rPr>
                <w:rFonts w:ascii="Times New Roman" w:eastAsia="Times New Roman" w:hAnsi="Times New Roman" w:cs="Times New Roman"/>
                <w:b/>
              </w:rPr>
              <w:t xml:space="preserve">No.................... 2  </w:t>
            </w:r>
            <w:r>
              <w:rPr>
                <w:b/>
                <w:i/>
              </w:rPr>
              <w:t>ø</w:t>
            </w:r>
          </w:p>
          <w:p w14:paraId="345C6138" w14:textId="77777777" w:rsidR="00937D60" w:rsidRDefault="009F3004">
            <w:pPr>
              <w:spacing w:line="276" w:lineRule="auto"/>
              <w:jc w:val="right"/>
              <w:rPr>
                <w:rFonts w:ascii="Times New Roman" w:eastAsia="Times New Roman" w:hAnsi="Times New Roman" w:cs="Times New Roman"/>
                <w:b/>
                <w:i/>
              </w:rPr>
            </w:pPr>
            <w:r>
              <w:rPr>
                <w:rFonts w:ascii="Times New Roman" w:eastAsia="Times New Roman" w:hAnsi="Times New Roman" w:cs="Times New Roman"/>
                <w:b/>
                <w:i/>
              </w:rPr>
              <w:t>FG23</w:t>
            </w:r>
          </w:p>
        </w:tc>
        <w:tc>
          <w:tcPr>
            <w:tcW w:w="1940" w:type="dxa"/>
            <w:tcBorders>
              <w:top w:val="nil"/>
              <w:left w:val="nil"/>
              <w:bottom w:val="single" w:sz="8" w:space="0" w:color="000000"/>
              <w:right w:val="single" w:sz="12" w:space="0" w:color="000000"/>
            </w:tcBorders>
            <w:shd w:val="clear" w:color="auto" w:fill="FFFFCC"/>
            <w:tcMar>
              <w:top w:w="100" w:type="dxa"/>
              <w:left w:w="100" w:type="dxa"/>
              <w:bottom w:w="100" w:type="dxa"/>
              <w:right w:w="100" w:type="dxa"/>
            </w:tcMar>
          </w:tcPr>
          <w:p w14:paraId="570A6E25" w14:textId="77777777" w:rsidR="00937D60" w:rsidRDefault="009F3004">
            <w:pPr>
              <w:spacing w:line="276" w:lineRule="auto"/>
              <w:rPr>
                <w:rFonts w:ascii="Times New Roman" w:eastAsia="Times New Roman" w:hAnsi="Times New Roman" w:cs="Times New Roman"/>
                <w:b/>
              </w:rPr>
            </w:pPr>
            <w:r>
              <w:rPr>
                <w:rFonts w:ascii="Times New Roman" w:eastAsia="Times New Roman" w:hAnsi="Times New Roman" w:cs="Times New Roman"/>
                <w:b/>
              </w:rPr>
              <w:t>Yes.................. 1</w:t>
            </w:r>
          </w:p>
          <w:p w14:paraId="46306240" w14:textId="77777777" w:rsidR="00937D60" w:rsidRDefault="009F3004">
            <w:pPr>
              <w:spacing w:line="276" w:lineRule="auto"/>
              <w:rPr>
                <w:b/>
                <w:i/>
              </w:rPr>
            </w:pPr>
            <w:r>
              <w:rPr>
                <w:rFonts w:ascii="Times New Roman" w:eastAsia="Times New Roman" w:hAnsi="Times New Roman" w:cs="Times New Roman"/>
                <w:b/>
              </w:rPr>
              <w:t xml:space="preserve">No.................... 2  </w:t>
            </w:r>
            <w:r>
              <w:rPr>
                <w:b/>
                <w:i/>
              </w:rPr>
              <w:t>ø</w:t>
            </w:r>
          </w:p>
          <w:p w14:paraId="4935FECD" w14:textId="77777777" w:rsidR="00937D60" w:rsidRDefault="009F3004">
            <w:pPr>
              <w:spacing w:line="276" w:lineRule="auto"/>
              <w:jc w:val="right"/>
              <w:rPr>
                <w:rFonts w:ascii="Times New Roman" w:eastAsia="Times New Roman" w:hAnsi="Times New Roman" w:cs="Times New Roman"/>
                <w:b/>
                <w:i/>
              </w:rPr>
            </w:pPr>
            <w:r>
              <w:rPr>
                <w:rFonts w:ascii="Times New Roman" w:eastAsia="Times New Roman" w:hAnsi="Times New Roman" w:cs="Times New Roman"/>
                <w:b/>
                <w:i/>
              </w:rPr>
              <w:t>FG23</w:t>
            </w:r>
          </w:p>
        </w:tc>
      </w:tr>
      <w:tr w:rsidR="00937D60" w14:paraId="5481BCB0" w14:textId="77777777">
        <w:trPr>
          <w:trHeight w:val="1760"/>
        </w:trPr>
        <w:tc>
          <w:tcPr>
            <w:tcW w:w="1640" w:type="dxa"/>
            <w:tcBorders>
              <w:top w:val="nil"/>
              <w:left w:val="single" w:sz="12" w:space="0" w:color="000000"/>
              <w:bottom w:val="single" w:sz="8" w:space="0" w:color="000000"/>
              <w:right w:val="single" w:sz="8" w:space="0" w:color="000000"/>
            </w:tcBorders>
            <w:shd w:val="clear" w:color="auto" w:fill="auto"/>
            <w:tcMar>
              <w:top w:w="40" w:type="dxa"/>
              <w:left w:w="120" w:type="dxa"/>
              <w:bottom w:w="40" w:type="dxa"/>
              <w:right w:w="120" w:type="dxa"/>
            </w:tcMar>
          </w:tcPr>
          <w:p w14:paraId="4B8066DD" w14:textId="77777777" w:rsidR="00937D60" w:rsidRDefault="009F3004">
            <w:pPr>
              <w:spacing w:line="276" w:lineRule="auto"/>
              <w:rPr>
                <w:b/>
                <w:sz w:val="20"/>
                <w:szCs w:val="20"/>
              </w:rPr>
            </w:pPr>
            <w:r>
              <w:rPr>
                <w:b/>
                <w:sz w:val="20"/>
                <w:szCs w:val="20"/>
              </w:rPr>
              <w:t xml:space="preserve">FG17. Is </w:t>
            </w:r>
            <w:r>
              <w:rPr>
                <w:b/>
                <w:smallCaps/>
                <w:sz w:val="20"/>
                <w:szCs w:val="20"/>
              </w:rPr>
              <w:t>(</w:t>
            </w:r>
            <w:r>
              <w:rPr>
                <w:b/>
                <w:i/>
                <w:sz w:val="20"/>
                <w:szCs w:val="20"/>
              </w:rPr>
              <w:t>name</w:t>
            </w:r>
            <w:r>
              <w:rPr>
                <w:b/>
                <w:smallCaps/>
                <w:sz w:val="20"/>
                <w:szCs w:val="20"/>
              </w:rPr>
              <w:t xml:space="preserve">) </w:t>
            </w:r>
            <w:r>
              <w:rPr>
                <w:b/>
                <w:sz w:val="20"/>
                <w:szCs w:val="20"/>
              </w:rPr>
              <w:t>circumcised?</w:t>
            </w:r>
          </w:p>
        </w:tc>
        <w:tc>
          <w:tcPr>
            <w:tcW w:w="1926"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7F709CC" w14:textId="77777777" w:rsidR="00937D60" w:rsidRDefault="009F3004">
            <w:pPr>
              <w:spacing w:line="276" w:lineRule="auto"/>
              <w:rPr>
                <w:rFonts w:ascii="Times New Roman" w:eastAsia="Times New Roman" w:hAnsi="Times New Roman" w:cs="Times New Roman"/>
                <w:b/>
              </w:rPr>
            </w:pPr>
            <w:r>
              <w:rPr>
                <w:rFonts w:ascii="Times New Roman" w:eastAsia="Times New Roman" w:hAnsi="Times New Roman" w:cs="Times New Roman"/>
                <w:b/>
              </w:rPr>
              <w:t>Yes.................. 1</w:t>
            </w:r>
          </w:p>
          <w:p w14:paraId="7B3FA4F5" w14:textId="77777777" w:rsidR="00937D60" w:rsidRDefault="009F3004">
            <w:pPr>
              <w:spacing w:line="276" w:lineRule="auto"/>
              <w:rPr>
                <w:b/>
                <w:i/>
              </w:rPr>
            </w:pPr>
            <w:r>
              <w:rPr>
                <w:rFonts w:ascii="Times New Roman" w:eastAsia="Times New Roman" w:hAnsi="Times New Roman" w:cs="Times New Roman"/>
                <w:b/>
              </w:rPr>
              <w:t xml:space="preserve">No.................... 2  </w:t>
            </w:r>
            <w:r>
              <w:rPr>
                <w:b/>
                <w:i/>
              </w:rPr>
              <w:t>ø</w:t>
            </w:r>
          </w:p>
          <w:p w14:paraId="53A840A4" w14:textId="77777777" w:rsidR="00937D60" w:rsidRDefault="009F3004">
            <w:pPr>
              <w:spacing w:line="276" w:lineRule="auto"/>
              <w:jc w:val="right"/>
              <w:rPr>
                <w:rFonts w:ascii="Times New Roman" w:eastAsia="Times New Roman" w:hAnsi="Times New Roman" w:cs="Times New Roman"/>
                <w:b/>
                <w:i/>
              </w:rPr>
            </w:pPr>
            <w:r>
              <w:rPr>
                <w:rFonts w:ascii="Times New Roman" w:eastAsia="Times New Roman" w:hAnsi="Times New Roman" w:cs="Times New Roman"/>
                <w:b/>
                <w:i/>
              </w:rPr>
              <w:t>FG23</w:t>
            </w:r>
          </w:p>
        </w:tc>
        <w:tc>
          <w:tcPr>
            <w:tcW w:w="1926"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8C4B44F" w14:textId="77777777" w:rsidR="00937D60" w:rsidRDefault="009F3004">
            <w:pPr>
              <w:spacing w:line="276" w:lineRule="auto"/>
              <w:rPr>
                <w:rFonts w:ascii="Times New Roman" w:eastAsia="Times New Roman" w:hAnsi="Times New Roman" w:cs="Times New Roman"/>
                <w:b/>
              </w:rPr>
            </w:pPr>
            <w:r>
              <w:rPr>
                <w:rFonts w:ascii="Times New Roman" w:eastAsia="Times New Roman" w:hAnsi="Times New Roman" w:cs="Times New Roman"/>
                <w:b/>
              </w:rPr>
              <w:t>Yes.................. 1</w:t>
            </w:r>
          </w:p>
          <w:p w14:paraId="2D4627A5" w14:textId="77777777" w:rsidR="00937D60" w:rsidRDefault="009F3004">
            <w:pPr>
              <w:spacing w:line="276" w:lineRule="auto"/>
              <w:rPr>
                <w:b/>
                <w:i/>
              </w:rPr>
            </w:pPr>
            <w:r>
              <w:rPr>
                <w:rFonts w:ascii="Times New Roman" w:eastAsia="Times New Roman" w:hAnsi="Times New Roman" w:cs="Times New Roman"/>
                <w:b/>
              </w:rPr>
              <w:t xml:space="preserve">No.................... 2  </w:t>
            </w:r>
            <w:r>
              <w:rPr>
                <w:b/>
                <w:i/>
              </w:rPr>
              <w:t>ø</w:t>
            </w:r>
          </w:p>
          <w:p w14:paraId="776BC2F9" w14:textId="77777777" w:rsidR="00937D60" w:rsidRDefault="009F3004">
            <w:pPr>
              <w:spacing w:line="276" w:lineRule="auto"/>
              <w:jc w:val="right"/>
              <w:rPr>
                <w:rFonts w:ascii="Times New Roman" w:eastAsia="Times New Roman" w:hAnsi="Times New Roman" w:cs="Times New Roman"/>
                <w:b/>
                <w:i/>
              </w:rPr>
            </w:pPr>
            <w:r>
              <w:rPr>
                <w:rFonts w:ascii="Times New Roman" w:eastAsia="Times New Roman" w:hAnsi="Times New Roman" w:cs="Times New Roman"/>
                <w:b/>
                <w:i/>
              </w:rPr>
              <w:t>FG23</w:t>
            </w:r>
          </w:p>
        </w:tc>
        <w:tc>
          <w:tcPr>
            <w:tcW w:w="1926"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C23C915" w14:textId="77777777" w:rsidR="00937D60" w:rsidRDefault="009F3004">
            <w:pPr>
              <w:spacing w:line="276" w:lineRule="auto"/>
              <w:rPr>
                <w:rFonts w:ascii="Times New Roman" w:eastAsia="Times New Roman" w:hAnsi="Times New Roman" w:cs="Times New Roman"/>
                <w:b/>
              </w:rPr>
            </w:pPr>
            <w:r>
              <w:rPr>
                <w:rFonts w:ascii="Times New Roman" w:eastAsia="Times New Roman" w:hAnsi="Times New Roman" w:cs="Times New Roman"/>
                <w:b/>
              </w:rPr>
              <w:t>Yes.................. 1</w:t>
            </w:r>
          </w:p>
          <w:p w14:paraId="03E629F0" w14:textId="77777777" w:rsidR="00937D60" w:rsidRDefault="009F3004">
            <w:pPr>
              <w:spacing w:line="276" w:lineRule="auto"/>
              <w:rPr>
                <w:b/>
                <w:i/>
              </w:rPr>
            </w:pPr>
            <w:r>
              <w:rPr>
                <w:rFonts w:ascii="Times New Roman" w:eastAsia="Times New Roman" w:hAnsi="Times New Roman" w:cs="Times New Roman"/>
                <w:b/>
              </w:rPr>
              <w:t xml:space="preserve">No.................... 2  </w:t>
            </w:r>
            <w:r>
              <w:rPr>
                <w:b/>
                <w:i/>
              </w:rPr>
              <w:t>ø</w:t>
            </w:r>
          </w:p>
          <w:p w14:paraId="2FE380AE" w14:textId="77777777" w:rsidR="00937D60" w:rsidRDefault="009F3004">
            <w:pPr>
              <w:spacing w:line="276" w:lineRule="auto"/>
              <w:jc w:val="right"/>
              <w:rPr>
                <w:rFonts w:ascii="Times New Roman" w:eastAsia="Times New Roman" w:hAnsi="Times New Roman" w:cs="Times New Roman"/>
                <w:b/>
                <w:i/>
              </w:rPr>
            </w:pPr>
            <w:r>
              <w:rPr>
                <w:rFonts w:ascii="Times New Roman" w:eastAsia="Times New Roman" w:hAnsi="Times New Roman" w:cs="Times New Roman"/>
                <w:b/>
                <w:i/>
              </w:rPr>
              <w:t>FG23</w:t>
            </w:r>
          </w:p>
        </w:tc>
        <w:tc>
          <w:tcPr>
            <w:tcW w:w="1940" w:type="dxa"/>
            <w:tcBorders>
              <w:top w:val="nil"/>
              <w:left w:val="nil"/>
              <w:bottom w:val="single" w:sz="8" w:space="0" w:color="000000"/>
              <w:right w:val="single" w:sz="12" w:space="0" w:color="000000"/>
            </w:tcBorders>
            <w:shd w:val="clear" w:color="auto" w:fill="auto"/>
            <w:tcMar>
              <w:top w:w="100" w:type="dxa"/>
              <w:left w:w="100" w:type="dxa"/>
              <w:bottom w:w="100" w:type="dxa"/>
              <w:right w:w="100" w:type="dxa"/>
            </w:tcMar>
          </w:tcPr>
          <w:p w14:paraId="45CC584B" w14:textId="77777777" w:rsidR="00937D60" w:rsidRDefault="009F3004">
            <w:pPr>
              <w:spacing w:line="276" w:lineRule="auto"/>
              <w:rPr>
                <w:rFonts w:ascii="Times New Roman" w:eastAsia="Times New Roman" w:hAnsi="Times New Roman" w:cs="Times New Roman"/>
                <w:b/>
              </w:rPr>
            </w:pPr>
            <w:r>
              <w:rPr>
                <w:rFonts w:ascii="Times New Roman" w:eastAsia="Times New Roman" w:hAnsi="Times New Roman" w:cs="Times New Roman"/>
                <w:b/>
              </w:rPr>
              <w:t>Yes.................. 1</w:t>
            </w:r>
          </w:p>
          <w:p w14:paraId="4B642138" w14:textId="77777777" w:rsidR="00937D60" w:rsidRDefault="009F3004">
            <w:pPr>
              <w:spacing w:line="276" w:lineRule="auto"/>
              <w:rPr>
                <w:b/>
                <w:i/>
              </w:rPr>
            </w:pPr>
            <w:r>
              <w:rPr>
                <w:rFonts w:ascii="Times New Roman" w:eastAsia="Times New Roman" w:hAnsi="Times New Roman" w:cs="Times New Roman"/>
                <w:b/>
              </w:rPr>
              <w:t xml:space="preserve">No.................... 2  </w:t>
            </w:r>
            <w:r>
              <w:rPr>
                <w:b/>
                <w:i/>
              </w:rPr>
              <w:t>ø</w:t>
            </w:r>
          </w:p>
          <w:p w14:paraId="5B5B315E" w14:textId="77777777" w:rsidR="00937D60" w:rsidRDefault="009F3004">
            <w:pPr>
              <w:spacing w:line="276" w:lineRule="auto"/>
              <w:jc w:val="right"/>
              <w:rPr>
                <w:rFonts w:ascii="Times New Roman" w:eastAsia="Times New Roman" w:hAnsi="Times New Roman" w:cs="Times New Roman"/>
                <w:b/>
                <w:i/>
              </w:rPr>
            </w:pPr>
            <w:r>
              <w:rPr>
                <w:rFonts w:ascii="Times New Roman" w:eastAsia="Times New Roman" w:hAnsi="Times New Roman" w:cs="Times New Roman"/>
                <w:b/>
                <w:i/>
              </w:rPr>
              <w:t>FG23</w:t>
            </w:r>
          </w:p>
        </w:tc>
      </w:tr>
      <w:tr w:rsidR="00937D60" w14:paraId="77FEBED2" w14:textId="77777777">
        <w:trPr>
          <w:trHeight w:val="2960"/>
        </w:trPr>
        <w:tc>
          <w:tcPr>
            <w:tcW w:w="1640" w:type="dxa"/>
            <w:tcBorders>
              <w:top w:val="nil"/>
              <w:left w:val="single" w:sz="12" w:space="0" w:color="000000"/>
              <w:bottom w:val="single" w:sz="8" w:space="0" w:color="000000"/>
              <w:right w:val="single" w:sz="8" w:space="0" w:color="000000"/>
            </w:tcBorders>
            <w:shd w:val="clear" w:color="auto" w:fill="auto"/>
            <w:tcMar>
              <w:top w:w="40" w:type="dxa"/>
              <w:left w:w="120" w:type="dxa"/>
              <w:bottom w:w="40" w:type="dxa"/>
              <w:right w:w="120" w:type="dxa"/>
            </w:tcMar>
          </w:tcPr>
          <w:p w14:paraId="1030881A" w14:textId="77777777" w:rsidR="00937D60" w:rsidRDefault="009F3004">
            <w:pPr>
              <w:spacing w:line="276" w:lineRule="auto"/>
              <w:rPr>
                <w:rFonts w:ascii="Times New Roman" w:eastAsia="Times New Roman" w:hAnsi="Times New Roman" w:cs="Times New Roman"/>
                <w:b/>
              </w:rPr>
            </w:pPr>
            <w:r>
              <w:rPr>
                <w:rFonts w:ascii="Times New Roman" w:eastAsia="Times New Roman" w:hAnsi="Times New Roman" w:cs="Times New Roman"/>
                <w:b/>
              </w:rPr>
              <w:t>FG18. How old was (name) when this occurred?</w:t>
            </w:r>
          </w:p>
          <w:p w14:paraId="30E210F5" w14:textId="77777777" w:rsidR="00937D60" w:rsidRDefault="009F3004">
            <w:pPr>
              <w:spacing w:line="276" w:lineRule="auto"/>
              <w:rPr>
                <w:b/>
                <w:i/>
                <w:sz w:val="20"/>
                <w:szCs w:val="20"/>
              </w:rPr>
            </w:pPr>
            <w:r>
              <w:rPr>
                <w:b/>
                <w:i/>
                <w:sz w:val="20"/>
                <w:szCs w:val="20"/>
              </w:rPr>
              <w:t xml:space="preserve"> </w:t>
            </w:r>
          </w:p>
          <w:p w14:paraId="6BB153BA" w14:textId="77777777" w:rsidR="00937D60" w:rsidRDefault="009F3004">
            <w:pPr>
              <w:spacing w:line="276" w:lineRule="auto"/>
              <w:rPr>
                <w:b/>
                <w:i/>
                <w:sz w:val="20"/>
                <w:szCs w:val="20"/>
              </w:rPr>
            </w:pPr>
            <w:r>
              <w:rPr>
                <w:b/>
                <w:i/>
                <w:sz w:val="20"/>
                <w:szCs w:val="20"/>
              </w:rPr>
              <w:t xml:space="preserve">   If the respondent does not know the age, probe to get an estimate.</w:t>
            </w:r>
          </w:p>
        </w:tc>
        <w:tc>
          <w:tcPr>
            <w:tcW w:w="1926"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CE606C7" w14:textId="77777777" w:rsidR="00937D60" w:rsidRDefault="009F3004">
            <w:pPr>
              <w:spacing w:line="276" w:lineRule="auto"/>
              <w:rPr>
                <w:rFonts w:ascii="Times New Roman" w:eastAsia="Times New Roman" w:hAnsi="Times New Roman" w:cs="Times New Roman"/>
                <w:b/>
              </w:rPr>
            </w:pPr>
            <w:r>
              <w:rPr>
                <w:rFonts w:ascii="Times New Roman" w:eastAsia="Times New Roman" w:hAnsi="Times New Roman" w:cs="Times New Roman"/>
                <w:b/>
              </w:rPr>
              <w:t xml:space="preserve"> </w:t>
            </w:r>
          </w:p>
          <w:p w14:paraId="6F9EABAD" w14:textId="77777777" w:rsidR="00937D60" w:rsidRDefault="009F3004">
            <w:pPr>
              <w:spacing w:line="276" w:lineRule="auto"/>
              <w:rPr>
                <w:rFonts w:ascii="Times New Roman" w:eastAsia="Times New Roman" w:hAnsi="Times New Roman" w:cs="Times New Roman"/>
                <w:b/>
              </w:rPr>
            </w:pPr>
            <w:r>
              <w:rPr>
                <w:rFonts w:ascii="Times New Roman" w:eastAsia="Times New Roman" w:hAnsi="Times New Roman" w:cs="Times New Roman"/>
                <w:b/>
              </w:rPr>
              <w:t>Age......... ___ ___</w:t>
            </w:r>
          </w:p>
          <w:p w14:paraId="352CEC35" w14:textId="77777777" w:rsidR="00937D60" w:rsidRDefault="009F3004">
            <w:pPr>
              <w:spacing w:line="276" w:lineRule="auto"/>
              <w:rPr>
                <w:rFonts w:ascii="Times New Roman" w:eastAsia="Times New Roman" w:hAnsi="Times New Roman" w:cs="Times New Roman"/>
                <w:b/>
              </w:rPr>
            </w:pPr>
            <w:r>
              <w:rPr>
                <w:rFonts w:ascii="Times New Roman" w:eastAsia="Times New Roman" w:hAnsi="Times New Roman" w:cs="Times New Roman"/>
                <w:b/>
              </w:rPr>
              <w:t xml:space="preserve"> </w:t>
            </w:r>
          </w:p>
          <w:p w14:paraId="176E7783" w14:textId="77777777" w:rsidR="00937D60" w:rsidRDefault="009F3004">
            <w:pPr>
              <w:spacing w:line="276" w:lineRule="auto"/>
              <w:rPr>
                <w:rFonts w:ascii="Times New Roman" w:eastAsia="Times New Roman" w:hAnsi="Times New Roman" w:cs="Times New Roman"/>
                <w:b/>
              </w:rPr>
            </w:pPr>
            <w:r>
              <w:rPr>
                <w:rFonts w:ascii="Times New Roman" w:eastAsia="Times New Roman" w:hAnsi="Times New Roman" w:cs="Times New Roman"/>
                <w:b/>
              </w:rPr>
              <w:t>DK...................... 98</w:t>
            </w:r>
          </w:p>
        </w:tc>
        <w:tc>
          <w:tcPr>
            <w:tcW w:w="1926"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3EB904B" w14:textId="77777777" w:rsidR="00937D60" w:rsidRDefault="009F3004">
            <w:pPr>
              <w:spacing w:line="276" w:lineRule="auto"/>
              <w:rPr>
                <w:rFonts w:ascii="Times New Roman" w:eastAsia="Times New Roman" w:hAnsi="Times New Roman" w:cs="Times New Roman"/>
                <w:b/>
              </w:rPr>
            </w:pPr>
            <w:r>
              <w:rPr>
                <w:rFonts w:ascii="Times New Roman" w:eastAsia="Times New Roman" w:hAnsi="Times New Roman" w:cs="Times New Roman"/>
                <w:b/>
              </w:rPr>
              <w:t xml:space="preserve"> </w:t>
            </w:r>
          </w:p>
          <w:p w14:paraId="7F0B4D75" w14:textId="77777777" w:rsidR="00937D60" w:rsidRDefault="009F3004">
            <w:pPr>
              <w:spacing w:line="276" w:lineRule="auto"/>
              <w:rPr>
                <w:rFonts w:ascii="Times New Roman" w:eastAsia="Times New Roman" w:hAnsi="Times New Roman" w:cs="Times New Roman"/>
                <w:b/>
              </w:rPr>
            </w:pPr>
            <w:r>
              <w:rPr>
                <w:rFonts w:ascii="Times New Roman" w:eastAsia="Times New Roman" w:hAnsi="Times New Roman" w:cs="Times New Roman"/>
                <w:b/>
              </w:rPr>
              <w:t>Age......... ___ ___</w:t>
            </w:r>
          </w:p>
          <w:p w14:paraId="6FA774E4" w14:textId="77777777" w:rsidR="00937D60" w:rsidRDefault="009F3004">
            <w:pPr>
              <w:spacing w:line="276" w:lineRule="auto"/>
              <w:rPr>
                <w:rFonts w:ascii="Times New Roman" w:eastAsia="Times New Roman" w:hAnsi="Times New Roman" w:cs="Times New Roman"/>
                <w:b/>
              </w:rPr>
            </w:pPr>
            <w:r>
              <w:rPr>
                <w:rFonts w:ascii="Times New Roman" w:eastAsia="Times New Roman" w:hAnsi="Times New Roman" w:cs="Times New Roman"/>
                <w:b/>
              </w:rPr>
              <w:t xml:space="preserve"> </w:t>
            </w:r>
          </w:p>
          <w:p w14:paraId="063C448B" w14:textId="77777777" w:rsidR="00937D60" w:rsidRDefault="009F3004">
            <w:pPr>
              <w:spacing w:line="276" w:lineRule="auto"/>
              <w:rPr>
                <w:rFonts w:ascii="Times New Roman" w:eastAsia="Times New Roman" w:hAnsi="Times New Roman" w:cs="Times New Roman"/>
                <w:b/>
              </w:rPr>
            </w:pPr>
            <w:r>
              <w:rPr>
                <w:rFonts w:ascii="Times New Roman" w:eastAsia="Times New Roman" w:hAnsi="Times New Roman" w:cs="Times New Roman"/>
                <w:b/>
              </w:rPr>
              <w:t>DK...................... 98</w:t>
            </w:r>
          </w:p>
        </w:tc>
        <w:tc>
          <w:tcPr>
            <w:tcW w:w="1926"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11E49C2" w14:textId="77777777" w:rsidR="00937D60" w:rsidRDefault="009F3004">
            <w:pPr>
              <w:spacing w:line="276" w:lineRule="auto"/>
              <w:rPr>
                <w:rFonts w:ascii="Times New Roman" w:eastAsia="Times New Roman" w:hAnsi="Times New Roman" w:cs="Times New Roman"/>
                <w:b/>
              </w:rPr>
            </w:pPr>
            <w:r>
              <w:rPr>
                <w:rFonts w:ascii="Times New Roman" w:eastAsia="Times New Roman" w:hAnsi="Times New Roman" w:cs="Times New Roman"/>
                <w:b/>
              </w:rPr>
              <w:t xml:space="preserve"> </w:t>
            </w:r>
          </w:p>
          <w:p w14:paraId="12007956" w14:textId="77777777" w:rsidR="00937D60" w:rsidRDefault="009F3004">
            <w:pPr>
              <w:spacing w:line="276" w:lineRule="auto"/>
              <w:rPr>
                <w:rFonts w:ascii="Times New Roman" w:eastAsia="Times New Roman" w:hAnsi="Times New Roman" w:cs="Times New Roman"/>
                <w:b/>
              </w:rPr>
            </w:pPr>
            <w:r>
              <w:rPr>
                <w:rFonts w:ascii="Times New Roman" w:eastAsia="Times New Roman" w:hAnsi="Times New Roman" w:cs="Times New Roman"/>
                <w:b/>
              </w:rPr>
              <w:t>Age......... ___ ___</w:t>
            </w:r>
          </w:p>
          <w:p w14:paraId="373B9443" w14:textId="77777777" w:rsidR="00937D60" w:rsidRDefault="009F3004">
            <w:pPr>
              <w:spacing w:line="276" w:lineRule="auto"/>
              <w:rPr>
                <w:rFonts w:ascii="Times New Roman" w:eastAsia="Times New Roman" w:hAnsi="Times New Roman" w:cs="Times New Roman"/>
                <w:b/>
              </w:rPr>
            </w:pPr>
            <w:r>
              <w:rPr>
                <w:rFonts w:ascii="Times New Roman" w:eastAsia="Times New Roman" w:hAnsi="Times New Roman" w:cs="Times New Roman"/>
                <w:b/>
              </w:rPr>
              <w:t xml:space="preserve"> </w:t>
            </w:r>
          </w:p>
          <w:p w14:paraId="03B394C7" w14:textId="77777777" w:rsidR="00937D60" w:rsidRDefault="009F3004">
            <w:pPr>
              <w:spacing w:line="276" w:lineRule="auto"/>
              <w:rPr>
                <w:rFonts w:ascii="Times New Roman" w:eastAsia="Times New Roman" w:hAnsi="Times New Roman" w:cs="Times New Roman"/>
                <w:b/>
              </w:rPr>
            </w:pPr>
            <w:r>
              <w:rPr>
                <w:rFonts w:ascii="Times New Roman" w:eastAsia="Times New Roman" w:hAnsi="Times New Roman" w:cs="Times New Roman"/>
                <w:b/>
              </w:rPr>
              <w:t>DK...................... 98</w:t>
            </w:r>
          </w:p>
        </w:tc>
        <w:tc>
          <w:tcPr>
            <w:tcW w:w="1940" w:type="dxa"/>
            <w:tcBorders>
              <w:top w:val="nil"/>
              <w:left w:val="nil"/>
              <w:bottom w:val="single" w:sz="8" w:space="0" w:color="000000"/>
              <w:right w:val="single" w:sz="12" w:space="0" w:color="000000"/>
            </w:tcBorders>
            <w:shd w:val="clear" w:color="auto" w:fill="auto"/>
            <w:tcMar>
              <w:top w:w="100" w:type="dxa"/>
              <w:left w:w="100" w:type="dxa"/>
              <w:bottom w:w="100" w:type="dxa"/>
              <w:right w:w="100" w:type="dxa"/>
            </w:tcMar>
          </w:tcPr>
          <w:p w14:paraId="1B5F3FE1" w14:textId="77777777" w:rsidR="00937D60" w:rsidRDefault="009F3004">
            <w:pPr>
              <w:spacing w:line="276" w:lineRule="auto"/>
              <w:rPr>
                <w:rFonts w:ascii="Times New Roman" w:eastAsia="Times New Roman" w:hAnsi="Times New Roman" w:cs="Times New Roman"/>
                <w:b/>
              </w:rPr>
            </w:pPr>
            <w:r>
              <w:rPr>
                <w:rFonts w:ascii="Times New Roman" w:eastAsia="Times New Roman" w:hAnsi="Times New Roman" w:cs="Times New Roman"/>
                <w:b/>
              </w:rPr>
              <w:t xml:space="preserve"> </w:t>
            </w:r>
          </w:p>
          <w:p w14:paraId="30226D50" w14:textId="77777777" w:rsidR="00937D60" w:rsidRDefault="009F3004">
            <w:pPr>
              <w:spacing w:line="276" w:lineRule="auto"/>
              <w:rPr>
                <w:rFonts w:ascii="Times New Roman" w:eastAsia="Times New Roman" w:hAnsi="Times New Roman" w:cs="Times New Roman"/>
                <w:b/>
              </w:rPr>
            </w:pPr>
            <w:r>
              <w:rPr>
                <w:rFonts w:ascii="Times New Roman" w:eastAsia="Times New Roman" w:hAnsi="Times New Roman" w:cs="Times New Roman"/>
                <w:b/>
              </w:rPr>
              <w:t>Age......... ___ ___</w:t>
            </w:r>
          </w:p>
          <w:p w14:paraId="33C84FFC" w14:textId="77777777" w:rsidR="00937D60" w:rsidRDefault="009F3004">
            <w:pPr>
              <w:spacing w:line="276" w:lineRule="auto"/>
              <w:rPr>
                <w:rFonts w:ascii="Times New Roman" w:eastAsia="Times New Roman" w:hAnsi="Times New Roman" w:cs="Times New Roman"/>
                <w:b/>
              </w:rPr>
            </w:pPr>
            <w:r>
              <w:rPr>
                <w:rFonts w:ascii="Times New Roman" w:eastAsia="Times New Roman" w:hAnsi="Times New Roman" w:cs="Times New Roman"/>
                <w:b/>
              </w:rPr>
              <w:t xml:space="preserve"> </w:t>
            </w:r>
          </w:p>
          <w:p w14:paraId="26B139AF" w14:textId="77777777" w:rsidR="00937D60" w:rsidRDefault="009F3004">
            <w:pPr>
              <w:spacing w:line="276" w:lineRule="auto"/>
              <w:rPr>
                <w:rFonts w:ascii="Times New Roman" w:eastAsia="Times New Roman" w:hAnsi="Times New Roman" w:cs="Times New Roman"/>
                <w:b/>
              </w:rPr>
            </w:pPr>
            <w:r>
              <w:rPr>
                <w:rFonts w:ascii="Times New Roman" w:eastAsia="Times New Roman" w:hAnsi="Times New Roman" w:cs="Times New Roman"/>
                <w:b/>
              </w:rPr>
              <w:t>DK...................... 98</w:t>
            </w:r>
          </w:p>
        </w:tc>
      </w:tr>
      <w:tr w:rsidR="00937D60" w14:paraId="7AB2D8A7" w14:textId="77777777">
        <w:trPr>
          <w:trHeight w:val="3980"/>
        </w:trPr>
        <w:tc>
          <w:tcPr>
            <w:tcW w:w="1640" w:type="dxa"/>
            <w:tcBorders>
              <w:top w:val="nil"/>
              <w:left w:val="single" w:sz="12" w:space="0" w:color="000000"/>
              <w:bottom w:val="single" w:sz="8" w:space="0" w:color="000000"/>
              <w:right w:val="single" w:sz="8" w:space="0" w:color="000000"/>
            </w:tcBorders>
            <w:shd w:val="clear" w:color="auto" w:fill="auto"/>
            <w:tcMar>
              <w:top w:w="40" w:type="dxa"/>
              <w:left w:w="120" w:type="dxa"/>
              <w:bottom w:w="40" w:type="dxa"/>
              <w:right w:w="120" w:type="dxa"/>
            </w:tcMar>
          </w:tcPr>
          <w:p w14:paraId="02EB6CBD" w14:textId="77777777" w:rsidR="00937D60" w:rsidRDefault="009F3004">
            <w:pPr>
              <w:spacing w:line="276" w:lineRule="auto"/>
              <w:rPr>
                <w:rFonts w:ascii="Times New Roman" w:eastAsia="Times New Roman" w:hAnsi="Times New Roman" w:cs="Times New Roman"/>
                <w:b/>
              </w:rPr>
            </w:pPr>
            <w:r>
              <w:rPr>
                <w:rFonts w:ascii="Times New Roman" w:eastAsia="Times New Roman" w:hAnsi="Times New Roman" w:cs="Times New Roman"/>
                <w:b/>
              </w:rPr>
              <w:t>FG19. Now I would like to ask you what was done to (name) at that time.</w:t>
            </w:r>
          </w:p>
          <w:p w14:paraId="1CB7383F" w14:textId="77777777" w:rsidR="00937D60" w:rsidRDefault="009F3004">
            <w:pPr>
              <w:spacing w:line="276" w:lineRule="auto"/>
              <w:rPr>
                <w:rFonts w:ascii="Times New Roman" w:eastAsia="Times New Roman" w:hAnsi="Times New Roman" w:cs="Times New Roman"/>
                <w:b/>
              </w:rPr>
            </w:pPr>
            <w:r>
              <w:rPr>
                <w:rFonts w:ascii="Times New Roman" w:eastAsia="Times New Roman" w:hAnsi="Times New Roman" w:cs="Times New Roman"/>
                <w:b/>
              </w:rPr>
              <w:t xml:space="preserve"> </w:t>
            </w:r>
          </w:p>
          <w:p w14:paraId="3BF59B76" w14:textId="77777777" w:rsidR="00937D60" w:rsidRDefault="009F3004">
            <w:pPr>
              <w:spacing w:line="276" w:lineRule="auto"/>
              <w:rPr>
                <w:rFonts w:ascii="Times New Roman" w:eastAsia="Times New Roman" w:hAnsi="Times New Roman" w:cs="Times New Roman"/>
                <w:b/>
              </w:rPr>
            </w:pPr>
            <w:r>
              <w:rPr>
                <w:rFonts w:ascii="Times New Roman" w:eastAsia="Times New Roman" w:hAnsi="Times New Roman" w:cs="Times New Roman"/>
                <w:b/>
              </w:rPr>
              <w:t xml:space="preserve">   Was any flesh removed from the genital area?</w:t>
            </w:r>
          </w:p>
        </w:tc>
        <w:tc>
          <w:tcPr>
            <w:tcW w:w="1926"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859CECA" w14:textId="77777777" w:rsidR="00937D60" w:rsidRDefault="009F3004">
            <w:pPr>
              <w:spacing w:line="276" w:lineRule="auto"/>
              <w:rPr>
                <w:b/>
                <w:i/>
              </w:rPr>
            </w:pPr>
            <w:r>
              <w:rPr>
                <w:rFonts w:ascii="Times New Roman" w:eastAsia="Times New Roman" w:hAnsi="Times New Roman" w:cs="Times New Roman"/>
                <w:b/>
              </w:rPr>
              <w:t xml:space="preserve">Yes.................. 1 </w:t>
            </w:r>
            <w:r>
              <w:rPr>
                <w:b/>
                <w:i/>
              </w:rPr>
              <w:t>ø</w:t>
            </w:r>
          </w:p>
          <w:p w14:paraId="085EFBD2" w14:textId="77777777" w:rsidR="00937D60" w:rsidRDefault="009F3004">
            <w:pPr>
              <w:spacing w:line="276" w:lineRule="auto"/>
              <w:jc w:val="right"/>
              <w:rPr>
                <w:rFonts w:ascii="Times New Roman" w:eastAsia="Times New Roman" w:hAnsi="Times New Roman" w:cs="Times New Roman"/>
                <w:b/>
                <w:i/>
              </w:rPr>
            </w:pPr>
            <w:r>
              <w:rPr>
                <w:rFonts w:ascii="Times New Roman" w:eastAsia="Times New Roman" w:hAnsi="Times New Roman" w:cs="Times New Roman"/>
                <w:b/>
                <w:i/>
              </w:rPr>
              <w:t>FG21</w:t>
            </w:r>
          </w:p>
          <w:p w14:paraId="3EEF5200" w14:textId="77777777" w:rsidR="00937D60" w:rsidRDefault="009F3004">
            <w:pPr>
              <w:spacing w:line="276" w:lineRule="auto"/>
              <w:rPr>
                <w:rFonts w:ascii="Times New Roman" w:eastAsia="Times New Roman" w:hAnsi="Times New Roman" w:cs="Times New Roman"/>
                <w:b/>
              </w:rPr>
            </w:pPr>
            <w:r>
              <w:rPr>
                <w:rFonts w:ascii="Times New Roman" w:eastAsia="Times New Roman" w:hAnsi="Times New Roman" w:cs="Times New Roman"/>
                <w:b/>
              </w:rPr>
              <w:t xml:space="preserve"> </w:t>
            </w:r>
          </w:p>
          <w:p w14:paraId="7E299201" w14:textId="77777777" w:rsidR="00937D60" w:rsidRDefault="009F3004">
            <w:pPr>
              <w:spacing w:line="276" w:lineRule="auto"/>
              <w:rPr>
                <w:rFonts w:ascii="Times New Roman" w:eastAsia="Times New Roman" w:hAnsi="Times New Roman" w:cs="Times New Roman"/>
                <w:b/>
              </w:rPr>
            </w:pPr>
            <w:r>
              <w:rPr>
                <w:rFonts w:ascii="Times New Roman" w:eastAsia="Times New Roman" w:hAnsi="Times New Roman" w:cs="Times New Roman"/>
                <w:b/>
              </w:rPr>
              <w:t>No.................... 2</w:t>
            </w:r>
          </w:p>
          <w:p w14:paraId="1BD31F8F" w14:textId="77777777" w:rsidR="00937D60" w:rsidRDefault="009F3004">
            <w:pPr>
              <w:spacing w:line="276" w:lineRule="auto"/>
              <w:rPr>
                <w:rFonts w:ascii="Times New Roman" w:eastAsia="Times New Roman" w:hAnsi="Times New Roman" w:cs="Times New Roman"/>
                <w:b/>
              </w:rPr>
            </w:pPr>
            <w:r>
              <w:rPr>
                <w:rFonts w:ascii="Times New Roman" w:eastAsia="Times New Roman" w:hAnsi="Times New Roman" w:cs="Times New Roman"/>
                <w:b/>
              </w:rPr>
              <w:t>DK.................... 8</w:t>
            </w:r>
          </w:p>
        </w:tc>
        <w:tc>
          <w:tcPr>
            <w:tcW w:w="1926"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D6E79B5" w14:textId="77777777" w:rsidR="00937D60" w:rsidRDefault="009F3004">
            <w:pPr>
              <w:spacing w:line="276" w:lineRule="auto"/>
              <w:rPr>
                <w:b/>
                <w:i/>
              </w:rPr>
            </w:pPr>
            <w:r>
              <w:rPr>
                <w:rFonts w:ascii="Times New Roman" w:eastAsia="Times New Roman" w:hAnsi="Times New Roman" w:cs="Times New Roman"/>
                <w:b/>
              </w:rPr>
              <w:t xml:space="preserve">Yes................... 1 </w:t>
            </w:r>
            <w:r>
              <w:rPr>
                <w:b/>
                <w:i/>
              </w:rPr>
              <w:t>ø</w:t>
            </w:r>
          </w:p>
          <w:p w14:paraId="623FD68A" w14:textId="77777777" w:rsidR="00937D60" w:rsidRDefault="009F3004">
            <w:pPr>
              <w:spacing w:line="276" w:lineRule="auto"/>
              <w:jc w:val="right"/>
              <w:rPr>
                <w:rFonts w:ascii="Times New Roman" w:eastAsia="Times New Roman" w:hAnsi="Times New Roman" w:cs="Times New Roman"/>
                <w:b/>
                <w:i/>
              </w:rPr>
            </w:pPr>
            <w:r>
              <w:rPr>
                <w:rFonts w:ascii="Times New Roman" w:eastAsia="Times New Roman" w:hAnsi="Times New Roman" w:cs="Times New Roman"/>
                <w:b/>
                <w:i/>
              </w:rPr>
              <w:t>FG21</w:t>
            </w:r>
          </w:p>
          <w:p w14:paraId="46165867" w14:textId="77777777" w:rsidR="00937D60" w:rsidRDefault="009F3004">
            <w:pPr>
              <w:spacing w:line="276" w:lineRule="auto"/>
              <w:rPr>
                <w:rFonts w:ascii="Times New Roman" w:eastAsia="Times New Roman" w:hAnsi="Times New Roman" w:cs="Times New Roman"/>
                <w:b/>
              </w:rPr>
            </w:pPr>
            <w:r>
              <w:rPr>
                <w:rFonts w:ascii="Times New Roman" w:eastAsia="Times New Roman" w:hAnsi="Times New Roman" w:cs="Times New Roman"/>
                <w:b/>
              </w:rPr>
              <w:t xml:space="preserve"> </w:t>
            </w:r>
          </w:p>
          <w:p w14:paraId="624A5350" w14:textId="77777777" w:rsidR="00937D60" w:rsidRDefault="009F3004">
            <w:pPr>
              <w:spacing w:line="276" w:lineRule="auto"/>
              <w:rPr>
                <w:rFonts w:ascii="Times New Roman" w:eastAsia="Times New Roman" w:hAnsi="Times New Roman" w:cs="Times New Roman"/>
                <w:b/>
              </w:rPr>
            </w:pPr>
            <w:r>
              <w:rPr>
                <w:rFonts w:ascii="Times New Roman" w:eastAsia="Times New Roman" w:hAnsi="Times New Roman" w:cs="Times New Roman"/>
                <w:b/>
              </w:rPr>
              <w:t>No..................... 2</w:t>
            </w:r>
          </w:p>
          <w:p w14:paraId="586B137B" w14:textId="77777777" w:rsidR="00937D60" w:rsidRDefault="009F3004">
            <w:pPr>
              <w:spacing w:line="276" w:lineRule="auto"/>
              <w:rPr>
                <w:rFonts w:ascii="Times New Roman" w:eastAsia="Times New Roman" w:hAnsi="Times New Roman" w:cs="Times New Roman"/>
                <w:b/>
              </w:rPr>
            </w:pPr>
            <w:r>
              <w:rPr>
                <w:rFonts w:ascii="Times New Roman" w:eastAsia="Times New Roman" w:hAnsi="Times New Roman" w:cs="Times New Roman"/>
                <w:b/>
              </w:rPr>
              <w:t>DK..................... 8</w:t>
            </w:r>
          </w:p>
        </w:tc>
        <w:tc>
          <w:tcPr>
            <w:tcW w:w="1926"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ED73359" w14:textId="77777777" w:rsidR="00937D60" w:rsidRDefault="009F3004">
            <w:pPr>
              <w:spacing w:line="276" w:lineRule="auto"/>
              <w:rPr>
                <w:b/>
                <w:i/>
              </w:rPr>
            </w:pPr>
            <w:r>
              <w:rPr>
                <w:rFonts w:ascii="Times New Roman" w:eastAsia="Times New Roman" w:hAnsi="Times New Roman" w:cs="Times New Roman"/>
                <w:b/>
              </w:rPr>
              <w:t xml:space="preserve">Yes.................. 1. </w:t>
            </w:r>
            <w:r>
              <w:rPr>
                <w:b/>
                <w:i/>
              </w:rPr>
              <w:t>ø</w:t>
            </w:r>
          </w:p>
          <w:p w14:paraId="40D992C2" w14:textId="77777777" w:rsidR="00937D60" w:rsidRDefault="009F3004">
            <w:pPr>
              <w:spacing w:line="276" w:lineRule="auto"/>
              <w:jc w:val="right"/>
              <w:rPr>
                <w:rFonts w:ascii="Times New Roman" w:eastAsia="Times New Roman" w:hAnsi="Times New Roman" w:cs="Times New Roman"/>
                <w:b/>
                <w:i/>
              </w:rPr>
            </w:pPr>
            <w:r>
              <w:rPr>
                <w:rFonts w:ascii="Times New Roman" w:eastAsia="Times New Roman" w:hAnsi="Times New Roman" w:cs="Times New Roman"/>
                <w:b/>
                <w:i/>
              </w:rPr>
              <w:t>FG21</w:t>
            </w:r>
          </w:p>
          <w:p w14:paraId="75DFE381" w14:textId="77777777" w:rsidR="00937D60" w:rsidRDefault="009F3004">
            <w:pPr>
              <w:spacing w:line="276" w:lineRule="auto"/>
              <w:rPr>
                <w:rFonts w:ascii="Times New Roman" w:eastAsia="Times New Roman" w:hAnsi="Times New Roman" w:cs="Times New Roman"/>
                <w:b/>
              </w:rPr>
            </w:pPr>
            <w:r>
              <w:rPr>
                <w:rFonts w:ascii="Times New Roman" w:eastAsia="Times New Roman" w:hAnsi="Times New Roman" w:cs="Times New Roman"/>
                <w:b/>
              </w:rPr>
              <w:t xml:space="preserve"> </w:t>
            </w:r>
          </w:p>
          <w:p w14:paraId="2927D38F" w14:textId="77777777" w:rsidR="00937D60" w:rsidRDefault="009F3004">
            <w:pPr>
              <w:spacing w:line="276" w:lineRule="auto"/>
              <w:rPr>
                <w:rFonts w:ascii="Times New Roman" w:eastAsia="Times New Roman" w:hAnsi="Times New Roman" w:cs="Times New Roman"/>
                <w:b/>
              </w:rPr>
            </w:pPr>
            <w:r>
              <w:rPr>
                <w:rFonts w:ascii="Times New Roman" w:eastAsia="Times New Roman" w:hAnsi="Times New Roman" w:cs="Times New Roman"/>
                <w:b/>
              </w:rPr>
              <w:t>No.................... 2</w:t>
            </w:r>
          </w:p>
          <w:p w14:paraId="77EBECFD" w14:textId="77777777" w:rsidR="00937D60" w:rsidRDefault="009F3004">
            <w:pPr>
              <w:spacing w:line="276" w:lineRule="auto"/>
              <w:rPr>
                <w:rFonts w:ascii="Times New Roman" w:eastAsia="Times New Roman" w:hAnsi="Times New Roman" w:cs="Times New Roman"/>
                <w:b/>
              </w:rPr>
            </w:pPr>
            <w:r>
              <w:rPr>
                <w:rFonts w:ascii="Times New Roman" w:eastAsia="Times New Roman" w:hAnsi="Times New Roman" w:cs="Times New Roman"/>
                <w:b/>
              </w:rPr>
              <w:t>DK.................... 8</w:t>
            </w:r>
          </w:p>
        </w:tc>
        <w:tc>
          <w:tcPr>
            <w:tcW w:w="1940" w:type="dxa"/>
            <w:tcBorders>
              <w:top w:val="nil"/>
              <w:left w:val="nil"/>
              <w:bottom w:val="single" w:sz="8" w:space="0" w:color="000000"/>
              <w:right w:val="single" w:sz="12" w:space="0" w:color="000000"/>
            </w:tcBorders>
            <w:shd w:val="clear" w:color="auto" w:fill="auto"/>
            <w:tcMar>
              <w:top w:w="100" w:type="dxa"/>
              <w:left w:w="100" w:type="dxa"/>
              <w:bottom w:w="100" w:type="dxa"/>
              <w:right w:w="100" w:type="dxa"/>
            </w:tcMar>
          </w:tcPr>
          <w:p w14:paraId="30EF9029" w14:textId="77777777" w:rsidR="00937D60" w:rsidRDefault="009F3004">
            <w:pPr>
              <w:spacing w:line="276" w:lineRule="auto"/>
              <w:rPr>
                <w:b/>
                <w:i/>
              </w:rPr>
            </w:pPr>
            <w:r>
              <w:rPr>
                <w:rFonts w:ascii="Times New Roman" w:eastAsia="Times New Roman" w:hAnsi="Times New Roman" w:cs="Times New Roman"/>
                <w:b/>
              </w:rPr>
              <w:t xml:space="preserve">Yes.................. 1. </w:t>
            </w:r>
            <w:r>
              <w:rPr>
                <w:b/>
                <w:i/>
              </w:rPr>
              <w:t>ø</w:t>
            </w:r>
          </w:p>
          <w:p w14:paraId="717A3E3F" w14:textId="77777777" w:rsidR="00937D60" w:rsidRDefault="009F3004">
            <w:pPr>
              <w:spacing w:line="276" w:lineRule="auto"/>
              <w:jc w:val="right"/>
              <w:rPr>
                <w:rFonts w:ascii="Times New Roman" w:eastAsia="Times New Roman" w:hAnsi="Times New Roman" w:cs="Times New Roman"/>
                <w:b/>
                <w:i/>
              </w:rPr>
            </w:pPr>
            <w:r>
              <w:rPr>
                <w:rFonts w:ascii="Times New Roman" w:eastAsia="Times New Roman" w:hAnsi="Times New Roman" w:cs="Times New Roman"/>
                <w:b/>
                <w:i/>
              </w:rPr>
              <w:t>FG21</w:t>
            </w:r>
          </w:p>
          <w:p w14:paraId="79B2F06B" w14:textId="77777777" w:rsidR="00937D60" w:rsidRDefault="009F3004">
            <w:pPr>
              <w:spacing w:line="276" w:lineRule="auto"/>
              <w:rPr>
                <w:rFonts w:ascii="Times New Roman" w:eastAsia="Times New Roman" w:hAnsi="Times New Roman" w:cs="Times New Roman"/>
                <w:b/>
              </w:rPr>
            </w:pPr>
            <w:r>
              <w:rPr>
                <w:rFonts w:ascii="Times New Roman" w:eastAsia="Times New Roman" w:hAnsi="Times New Roman" w:cs="Times New Roman"/>
                <w:b/>
              </w:rPr>
              <w:t xml:space="preserve"> </w:t>
            </w:r>
          </w:p>
          <w:p w14:paraId="60BE2AAF" w14:textId="77777777" w:rsidR="00937D60" w:rsidRDefault="009F3004">
            <w:pPr>
              <w:spacing w:line="276" w:lineRule="auto"/>
              <w:rPr>
                <w:rFonts w:ascii="Times New Roman" w:eastAsia="Times New Roman" w:hAnsi="Times New Roman" w:cs="Times New Roman"/>
                <w:b/>
              </w:rPr>
            </w:pPr>
            <w:r>
              <w:rPr>
                <w:rFonts w:ascii="Times New Roman" w:eastAsia="Times New Roman" w:hAnsi="Times New Roman" w:cs="Times New Roman"/>
                <w:b/>
              </w:rPr>
              <w:t>No.................... 2</w:t>
            </w:r>
          </w:p>
          <w:p w14:paraId="7A78787A" w14:textId="77777777" w:rsidR="00937D60" w:rsidRDefault="009F3004">
            <w:pPr>
              <w:spacing w:line="276" w:lineRule="auto"/>
              <w:rPr>
                <w:rFonts w:ascii="Times New Roman" w:eastAsia="Times New Roman" w:hAnsi="Times New Roman" w:cs="Times New Roman"/>
                <w:b/>
              </w:rPr>
            </w:pPr>
            <w:r>
              <w:rPr>
                <w:rFonts w:ascii="Times New Roman" w:eastAsia="Times New Roman" w:hAnsi="Times New Roman" w:cs="Times New Roman"/>
                <w:b/>
              </w:rPr>
              <w:t>DK.................... 8</w:t>
            </w:r>
          </w:p>
        </w:tc>
      </w:tr>
      <w:tr w:rsidR="00937D60" w14:paraId="66CD9544" w14:textId="77777777">
        <w:trPr>
          <w:trHeight w:val="2300"/>
        </w:trPr>
        <w:tc>
          <w:tcPr>
            <w:tcW w:w="1640" w:type="dxa"/>
            <w:tcBorders>
              <w:top w:val="nil"/>
              <w:left w:val="single" w:sz="12" w:space="0" w:color="000000"/>
              <w:bottom w:val="single" w:sz="8" w:space="0" w:color="000000"/>
              <w:right w:val="single" w:sz="8" w:space="0" w:color="000000"/>
            </w:tcBorders>
            <w:shd w:val="clear" w:color="auto" w:fill="auto"/>
            <w:tcMar>
              <w:top w:w="40" w:type="dxa"/>
              <w:left w:w="120" w:type="dxa"/>
              <w:bottom w:w="40" w:type="dxa"/>
              <w:right w:w="120" w:type="dxa"/>
            </w:tcMar>
          </w:tcPr>
          <w:p w14:paraId="3A2E7415" w14:textId="77777777" w:rsidR="00937D60" w:rsidRDefault="009F3004">
            <w:pPr>
              <w:spacing w:line="276" w:lineRule="auto"/>
              <w:rPr>
                <w:rFonts w:ascii="Times New Roman" w:eastAsia="Times New Roman" w:hAnsi="Times New Roman" w:cs="Times New Roman"/>
                <w:b/>
              </w:rPr>
            </w:pPr>
            <w:r>
              <w:rPr>
                <w:rFonts w:ascii="Times New Roman" w:eastAsia="Times New Roman" w:hAnsi="Times New Roman" w:cs="Times New Roman"/>
                <w:b/>
              </w:rPr>
              <w:lastRenderedPageBreak/>
              <w:t>FG20. Was her genital area just nicked without removing any flesh?</w:t>
            </w:r>
          </w:p>
        </w:tc>
        <w:tc>
          <w:tcPr>
            <w:tcW w:w="1926"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3281562" w14:textId="77777777" w:rsidR="00937D60" w:rsidRDefault="009F3004">
            <w:pPr>
              <w:spacing w:line="276" w:lineRule="auto"/>
              <w:rPr>
                <w:rFonts w:ascii="Times New Roman" w:eastAsia="Times New Roman" w:hAnsi="Times New Roman" w:cs="Times New Roman"/>
                <w:b/>
              </w:rPr>
            </w:pPr>
            <w:r>
              <w:rPr>
                <w:rFonts w:ascii="Times New Roman" w:eastAsia="Times New Roman" w:hAnsi="Times New Roman" w:cs="Times New Roman"/>
                <w:b/>
              </w:rPr>
              <w:t>Yes...................... 1</w:t>
            </w:r>
          </w:p>
          <w:p w14:paraId="53C91C94" w14:textId="77777777" w:rsidR="00937D60" w:rsidRDefault="009F3004">
            <w:pPr>
              <w:spacing w:line="276" w:lineRule="auto"/>
              <w:rPr>
                <w:rFonts w:ascii="Times New Roman" w:eastAsia="Times New Roman" w:hAnsi="Times New Roman" w:cs="Times New Roman"/>
                <w:b/>
              </w:rPr>
            </w:pPr>
            <w:r>
              <w:rPr>
                <w:rFonts w:ascii="Times New Roman" w:eastAsia="Times New Roman" w:hAnsi="Times New Roman" w:cs="Times New Roman"/>
                <w:b/>
              </w:rPr>
              <w:t>No........................ 2</w:t>
            </w:r>
          </w:p>
          <w:p w14:paraId="655A3AA5" w14:textId="77777777" w:rsidR="00937D60" w:rsidRDefault="009F3004">
            <w:pPr>
              <w:spacing w:line="276" w:lineRule="auto"/>
              <w:rPr>
                <w:rFonts w:ascii="Times New Roman" w:eastAsia="Times New Roman" w:hAnsi="Times New Roman" w:cs="Times New Roman"/>
                <w:b/>
              </w:rPr>
            </w:pPr>
            <w:r>
              <w:rPr>
                <w:rFonts w:ascii="Times New Roman" w:eastAsia="Times New Roman" w:hAnsi="Times New Roman" w:cs="Times New Roman"/>
                <w:b/>
              </w:rPr>
              <w:t>DK........................ 8</w:t>
            </w:r>
          </w:p>
        </w:tc>
        <w:tc>
          <w:tcPr>
            <w:tcW w:w="1926"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188C6D3" w14:textId="77777777" w:rsidR="00937D60" w:rsidRDefault="009F3004">
            <w:pPr>
              <w:spacing w:line="276" w:lineRule="auto"/>
              <w:rPr>
                <w:rFonts w:ascii="Times New Roman" w:eastAsia="Times New Roman" w:hAnsi="Times New Roman" w:cs="Times New Roman"/>
                <w:b/>
              </w:rPr>
            </w:pPr>
            <w:r>
              <w:rPr>
                <w:rFonts w:ascii="Times New Roman" w:eastAsia="Times New Roman" w:hAnsi="Times New Roman" w:cs="Times New Roman"/>
                <w:b/>
              </w:rPr>
              <w:t>Yes...................... 1</w:t>
            </w:r>
          </w:p>
          <w:p w14:paraId="0740624D" w14:textId="77777777" w:rsidR="00937D60" w:rsidRDefault="009F3004">
            <w:pPr>
              <w:spacing w:line="276" w:lineRule="auto"/>
              <w:rPr>
                <w:rFonts w:ascii="Times New Roman" w:eastAsia="Times New Roman" w:hAnsi="Times New Roman" w:cs="Times New Roman"/>
                <w:b/>
              </w:rPr>
            </w:pPr>
            <w:r>
              <w:rPr>
                <w:rFonts w:ascii="Times New Roman" w:eastAsia="Times New Roman" w:hAnsi="Times New Roman" w:cs="Times New Roman"/>
                <w:b/>
              </w:rPr>
              <w:t>No........................ 2</w:t>
            </w:r>
          </w:p>
          <w:p w14:paraId="4C07C8B0" w14:textId="77777777" w:rsidR="00937D60" w:rsidRDefault="009F3004">
            <w:pPr>
              <w:spacing w:line="276" w:lineRule="auto"/>
              <w:rPr>
                <w:rFonts w:ascii="Times New Roman" w:eastAsia="Times New Roman" w:hAnsi="Times New Roman" w:cs="Times New Roman"/>
                <w:b/>
              </w:rPr>
            </w:pPr>
            <w:r>
              <w:rPr>
                <w:rFonts w:ascii="Times New Roman" w:eastAsia="Times New Roman" w:hAnsi="Times New Roman" w:cs="Times New Roman"/>
                <w:b/>
              </w:rPr>
              <w:t>DK........................ 8</w:t>
            </w:r>
          </w:p>
        </w:tc>
        <w:tc>
          <w:tcPr>
            <w:tcW w:w="1926"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1AAE1ED" w14:textId="77777777" w:rsidR="00937D60" w:rsidRDefault="009F3004">
            <w:pPr>
              <w:spacing w:line="276" w:lineRule="auto"/>
              <w:rPr>
                <w:rFonts w:ascii="Times New Roman" w:eastAsia="Times New Roman" w:hAnsi="Times New Roman" w:cs="Times New Roman"/>
                <w:b/>
              </w:rPr>
            </w:pPr>
            <w:r>
              <w:rPr>
                <w:rFonts w:ascii="Times New Roman" w:eastAsia="Times New Roman" w:hAnsi="Times New Roman" w:cs="Times New Roman"/>
                <w:b/>
              </w:rPr>
              <w:t>Yes...................... 1</w:t>
            </w:r>
          </w:p>
          <w:p w14:paraId="73AA20B4" w14:textId="77777777" w:rsidR="00937D60" w:rsidRDefault="009F3004">
            <w:pPr>
              <w:spacing w:line="276" w:lineRule="auto"/>
              <w:rPr>
                <w:rFonts w:ascii="Times New Roman" w:eastAsia="Times New Roman" w:hAnsi="Times New Roman" w:cs="Times New Roman"/>
                <w:b/>
              </w:rPr>
            </w:pPr>
            <w:r>
              <w:rPr>
                <w:rFonts w:ascii="Times New Roman" w:eastAsia="Times New Roman" w:hAnsi="Times New Roman" w:cs="Times New Roman"/>
                <w:b/>
              </w:rPr>
              <w:t>No........................ 2</w:t>
            </w:r>
          </w:p>
          <w:p w14:paraId="60B590E6" w14:textId="77777777" w:rsidR="00937D60" w:rsidRDefault="009F3004">
            <w:pPr>
              <w:spacing w:line="276" w:lineRule="auto"/>
              <w:rPr>
                <w:rFonts w:ascii="Times New Roman" w:eastAsia="Times New Roman" w:hAnsi="Times New Roman" w:cs="Times New Roman"/>
                <w:b/>
              </w:rPr>
            </w:pPr>
            <w:r>
              <w:rPr>
                <w:rFonts w:ascii="Times New Roman" w:eastAsia="Times New Roman" w:hAnsi="Times New Roman" w:cs="Times New Roman"/>
                <w:b/>
              </w:rPr>
              <w:t>DK........................ 8</w:t>
            </w:r>
          </w:p>
        </w:tc>
        <w:tc>
          <w:tcPr>
            <w:tcW w:w="1940" w:type="dxa"/>
            <w:tcBorders>
              <w:top w:val="nil"/>
              <w:left w:val="nil"/>
              <w:bottom w:val="single" w:sz="8" w:space="0" w:color="000000"/>
              <w:right w:val="single" w:sz="12" w:space="0" w:color="000000"/>
            </w:tcBorders>
            <w:shd w:val="clear" w:color="auto" w:fill="auto"/>
            <w:tcMar>
              <w:top w:w="100" w:type="dxa"/>
              <w:left w:w="100" w:type="dxa"/>
              <w:bottom w:w="100" w:type="dxa"/>
              <w:right w:w="100" w:type="dxa"/>
            </w:tcMar>
          </w:tcPr>
          <w:p w14:paraId="3084BCF8" w14:textId="77777777" w:rsidR="00937D60" w:rsidRDefault="009F3004">
            <w:pPr>
              <w:spacing w:line="276" w:lineRule="auto"/>
              <w:rPr>
                <w:rFonts w:ascii="Times New Roman" w:eastAsia="Times New Roman" w:hAnsi="Times New Roman" w:cs="Times New Roman"/>
                <w:b/>
              </w:rPr>
            </w:pPr>
            <w:r>
              <w:rPr>
                <w:rFonts w:ascii="Times New Roman" w:eastAsia="Times New Roman" w:hAnsi="Times New Roman" w:cs="Times New Roman"/>
                <w:b/>
              </w:rPr>
              <w:t>Yes...................... 1</w:t>
            </w:r>
          </w:p>
          <w:p w14:paraId="6F5241C5" w14:textId="77777777" w:rsidR="00937D60" w:rsidRDefault="009F3004">
            <w:pPr>
              <w:spacing w:line="276" w:lineRule="auto"/>
              <w:rPr>
                <w:rFonts w:ascii="Times New Roman" w:eastAsia="Times New Roman" w:hAnsi="Times New Roman" w:cs="Times New Roman"/>
                <w:b/>
              </w:rPr>
            </w:pPr>
            <w:r>
              <w:rPr>
                <w:rFonts w:ascii="Times New Roman" w:eastAsia="Times New Roman" w:hAnsi="Times New Roman" w:cs="Times New Roman"/>
                <w:b/>
              </w:rPr>
              <w:t>No........................ 2</w:t>
            </w:r>
          </w:p>
          <w:p w14:paraId="41B20DF0" w14:textId="77777777" w:rsidR="00937D60" w:rsidRDefault="009F3004">
            <w:pPr>
              <w:spacing w:line="276" w:lineRule="auto"/>
              <w:rPr>
                <w:rFonts w:ascii="Times New Roman" w:eastAsia="Times New Roman" w:hAnsi="Times New Roman" w:cs="Times New Roman"/>
                <w:b/>
              </w:rPr>
            </w:pPr>
            <w:r>
              <w:rPr>
                <w:rFonts w:ascii="Times New Roman" w:eastAsia="Times New Roman" w:hAnsi="Times New Roman" w:cs="Times New Roman"/>
                <w:b/>
              </w:rPr>
              <w:t>DK........................ 8</w:t>
            </w:r>
          </w:p>
        </w:tc>
      </w:tr>
      <w:tr w:rsidR="00937D60" w14:paraId="157DC3F7" w14:textId="77777777">
        <w:trPr>
          <w:trHeight w:val="2640"/>
        </w:trPr>
        <w:tc>
          <w:tcPr>
            <w:tcW w:w="1640" w:type="dxa"/>
            <w:tcBorders>
              <w:top w:val="nil"/>
              <w:left w:val="single" w:sz="12" w:space="0" w:color="000000"/>
              <w:bottom w:val="single" w:sz="8" w:space="0" w:color="000000"/>
              <w:right w:val="single" w:sz="8" w:space="0" w:color="000000"/>
            </w:tcBorders>
            <w:shd w:val="clear" w:color="auto" w:fill="auto"/>
            <w:tcMar>
              <w:top w:w="40" w:type="dxa"/>
              <w:left w:w="120" w:type="dxa"/>
              <w:bottom w:w="40" w:type="dxa"/>
              <w:right w:w="120" w:type="dxa"/>
            </w:tcMar>
          </w:tcPr>
          <w:p w14:paraId="77E42CD0" w14:textId="77777777" w:rsidR="00937D60" w:rsidRDefault="009F3004">
            <w:pPr>
              <w:spacing w:line="276" w:lineRule="auto"/>
              <w:rPr>
                <w:rFonts w:ascii="Times New Roman" w:eastAsia="Times New Roman" w:hAnsi="Times New Roman" w:cs="Times New Roman"/>
                <w:b/>
              </w:rPr>
            </w:pPr>
            <w:r>
              <w:rPr>
                <w:rFonts w:ascii="Times New Roman" w:eastAsia="Times New Roman" w:hAnsi="Times New Roman" w:cs="Times New Roman"/>
                <w:b/>
              </w:rPr>
              <w:t xml:space="preserve">FG21. Was her genital area </w:t>
            </w:r>
            <w:proofErr w:type="spellStart"/>
            <w:r>
              <w:rPr>
                <w:rFonts w:ascii="Times New Roman" w:eastAsia="Times New Roman" w:hAnsi="Times New Roman" w:cs="Times New Roman"/>
                <w:b/>
              </w:rPr>
              <w:t>sewn</w:t>
            </w:r>
            <w:proofErr w:type="spellEnd"/>
            <w:r>
              <w:rPr>
                <w:rFonts w:ascii="Times New Roman" w:eastAsia="Times New Roman" w:hAnsi="Times New Roman" w:cs="Times New Roman"/>
                <w:b/>
              </w:rPr>
              <w:t xml:space="preserve"> closed?</w:t>
            </w:r>
          </w:p>
          <w:p w14:paraId="079822F9" w14:textId="77777777" w:rsidR="00937D60" w:rsidRDefault="009F3004">
            <w:pPr>
              <w:spacing w:line="276" w:lineRule="auto"/>
              <w:rPr>
                <w:rFonts w:ascii="Times New Roman" w:eastAsia="Times New Roman" w:hAnsi="Times New Roman" w:cs="Times New Roman"/>
                <w:b/>
              </w:rPr>
            </w:pPr>
            <w:r>
              <w:rPr>
                <w:rFonts w:ascii="Times New Roman" w:eastAsia="Times New Roman" w:hAnsi="Times New Roman" w:cs="Times New Roman"/>
                <w:b/>
              </w:rPr>
              <w:t xml:space="preserve"> </w:t>
            </w:r>
          </w:p>
          <w:p w14:paraId="72826439" w14:textId="77777777" w:rsidR="00937D60" w:rsidRDefault="009F3004">
            <w:pPr>
              <w:spacing w:line="276" w:lineRule="auto"/>
              <w:rPr>
                <w:rFonts w:ascii="Times New Roman" w:eastAsia="Times New Roman" w:hAnsi="Times New Roman" w:cs="Times New Roman"/>
                <w:b/>
              </w:rPr>
            </w:pPr>
            <w:r>
              <w:rPr>
                <w:b/>
              </w:rPr>
              <w:t xml:space="preserve">   If necessary, probe</w:t>
            </w:r>
            <w:r>
              <w:rPr>
                <w:rFonts w:ascii="Times New Roman" w:eastAsia="Times New Roman" w:hAnsi="Times New Roman" w:cs="Times New Roman"/>
                <w:b/>
              </w:rPr>
              <w:t>: Was it sealed?</w:t>
            </w:r>
          </w:p>
        </w:tc>
        <w:tc>
          <w:tcPr>
            <w:tcW w:w="1926"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F4BE0A3" w14:textId="77777777" w:rsidR="00937D60" w:rsidRDefault="009F3004">
            <w:pPr>
              <w:spacing w:line="276" w:lineRule="auto"/>
              <w:rPr>
                <w:rFonts w:ascii="Times New Roman" w:eastAsia="Times New Roman" w:hAnsi="Times New Roman" w:cs="Times New Roman"/>
                <w:b/>
              </w:rPr>
            </w:pPr>
            <w:r>
              <w:rPr>
                <w:rFonts w:ascii="Times New Roman" w:eastAsia="Times New Roman" w:hAnsi="Times New Roman" w:cs="Times New Roman"/>
                <w:b/>
              </w:rPr>
              <w:t>Yes...................... 1</w:t>
            </w:r>
          </w:p>
          <w:p w14:paraId="6CF57F7D" w14:textId="77777777" w:rsidR="00937D60" w:rsidRDefault="009F3004">
            <w:pPr>
              <w:spacing w:line="276" w:lineRule="auto"/>
              <w:rPr>
                <w:rFonts w:ascii="Times New Roman" w:eastAsia="Times New Roman" w:hAnsi="Times New Roman" w:cs="Times New Roman"/>
                <w:b/>
              </w:rPr>
            </w:pPr>
            <w:r>
              <w:rPr>
                <w:rFonts w:ascii="Times New Roman" w:eastAsia="Times New Roman" w:hAnsi="Times New Roman" w:cs="Times New Roman"/>
                <w:b/>
              </w:rPr>
              <w:t>No........................ 2</w:t>
            </w:r>
          </w:p>
          <w:p w14:paraId="2128DA0B" w14:textId="77777777" w:rsidR="00937D60" w:rsidRDefault="009F3004">
            <w:pPr>
              <w:spacing w:line="276" w:lineRule="auto"/>
              <w:rPr>
                <w:rFonts w:ascii="Times New Roman" w:eastAsia="Times New Roman" w:hAnsi="Times New Roman" w:cs="Times New Roman"/>
                <w:b/>
              </w:rPr>
            </w:pPr>
            <w:r>
              <w:rPr>
                <w:rFonts w:ascii="Times New Roman" w:eastAsia="Times New Roman" w:hAnsi="Times New Roman" w:cs="Times New Roman"/>
                <w:b/>
              </w:rPr>
              <w:t>DK........................ 8</w:t>
            </w:r>
          </w:p>
        </w:tc>
        <w:tc>
          <w:tcPr>
            <w:tcW w:w="1926"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741A6BF" w14:textId="77777777" w:rsidR="00937D60" w:rsidRDefault="009F3004">
            <w:pPr>
              <w:spacing w:line="276" w:lineRule="auto"/>
              <w:rPr>
                <w:rFonts w:ascii="Times New Roman" w:eastAsia="Times New Roman" w:hAnsi="Times New Roman" w:cs="Times New Roman"/>
                <w:b/>
              </w:rPr>
            </w:pPr>
            <w:r>
              <w:rPr>
                <w:rFonts w:ascii="Times New Roman" w:eastAsia="Times New Roman" w:hAnsi="Times New Roman" w:cs="Times New Roman"/>
                <w:b/>
              </w:rPr>
              <w:t>Yes...................... 1</w:t>
            </w:r>
          </w:p>
          <w:p w14:paraId="6CA6C38D" w14:textId="77777777" w:rsidR="00937D60" w:rsidRDefault="009F3004">
            <w:pPr>
              <w:spacing w:line="276" w:lineRule="auto"/>
              <w:rPr>
                <w:rFonts w:ascii="Times New Roman" w:eastAsia="Times New Roman" w:hAnsi="Times New Roman" w:cs="Times New Roman"/>
                <w:b/>
              </w:rPr>
            </w:pPr>
            <w:r>
              <w:rPr>
                <w:rFonts w:ascii="Times New Roman" w:eastAsia="Times New Roman" w:hAnsi="Times New Roman" w:cs="Times New Roman"/>
                <w:b/>
              </w:rPr>
              <w:t>No........................ 2</w:t>
            </w:r>
          </w:p>
          <w:p w14:paraId="54A8F414" w14:textId="77777777" w:rsidR="00937D60" w:rsidRDefault="009F3004">
            <w:pPr>
              <w:spacing w:line="276" w:lineRule="auto"/>
              <w:rPr>
                <w:rFonts w:ascii="Times New Roman" w:eastAsia="Times New Roman" w:hAnsi="Times New Roman" w:cs="Times New Roman"/>
                <w:b/>
              </w:rPr>
            </w:pPr>
            <w:r>
              <w:rPr>
                <w:rFonts w:ascii="Times New Roman" w:eastAsia="Times New Roman" w:hAnsi="Times New Roman" w:cs="Times New Roman"/>
                <w:b/>
              </w:rPr>
              <w:t>DK........................ 8</w:t>
            </w:r>
          </w:p>
        </w:tc>
        <w:tc>
          <w:tcPr>
            <w:tcW w:w="1926"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0A886D8" w14:textId="77777777" w:rsidR="00937D60" w:rsidRDefault="009F3004">
            <w:pPr>
              <w:spacing w:line="276" w:lineRule="auto"/>
              <w:rPr>
                <w:rFonts w:ascii="Times New Roman" w:eastAsia="Times New Roman" w:hAnsi="Times New Roman" w:cs="Times New Roman"/>
                <w:b/>
              </w:rPr>
            </w:pPr>
            <w:r>
              <w:rPr>
                <w:rFonts w:ascii="Times New Roman" w:eastAsia="Times New Roman" w:hAnsi="Times New Roman" w:cs="Times New Roman"/>
                <w:b/>
              </w:rPr>
              <w:t>Yes...................... 1</w:t>
            </w:r>
          </w:p>
          <w:p w14:paraId="0C49F5AC" w14:textId="77777777" w:rsidR="00937D60" w:rsidRDefault="009F3004">
            <w:pPr>
              <w:spacing w:line="276" w:lineRule="auto"/>
              <w:rPr>
                <w:rFonts w:ascii="Times New Roman" w:eastAsia="Times New Roman" w:hAnsi="Times New Roman" w:cs="Times New Roman"/>
                <w:b/>
              </w:rPr>
            </w:pPr>
            <w:r>
              <w:rPr>
                <w:rFonts w:ascii="Times New Roman" w:eastAsia="Times New Roman" w:hAnsi="Times New Roman" w:cs="Times New Roman"/>
                <w:b/>
              </w:rPr>
              <w:t>No........................ 2</w:t>
            </w:r>
          </w:p>
          <w:p w14:paraId="0C627BDD" w14:textId="77777777" w:rsidR="00937D60" w:rsidRDefault="009F3004">
            <w:pPr>
              <w:spacing w:line="276" w:lineRule="auto"/>
              <w:rPr>
                <w:rFonts w:ascii="Times New Roman" w:eastAsia="Times New Roman" w:hAnsi="Times New Roman" w:cs="Times New Roman"/>
                <w:b/>
              </w:rPr>
            </w:pPr>
            <w:r>
              <w:rPr>
                <w:rFonts w:ascii="Times New Roman" w:eastAsia="Times New Roman" w:hAnsi="Times New Roman" w:cs="Times New Roman"/>
                <w:b/>
              </w:rPr>
              <w:t>DK........................ 8</w:t>
            </w:r>
          </w:p>
        </w:tc>
        <w:tc>
          <w:tcPr>
            <w:tcW w:w="1940" w:type="dxa"/>
            <w:tcBorders>
              <w:top w:val="nil"/>
              <w:left w:val="nil"/>
              <w:bottom w:val="single" w:sz="8" w:space="0" w:color="000000"/>
              <w:right w:val="single" w:sz="12" w:space="0" w:color="000000"/>
            </w:tcBorders>
            <w:shd w:val="clear" w:color="auto" w:fill="auto"/>
            <w:tcMar>
              <w:top w:w="100" w:type="dxa"/>
              <w:left w:w="100" w:type="dxa"/>
              <w:bottom w:w="100" w:type="dxa"/>
              <w:right w:w="100" w:type="dxa"/>
            </w:tcMar>
          </w:tcPr>
          <w:p w14:paraId="39367F7D" w14:textId="77777777" w:rsidR="00937D60" w:rsidRDefault="009F3004">
            <w:pPr>
              <w:spacing w:line="276" w:lineRule="auto"/>
              <w:rPr>
                <w:rFonts w:ascii="Times New Roman" w:eastAsia="Times New Roman" w:hAnsi="Times New Roman" w:cs="Times New Roman"/>
                <w:b/>
              </w:rPr>
            </w:pPr>
            <w:r>
              <w:rPr>
                <w:rFonts w:ascii="Times New Roman" w:eastAsia="Times New Roman" w:hAnsi="Times New Roman" w:cs="Times New Roman"/>
                <w:b/>
              </w:rPr>
              <w:t>Yes...................... 1</w:t>
            </w:r>
          </w:p>
          <w:p w14:paraId="7AC5ACB5" w14:textId="77777777" w:rsidR="00937D60" w:rsidRDefault="009F3004">
            <w:pPr>
              <w:spacing w:line="276" w:lineRule="auto"/>
              <w:rPr>
                <w:rFonts w:ascii="Times New Roman" w:eastAsia="Times New Roman" w:hAnsi="Times New Roman" w:cs="Times New Roman"/>
                <w:b/>
              </w:rPr>
            </w:pPr>
            <w:r>
              <w:rPr>
                <w:rFonts w:ascii="Times New Roman" w:eastAsia="Times New Roman" w:hAnsi="Times New Roman" w:cs="Times New Roman"/>
                <w:b/>
              </w:rPr>
              <w:t>No........................ 2</w:t>
            </w:r>
          </w:p>
          <w:p w14:paraId="0C7F94D7" w14:textId="77777777" w:rsidR="00937D60" w:rsidRDefault="009F3004">
            <w:pPr>
              <w:spacing w:line="276" w:lineRule="auto"/>
              <w:rPr>
                <w:rFonts w:ascii="Times New Roman" w:eastAsia="Times New Roman" w:hAnsi="Times New Roman" w:cs="Times New Roman"/>
                <w:b/>
              </w:rPr>
            </w:pPr>
            <w:r>
              <w:rPr>
                <w:rFonts w:ascii="Times New Roman" w:eastAsia="Times New Roman" w:hAnsi="Times New Roman" w:cs="Times New Roman"/>
                <w:b/>
              </w:rPr>
              <w:t>DK........................ 8</w:t>
            </w:r>
          </w:p>
        </w:tc>
      </w:tr>
      <w:tr w:rsidR="00937D60" w14:paraId="0E08A3D6" w14:textId="77777777">
        <w:trPr>
          <w:trHeight w:val="7340"/>
        </w:trPr>
        <w:tc>
          <w:tcPr>
            <w:tcW w:w="1640" w:type="dxa"/>
            <w:tcBorders>
              <w:top w:val="nil"/>
              <w:left w:val="single" w:sz="12" w:space="0" w:color="000000"/>
              <w:bottom w:val="single" w:sz="8" w:space="0" w:color="000000"/>
              <w:right w:val="single" w:sz="8" w:space="0" w:color="000000"/>
            </w:tcBorders>
            <w:shd w:val="clear" w:color="auto" w:fill="auto"/>
            <w:tcMar>
              <w:top w:w="40" w:type="dxa"/>
              <w:left w:w="120" w:type="dxa"/>
              <w:bottom w:w="40" w:type="dxa"/>
              <w:right w:w="120" w:type="dxa"/>
            </w:tcMar>
          </w:tcPr>
          <w:p w14:paraId="14D395A1" w14:textId="77777777" w:rsidR="00937D60" w:rsidRDefault="009F3004">
            <w:pPr>
              <w:spacing w:line="276" w:lineRule="auto"/>
              <w:rPr>
                <w:rFonts w:ascii="Times New Roman" w:eastAsia="Times New Roman" w:hAnsi="Times New Roman" w:cs="Times New Roman"/>
                <w:b/>
              </w:rPr>
            </w:pPr>
            <w:r>
              <w:rPr>
                <w:rFonts w:ascii="Times New Roman" w:eastAsia="Times New Roman" w:hAnsi="Times New Roman" w:cs="Times New Roman"/>
                <w:b/>
              </w:rPr>
              <w:lastRenderedPageBreak/>
              <w:t>FG22. Who performed the circumcision?</w:t>
            </w:r>
          </w:p>
        </w:tc>
        <w:tc>
          <w:tcPr>
            <w:tcW w:w="1926"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41FEC20" w14:textId="77777777" w:rsidR="00937D60" w:rsidRDefault="009F3004">
            <w:pPr>
              <w:rPr>
                <w:rFonts w:ascii="Times New Roman" w:eastAsia="Times New Roman" w:hAnsi="Times New Roman" w:cs="Times New Roman"/>
                <w:b/>
                <w:sz w:val="16"/>
                <w:szCs w:val="16"/>
              </w:rPr>
            </w:pPr>
            <w:r>
              <w:rPr>
                <w:rFonts w:ascii="Times New Roman" w:eastAsia="Times New Roman" w:hAnsi="Times New Roman" w:cs="Times New Roman"/>
                <w:b/>
                <w:sz w:val="16"/>
                <w:szCs w:val="16"/>
              </w:rPr>
              <w:t>Health professional</w:t>
            </w:r>
          </w:p>
          <w:p w14:paraId="27B248AA" w14:textId="77777777" w:rsidR="00937D60" w:rsidRDefault="009F3004">
            <w:pPr>
              <w:rPr>
                <w:rFonts w:ascii="Times New Roman" w:eastAsia="Times New Roman" w:hAnsi="Times New Roman" w:cs="Times New Roman"/>
                <w:b/>
                <w:sz w:val="16"/>
                <w:szCs w:val="16"/>
              </w:rPr>
            </w:pPr>
            <w:r>
              <w:rPr>
                <w:rFonts w:ascii="Times New Roman" w:eastAsia="Times New Roman" w:hAnsi="Times New Roman" w:cs="Times New Roman"/>
                <w:b/>
                <w:sz w:val="16"/>
                <w:szCs w:val="16"/>
              </w:rPr>
              <w:t>Doctor............. 11</w:t>
            </w:r>
          </w:p>
          <w:p w14:paraId="7D9A6EB5" w14:textId="77777777" w:rsidR="00937D60" w:rsidRDefault="009F3004">
            <w:pPr>
              <w:rPr>
                <w:rFonts w:ascii="Times New Roman" w:eastAsia="Times New Roman" w:hAnsi="Times New Roman" w:cs="Times New Roman"/>
                <w:b/>
                <w:sz w:val="16"/>
                <w:szCs w:val="16"/>
              </w:rPr>
            </w:pPr>
            <w:r>
              <w:rPr>
                <w:rFonts w:ascii="Times New Roman" w:eastAsia="Times New Roman" w:hAnsi="Times New Roman" w:cs="Times New Roman"/>
                <w:b/>
                <w:sz w:val="16"/>
                <w:szCs w:val="16"/>
              </w:rPr>
              <w:t>Nurse/midwife 12</w:t>
            </w:r>
          </w:p>
          <w:p w14:paraId="28960480" w14:textId="77777777" w:rsidR="00937D60" w:rsidRDefault="009F3004">
            <w:pPr>
              <w:rPr>
                <w:rFonts w:ascii="Times New Roman" w:eastAsia="Times New Roman" w:hAnsi="Times New Roman" w:cs="Times New Roman"/>
                <w:b/>
                <w:sz w:val="16"/>
                <w:szCs w:val="16"/>
              </w:rPr>
            </w:pPr>
            <w:r>
              <w:rPr>
                <w:rFonts w:ascii="Times New Roman" w:eastAsia="Times New Roman" w:hAnsi="Times New Roman" w:cs="Times New Roman"/>
                <w:b/>
                <w:sz w:val="16"/>
                <w:szCs w:val="16"/>
              </w:rPr>
              <w:t>Other health</w:t>
            </w:r>
          </w:p>
          <w:p w14:paraId="1E3767F6" w14:textId="77777777" w:rsidR="00937D60" w:rsidRDefault="009F3004">
            <w:pPr>
              <w:rPr>
                <w:rFonts w:ascii="Times New Roman" w:eastAsia="Times New Roman" w:hAnsi="Times New Roman" w:cs="Times New Roman"/>
                <w:b/>
                <w:sz w:val="16"/>
                <w:szCs w:val="16"/>
              </w:rPr>
            </w:pPr>
            <w:r>
              <w:rPr>
                <w:rFonts w:ascii="Times New Roman" w:eastAsia="Times New Roman" w:hAnsi="Times New Roman" w:cs="Times New Roman"/>
                <w:b/>
                <w:sz w:val="16"/>
                <w:szCs w:val="16"/>
              </w:rPr>
              <w:t xml:space="preserve">   professional</w:t>
            </w:r>
          </w:p>
          <w:p w14:paraId="4E9C0A74" w14:textId="77777777" w:rsidR="00937D60" w:rsidRDefault="009F3004">
            <w:pPr>
              <w:rPr>
                <w:rFonts w:ascii="Times New Roman" w:eastAsia="Times New Roman" w:hAnsi="Times New Roman" w:cs="Times New Roman"/>
                <w:sz w:val="16"/>
                <w:szCs w:val="16"/>
              </w:rPr>
            </w:pPr>
            <w:r>
              <w:rPr>
                <w:rFonts w:ascii="Times New Roman" w:eastAsia="Times New Roman" w:hAnsi="Times New Roman" w:cs="Times New Roman"/>
                <w:b/>
                <w:sz w:val="16"/>
                <w:szCs w:val="16"/>
              </w:rPr>
              <w:t xml:space="preserve">   (</w:t>
            </w:r>
            <w:r>
              <w:rPr>
                <w:rFonts w:ascii="Times New Roman" w:eastAsia="Times New Roman" w:hAnsi="Times New Roman" w:cs="Times New Roman"/>
                <w:i/>
                <w:sz w:val="16"/>
                <w:szCs w:val="16"/>
              </w:rPr>
              <w:t>specify</w:t>
            </w:r>
            <w:r>
              <w:rPr>
                <w:rFonts w:ascii="Times New Roman" w:eastAsia="Times New Roman" w:hAnsi="Times New Roman" w:cs="Times New Roman"/>
                <w:sz w:val="16"/>
                <w:szCs w:val="16"/>
              </w:rPr>
              <w:t>)_______ 16</w:t>
            </w:r>
          </w:p>
          <w:p w14:paraId="5349E5EC" w14:textId="77777777" w:rsidR="00937D60" w:rsidRDefault="009F3004">
            <w:pPr>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 </w:t>
            </w:r>
          </w:p>
          <w:p w14:paraId="55066A25" w14:textId="77777777" w:rsidR="00937D60" w:rsidRDefault="009F3004">
            <w:pPr>
              <w:rPr>
                <w:rFonts w:ascii="Times New Roman" w:eastAsia="Times New Roman" w:hAnsi="Times New Roman" w:cs="Times New Roman"/>
                <w:b/>
                <w:sz w:val="16"/>
                <w:szCs w:val="16"/>
              </w:rPr>
            </w:pPr>
            <w:r>
              <w:rPr>
                <w:rFonts w:ascii="Times New Roman" w:eastAsia="Times New Roman" w:hAnsi="Times New Roman" w:cs="Times New Roman"/>
                <w:b/>
                <w:sz w:val="16"/>
                <w:szCs w:val="16"/>
              </w:rPr>
              <w:t>Traditional persons</w:t>
            </w:r>
          </w:p>
          <w:p w14:paraId="7222FE5B" w14:textId="77777777" w:rsidR="00937D60" w:rsidRDefault="009F3004">
            <w:pPr>
              <w:rPr>
                <w:rFonts w:ascii="Times New Roman" w:eastAsia="Times New Roman" w:hAnsi="Times New Roman" w:cs="Times New Roman"/>
                <w:b/>
                <w:sz w:val="16"/>
                <w:szCs w:val="16"/>
              </w:rPr>
            </w:pPr>
            <w:r>
              <w:rPr>
                <w:rFonts w:ascii="Times New Roman" w:eastAsia="Times New Roman" w:hAnsi="Times New Roman" w:cs="Times New Roman"/>
                <w:b/>
                <w:sz w:val="16"/>
                <w:szCs w:val="16"/>
              </w:rPr>
              <w:t>Traditional</w:t>
            </w:r>
          </w:p>
          <w:p w14:paraId="4384DEFF" w14:textId="77777777" w:rsidR="00937D60" w:rsidRDefault="009F3004">
            <w:pPr>
              <w:rPr>
                <w:rFonts w:ascii="Times New Roman" w:eastAsia="Times New Roman" w:hAnsi="Times New Roman" w:cs="Times New Roman"/>
                <w:b/>
                <w:sz w:val="16"/>
                <w:szCs w:val="16"/>
              </w:rPr>
            </w:pPr>
            <w:r>
              <w:rPr>
                <w:rFonts w:ascii="Times New Roman" w:eastAsia="Times New Roman" w:hAnsi="Times New Roman" w:cs="Times New Roman"/>
                <w:b/>
                <w:sz w:val="16"/>
                <w:szCs w:val="16"/>
              </w:rPr>
              <w:t xml:space="preserve">   ‘circumciser’ 21</w:t>
            </w:r>
          </w:p>
          <w:p w14:paraId="5B6BB2E1" w14:textId="77777777" w:rsidR="00937D60" w:rsidRDefault="009F3004">
            <w:pPr>
              <w:rPr>
                <w:rFonts w:ascii="Times New Roman" w:eastAsia="Times New Roman" w:hAnsi="Times New Roman" w:cs="Times New Roman"/>
                <w:b/>
                <w:sz w:val="16"/>
                <w:szCs w:val="16"/>
              </w:rPr>
            </w:pPr>
            <w:r>
              <w:rPr>
                <w:rFonts w:ascii="Times New Roman" w:eastAsia="Times New Roman" w:hAnsi="Times New Roman" w:cs="Times New Roman"/>
                <w:b/>
                <w:sz w:val="16"/>
                <w:szCs w:val="16"/>
              </w:rPr>
              <w:t>Traditional</w:t>
            </w:r>
          </w:p>
          <w:p w14:paraId="4DBA3E33" w14:textId="77777777" w:rsidR="00937D60" w:rsidRDefault="009F3004">
            <w:pPr>
              <w:rPr>
                <w:rFonts w:ascii="Times New Roman" w:eastAsia="Times New Roman" w:hAnsi="Times New Roman" w:cs="Times New Roman"/>
                <w:b/>
                <w:sz w:val="16"/>
                <w:szCs w:val="16"/>
              </w:rPr>
            </w:pPr>
            <w:r>
              <w:rPr>
                <w:rFonts w:ascii="Times New Roman" w:eastAsia="Times New Roman" w:hAnsi="Times New Roman" w:cs="Times New Roman"/>
                <w:b/>
                <w:sz w:val="16"/>
                <w:szCs w:val="16"/>
              </w:rPr>
              <w:t xml:space="preserve">   birth</w:t>
            </w:r>
          </w:p>
          <w:p w14:paraId="7CF109E8" w14:textId="77777777" w:rsidR="00937D60" w:rsidRDefault="009F3004">
            <w:pPr>
              <w:rPr>
                <w:rFonts w:ascii="Times New Roman" w:eastAsia="Times New Roman" w:hAnsi="Times New Roman" w:cs="Times New Roman"/>
                <w:b/>
                <w:sz w:val="16"/>
                <w:szCs w:val="16"/>
              </w:rPr>
            </w:pPr>
            <w:r>
              <w:rPr>
                <w:rFonts w:ascii="Times New Roman" w:eastAsia="Times New Roman" w:hAnsi="Times New Roman" w:cs="Times New Roman"/>
                <w:b/>
                <w:sz w:val="16"/>
                <w:szCs w:val="16"/>
              </w:rPr>
              <w:t xml:space="preserve">   attendant.... 22</w:t>
            </w:r>
          </w:p>
          <w:p w14:paraId="46161240" w14:textId="77777777" w:rsidR="00937D60" w:rsidRDefault="009F3004">
            <w:pPr>
              <w:rPr>
                <w:rFonts w:ascii="Times New Roman" w:eastAsia="Times New Roman" w:hAnsi="Times New Roman" w:cs="Times New Roman"/>
                <w:b/>
                <w:sz w:val="16"/>
                <w:szCs w:val="16"/>
              </w:rPr>
            </w:pPr>
            <w:r>
              <w:rPr>
                <w:rFonts w:ascii="Times New Roman" w:eastAsia="Times New Roman" w:hAnsi="Times New Roman" w:cs="Times New Roman"/>
                <w:b/>
                <w:sz w:val="16"/>
                <w:szCs w:val="16"/>
              </w:rPr>
              <w:t>Other ................... traditional</w:t>
            </w:r>
          </w:p>
          <w:p w14:paraId="57C6FC96" w14:textId="77777777" w:rsidR="00937D60" w:rsidRDefault="009F3004">
            <w:pPr>
              <w:rPr>
                <w:rFonts w:ascii="Times New Roman" w:eastAsia="Times New Roman" w:hAnsi="Times New Roman" w:cs="Times New Roman"/>
                <w:b/>
                <w:sz w:val="16"/>
                <w:szCs w:val="16"/>
              </w:rPr>
            </w:pPr>
            <w:r>
              <w:rPr>
                <w:rFonts w:ascii="Times New Roman" w:eastAsia="Times New Roman" w:hAnsi="Times New Roman" w:cs="Times New Roman"/>
                <w:b/>
                <w:sz w:val="16"/>
                <w:szCs w:val="16"/>
              </w:rPr>
              <w:t xml:space="preserve">   (</w:t>
            </w:r>
            <w:r>
              <w:rPr>
                <w:rFonts w:ascii="Times New Roman" w:eastAsia="Times New Roman" w:hAnsi="Times New Roman" w:cs="Times New Roman"/>
                <w:b/>
                <w:i/>
                <w:sz w:val="16"/>
                <w:szCs w:val="16"/>
              </w:rPr>
              <w:t>specify</w:t>
            </w:r>
            <w:r>
              <w:rPr>
                <w:rFonts w:ascii="Times New Roman" w:eastAsia="Times New Roman" w:hAnsi="Times New Roman" w:cs="Times New Roman"/>
                <w:b/>
                <w:sz w:val="16"/>
                <w:szCs w:val="16"/>
              </w:rPr>
              <w:t>)_______ 26</w:t>
            </w:r>
          </w:p>
          <w:p w14:paraId="07D4F072" w14:textId="77777777" w:rsidR="00937D60" w:rsidRDefault="009F3004">
            <w:pPr>
              <w:rPr>
                <w:rFonts w:ascii="Times New Roman" w:eastAsia="Times New Roman" w:hAnsi="Times New Roman" w:cs="Times New Roman"/>
                <w:b/>
                <w:sz w:val="16"/>
                <w:szCs w:val="16"/>
              </w:rPr>
            </w:pPr>
            <w:r>
              <w:rPr>
                <w:rFonts w:ascii="Times New Roman" w:eastAsia="Times New Roman" w:hAnsi="Times New Roman" w:cs="Times New Roman"/>
                <w:b/>
                <w:sz w:val="16"/>
                <w:szCs w:val="16"/>
              </w:rPr>
              <w:t xml:space="preserve"> </w:t>
            </w:r>
          </w:p>
          <w:p w14:paraId="0F18F2C0" w14:textId="77777777" w:rsidR="00937D60" w:rsidRDefault="009F3004">
            <w:pPr>
              <w:rPr>
                <w:rFonts w:ascii="Times New Roman" w:eastAsia="Times New Roman" w:hAnsi="Times New Roman" w:cs="Times New Roman"/>
                <w:b/>
                <w:sz w:val="16"/>
                <w:szCs w:val="16"/>
              </w:rPr>
            </w:pPr>
            <w:r>
              <w:rPr>
                <w:rFonts w:ascii="Times New Roman" w:eastAsia="Times New Roman" w:hAnsi="Times New Roman" w:cs="Times New Roman"/>
                <w:b/>
                <w:sz w:val="16"/>
                <w:szCs w:val="16"/>
              </w:rPr>
              <w:t>DK........................ 98</w:t>
            </w:r>
          </w:p>
        </w:tc>
        <w:tc>
          <w:tcPr>
            <w:tcW w:w="1926"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B255F1B" w14:textId="77777777" w:rsidR="00937D60" w:rsidRDefault="009F3004">
            <w:pPr>
              <w:rPr>
                <w:rFonts w:ascii="Times New Roman" w:eastAsia="Times New Roman" w:hAnsi="Times New Roman" w:cs="Times New Roman"/>
                <w:b/>
                <w:sz w:val="16"/>
                <w:szCs w:val="16"/>
              </w:rPr>
            </w:pPr>
            <w:r>
              <w:rPr>
                <w:rFonts w:ascii="Times New Roman" w:eastAsia="Times New Roman" w:hAnsi="Times New Roman" w:cs="Times New Roman"/>
                <w:b/>
                <w:sz w:val="16"/>
                <w:szCs w:val="16"/>
              </w:rPr>
              <w:t>Health professional</w:t>
            </w:r>
          </w:p>
          <w:p w14:paraId="73BE60DA" w14:textId="77777777" w:rsidR="00937D60" w:rsidRDefault="009F3004">
            <w:pPr>
              <w:rPr>
                <w:rFonts w:ascii="Times New Roman" w:eastAsia="Times New Roman" w:hAnsi="Times New Roman" w:cs="Times New Roman"/>
                <w:b/>
                <w:sz w:val="16"/>
                <w:szCs w:val="16"/>
              </w:rPr>
            </w:pPr>
            <w:r>
              <w:rPr>
                <w:rFonts w:ascii="Times New Roman" w:eastAsia="Times New Roman" w:hAnsi="Times New Roman" w:cs="Times New Roman"/>
                <w:b/>
                <w:sz w:val="16"/>
                <w:szCs w:val="16"/>
              </w:rPr>
              <w:t>Doctor............. 11</w:t>
            </w:r>
          </w:p>
          <w:p w14:paraId="6996876D" w14:textId="77777777" w:rsidR="00937D60" w:rsidRDefault="009F3004">
            <w:pPr>
              <w:rPr>
                <w:rFonts w:ascii="Times New Roman" w:eastAsia="Times New Roman" w:hAnsi="Times New Roman" w:cs="Times New Roman"/>
                <w:b/>
                <w:sz w:val="16"/>
                <w:szCs w:val="16"/>
              </w:rPr>
            </w:pPr>
            <w:r>
              <w:rPr>
                <w:rFonts w:ascii="Times New Roman" w:eastAsia="Times New Roman" w:hAnsi="Times New Roman" w:cs="Times New Roman"/>
                <w:b/>
                <w:sz w:val="16"/>
                <w:szCs w:val="16"/>
              </w:rPr>
              <w:t>Nurse/midwife 12</w:t>
            </w:r>
          </w:p>
          <w:p w14:paraId="4ED640BB" w14:textId="77777777" w:rsidR="00937D60" w:rsidRDefault="009F3004">
            <w:pPr>
              <w:rPr>
                <w:rFonts w:ascii="Times New Roman" w:eastAsia="Times New Roman" w:hAnsi="Times New Roman" w:cs="Times New Roman"/>
                <w:b/>
                <w:sz w:val="16"/>
                <w:szCs w:val="16"/>
              </w:rPr>
            </w:pPr>
            <w:r>
              <w:rPr>
                <w:rFonts w:ascii="Times New Roman" w:eastAsia="Times New Roman" w:hAnsi="Times New Roman" w:cs="Times New Roman"/>
                <w:b/>
                <w:sz w:val="16"/>
                <w:szCs w:val="16"/>
              </w:rPr>
              <w:t>Other health</w:t>
            </w:r>
          </w:p>
          <w:p w14:paraId="0C7E2180" w14:textId="77777777" w:rsidR="00937D60" w:rsidRDefault="009F3004">
            <w:pPr>
              <w:rPr>
                <w:rFonts w:ascii="Times New Roman" w:eastAsia="Times New Roman" w:hAnsi="Times New Roman" w:cs="Times New Roman"/>
                <w:b/>
                <w:sz w:val="16"/>
                <w:szCs w:val="16"/>
              </w:rPr>
            </w:pPr>
            <w:r>
              <w:rPr>
                <w:rFonts w:ascii="Times New Roman" w:eastAsia="Times New Roman" w:hAnsi="Times New Roman" w:cs="Times New Roman"/>
                <w:b/>
                <w:sz w:val="16"/>
                <w:szCs w:val="16"/>
              </w:rPr>
              <w:t xml:space="preserve">   professional</w:t>
            </w:r>
          </w:p>
          <w:p w14:paraId="5DD7DDA0" w14:textId="77777777" w:rsidR="00937D60" w:rsidRDefault="009F3004">
            <w:pPr>
              <w:rPr>
                <w:rFonts w:ascii="Times New Roman" w:eastAsia="Times New Roman" w:hAnsi="Times New Roman" w:cs="Times New Roman"/>
                <w:sz w:val="16"/>
                <w:szCs w:val="16"/>
              </w:rPr>
            </w:pPr>
            <w:r>
              <w:rPr>
                <w:rFonts w:ascii="Times New Roman" w:eastAsia="Times New Roman" w:hAnsi="Times New Roman" w:cs="Times New Roman"/>
                <w:b/>
                <w:sz w:val="16"/>
                <w:szCs w:val="16"/>
              </w:rPr>
              <w:t xml:space="preserve">   (</w:t>
            </w:r>
            <w:r>
              <w:rPr>
                <w:rFonts w:ascii="Times New Roman" w:eastAsia="Times New Roman" w:hAnsi="Times New Roman" w:cs="Times New Roman"/>
                <w:i/>
                <w:sz w:val="16"/>
                <w:szCs w:val="16"/>
              </w:rPr>
              <w:t>specify</w:t>
            </w:r>
            <w:r>
              <w:rPr>
                <w:rFonts w:ascii="Times New Roman" w:eastAsia="Times New Roman" w:hAnsi="Times New Roman" w:cs="Times New Roman"/>
                <w:sz w:val="16"/>
                <w:szCs w:val="16"/>
              </w:rPr>
              <w:t>)_______ 16</w:t>
            </w:r>
          </w:p>
          <w:p w14:paraId="3D5E30D2" w14:textId="77777777" w:rsidR="00937D60" w:rsidRDefault="009F3004">
            <w:pPr>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 </w:t>
            </w:r>
          </w:p>
          <w:p w14:paraId="6183BF21" w14:textId="77777777" w:rsidR="00937D60" w:rsidRDefault="009F3004">
            <w:pPr>
              <w:rPr>
                <w:rFonts w:ascii="Times New Roman" w:eastAsia="Times New Roman" w:hAnsi="Times New Roman" w:cs="Times New Roman"/>
                <w:b/>
                <w:sz w:val="16"/>
                <w:szCs w:val="16"/>
              </w:rPr>
            </w:pPr>
            <w:r>
              <w:rPr>
                <w:rFonts w:ascii="Times New Roman" w:eastAsia="Times New Roman" w:hAnsi="Times New Roman" w:cs="Times New Roman"/>
                <w:b/>
                <w:sz w:val="16"/>
                <w:szCs w:val="16"/>
              </w:rPr>
              <w:t>Traditional persons</w:t>
            </w:r>
          </w:p>
          <w:p w14:paraId="164842D6" w14:textId="77777777" w:rsidR="00937D60" w:rsidRDefault="009F3004">
            <w:pPr>
              <w:rPr>
                <w:rFonts w:ascii="Times New Roman" w:eastAsia="Times New Roman" w:hAnsi="Times New Roman" w:cs="Times New Roman"/>
                <w:b/>
                <w:sz w:val="16"/>
                <w:szCs w:val="16"/>
              </w:rPr>
            </w:pPr>
            <w:r>
              <w:rPr>
                <w:rFonts w:ascii="Times New Roman" w:eastAsia="Times New Roman" w:hAnsi="Times New Roman" w:cs="Times New Roman"/>
                <w:b/>
                <w:sz w:val="16"/>
                <w:szCs w:val="16"/>
              </w:rPr>
              <w:t>Traditional</w:t>
            </w:r>
          </w:p>
          <w:p w14:paraId="6D38CA28" w14:textId="77777777" w:rsidR="00937D60" w:rsidRDefault="009F3004">
            <w:pPr>
              <w:rPr>
                <w:rFonts w:ascii="Times New Roman" w:eastAsia="Times New Roman" w:hAnsi="Times New Roman" w:cs="Times New Roman"/>
                <w:b/>
                <w:sz w:val="16"/>
                <w:szCs w:val="16"/>
              </w:rPr>
            </w:pPr>
            <w:r>
              <w:rPr>
                <w:rFonts w:ascii="Times New Roman" w:eastAsia="Times New Roman" w:hAnsi="Times New Roman" w:cs="Times New Roman"/>
                <w:b/>
                <w:sz w:val="16"/>
                <w:szCs w:val="16"/>
              </w:rPr>
              <w:t xml:space="preserve">   ‘circumciser’ 21</w:t>
            </w:r>
          </w:p>
          <w:p w14:paraId="36B04623" w14:textId="77777777" w:rsidR="00937D60" w:rsidRDefault="009F3004">
            <w:pPr>
              <w:rPr>
                <w:rFonts w:ascii="Times New Roman" w:eastAsia="Times New Roman" w:hAnsi="Times New Roman" w:cs="Times New Roman"/>
                <w:b/>
                <w:sz w:val="16"/>
                <w:szCs w:val="16"/>
              </w:rPr>
            </w:pPr>
            <w:r>
              <w:rPr>
                <w:rFonts w:ascii="Times New Roman" w:eastAsia="Times New Roman" w:hAnsi="Times New Roman" w:cs="Times New Roman"/>
                <w:b/>
                <w:sz w:val="16"/>
                <w:szCs w:val="16"/>
              </w:rPr>
              <w:t>Traditional</w:t>
            </w:r>
          </w:p>
          <w:p w14:paraId="237F6BE2" w14:textId="77777777" w:rsidR="00937D60" w:rsidRDefault="009F3004">
            <w:pPr>
              <w:rPr>
                <w:rFonts w:ascii="Times New Roman" w:eastAsia="Times New Roman" w:hAnsi="Times New Roman" w:cs="Times New Roman"/>
                <w:b/>
                <w:sz w:val="16"/>
                <w:szCs w:val="16"/>
              </w:rPr>
            </w:pPr>
            <w:r>
              <w:rPr>
                <w:rFonts w:ascii="Times New Roman" w:eastAsia="Times New Roman" w:hAnsi="Times New Roman" w:cs="Times New Roman"/>
                <w:b/>
                <w:sz w:val="16"/>
                <w:szCs w:val="16"/>
              </w:rPr>
              <w:t xml:space="preserve">   birth</w:t>
            </w:r>
          </w:p>
          <w:p w14:paraId="6A5A754C" w14:textId="77777777" w:rsidR="00937D60" w:rsidRDefault="009F3004">
            <w:pPr>
              <w:rPr>
                <w:rFonts w:ascii="Times New Roman" w:eastAsia="Times New Roman" w:hAnsi="Times New Roman" w:cs="Times New Roman"/>
                <w:b/>
                <w:sz w:val="16"/>
                <w:szCs w:val="16"/>
              </w:rPr>
            </w:pPr>
            <w:r>
              <w:rPr>
                <w:rFonts w:ascii="Times New Roman" w:eastAsia="Times New Roman" w:hAnsi="Times New Roman" w:cs="Times New Roman"/>
                <w:b/>
                <w:sz w:val="16"/>
                <w:szCs w:val="16"/>
              </w:rPr>
              <w:t xml:space="preserve">   attendant.... 22</w:t>
            </w:r>
          </w:p>
          <w:p w14:paraId="2B52C74B" w14:textId="77777777" w:rsidR="00937D60" w:rsidRDefault="009F3004">
            <w:pPr>
              <w:rPr>
                <w:rFonts w:ascii="Times New Roman" w:eastAsia="Times New Roman" w:hAnsi="Times New Roman" w:cs="Times New Roman"/>
                <w:b/>
                <w:sz w:val="16"/>
                <w:szCs w:val="16"/>
              </w:rPr>
            </w:pPr>
            <w:r>
              <w:rPr>
                <w:rFonts w:ascii="Times New Roman" w:eastAsia="Times New Roman" w:hAnsi="Times New Roman" w:cs="Times New Roman"/>
                <w:b/>
                <w:sz w:val="16"/>
                <w:szCs w:val="16"/>
              </w:rPr>
              <w:t>Other ................... traditional</w:t>
            </w:r>
          </w:p>
          <w:p w14:paraId="21B44431" w14:textId="77777777" w:rsidR="00937D60" w:rsidRDefault="009F3004">
            <w:pPr>
              <w:rPr>
                <w:rFonts w:ascii="Times New Roman" w:eastAsia="Times New Roman" w:hAnsi="Times New Roman" w:cs="Times New Roman"/>
                <w:b/>
                <w:sz w:val="16"/>
                <w:szCs w:val="16"/>
              </w:rPr>
            </w:pPr>
            <w:r>
              <w:rPr>
                <w:rFonts w:ascii="Times New Roman" w:eastAsia="Times New Roman" w:hAnsi="Times New Roman" w:cs="Times New Roman"/>
                <w:b/>
                <w:sz w:val="16"/>
                <w:szCs w:val="16"/>
              </w:rPr>
              <w:t xml:space="preserve">   (</w:t>
            </w:r>
            <w:r>
              <w:rPr>
                <w:rFonts w:ascii="Times New Roman" w:eastAsia="Times New Roman" w:hAnsi="Times New Roman" w:cs="Times New Roman"/>
                <w:b/>
                <w:i/>
                <w:sz w:val="16"/>
                <w:szCs w:val="16"/>
              </w:rPr>
              <w:t>specify</w:t>
            </w:r>
            <w:r>
              <w:rPr>
                <w:rFonts w:ascii="Times New Roman" w:eastAsia="Times New Roman" w:hAnsi="Times New Roman" w:cs="Times New Roman"/>
                <w:b/>
                <w:sz w:val="16"/>
                <w:szCs w:val="16"/>
              </w:rPr>
              <w:t>)_______ 26</w:t>
            </w:r>
          </w:p>
          <w:p w14:paraId="1BA8CB45" w14:textId="77777777" w:rsidR="00937D60" w:rsidRDefault="009F3004">
            <w:pPr>
              <w:rPr>
                <w:rFonts w:ascii="Times New Roman" w:eastAsia="Times New Roman" w:hAnsi="Times New Roman" w:cs="Times New Roman"/>
                <w:b/>
                <w:sz w:val="16"/>
                <w:szCs w:val="16"/>
              </w:rPr>
            </w:pPr>
            <w:r>
              <w:rPr>
                <w:rFonts w:ascii="Times New Roman" w:eastAsia="Times New Roman" w:hAnsi="Times New Roman" w:cs="Times New Roman"/>
                <w:b/>
                <w:sz w:val="16"/>
                <w:szCs w:val="16"/>
              </w:rPr>
              <w:t xml:space="preserve"> </w:t>
            </w:r>
          </w:p>
          <w:p w14:paraId="358AC3C6" w14:textId="77777777" w:rsidR="00937D60" w:rsidRDefault="009F3004">
            <w:pPr>
              <w:rPr>
                <w:rFonts w:ascii="Times New Roman" w:eastAsia="Times New Roman" w:hAnsi="Times New Roman" w:cs="Times New Roman"/>
                <w:b/>
                <w:sz w:val="16"/>
                <w:szCs w:val="16"/>
              </w:rPr>
            </w:pPr>
            <w:r>
              <w:rPr>
                <w:rFonts w:ascii="Times New Roman" w:eastAsia="Times New Roman" w:hAnsi="Times New Roman" w:cs="Times New Roman"/>
                <w:b/>
                <w:sz w:val="16"/>
                <w:szCs w:val="16"/>
              </w:rPr>
              <w:t xml:space="preserve">DK............................ </w:t>
            </w:r>
            <w:r>
              <w:rPr>
                <w:rFonts w:ascii="Times New Roman" w:eastAsia="Times New Roman" w:hAnsi="Times New Roman" w:cs="Times New Roman"/>
                <w:b/>
                <w:sz w:val="16"/>
                <w:szCs w:val="16"/>
              </w:rPr>
              <w:tab/>
              <w:t>98</w:t>
            </w:r>
          </w:p>
        </w:tc>
        <w:tc>
          <w:tcPr>
            <w:tcW w:w="1926"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7855521" w14:textId="77777777" w:rsidR="00937D60" w:rsidRDefault="009F3004">
            <w:pPr>
              <w:rPr>
                <w:rFonts w:ascii="Times New Roman" w:eastAsia="Times New Roman" w:hAnsi="Times New Roman" w:cs="Times New Roman"/>
                <w:b/>
                <w:sz w:val="16"/>
                <w:szCs w:val="16"/>
              </w:rPr>
            </w:pPr>
            <w:r>
              <w:rPr>
                <w:rFonts w:ascii="Times New Roman" w:eastAsia="Times New Roman" w:hAnsi="Times New Roman" w:cs="Times New Roman"/>
                <w:b/>
                <w:sz w:val="16"/>
                <w:szCs w:val="16"/>
              </w:rPr>
              <w:t>Health professional</w:t>
            </w:r>
          </w:p>
          <w:p w14:paraId="411F906E" w14:textId="77777777" w:rsidR="00937D60" w:rsidRDefault="009F3004">
            <w:pPr>
              <w:rPr>
                <w:rFonts w:ascii="Times New Roman" w:eastAsia="Times New Roman" w:hAnsi="Times New Roman" w:cs="Times New Roman"/>
                <w:b/>
                <w:sz w:val="16"/>
                <w:szCs w:val="16"/>
              </w:rPr>
            </w:pPr>
            <w:r>
              <w:rPr>
                <w:rFonts w:ascii="Times New Roman" w:eastAsia="Times New Roman" w:hAnsi="Times New Roman" w:cs="Times New Roman"/>
                <w:b/>
                <w:sz w:val="16"/>
                <w:szCs w:val="16"/>
              </w:rPr>
              <w:t>Doctor............. 11</w:t>
            </w:r>
          </w:p>
          <w:p w14:paraId="72F4A3B3" w14:textId="77777777" w:rsidR="00937D60" w:rsidRDefault="009F3004">
            <w:pPr>
              <w:rPr>
                <w:rFonts w:ascii="Times New Roman" w:eastAsia="Times New Roman" w:hAnsi="Times New Roman" w:cs="Times New Roman"/>
                <w:b/>
                <w:sz w:val="16"/>
                <w:szCs w:val="16"/>
              </w:rPr>
            </w:pPr>
            <w:r>
              <w:rPr>
                <w:rFonts w:ascii="Times New Roman" w:eastAsia="Times New Roman" w:hAnsi="Times New Roman" w:cs="Times New Roman"/>
                <w:b/>
                <w:sz w:val="16"/>
                <w:szCs w:val="16"/>
              </w:rPr>
              <w:t>Nurse/midwife 12</w:t>
            </w:r>
          </w:p>
          <w:p w14:paraId="2E38FEC4" w14:textId="77777777" w:rsidR="00937D60" w:rsidRDefault="009F3004">
            <w:pPr>
              <w:rPr>
                <w:rFonts w:ascii="Times New Roman" w:eastAsia="Times New Roman" w:hAnsi="Times New Roman" w:cs="Times New Roman"/>
                <w:b/>
                <w:sz w:val="16"/>
                <w:szCs w:val="16"/>
              </w:rPr>
            </w:pPr>
            <w:r>
              <w:rPr>
                <w:rFonts w:ascii="Times New Roman" w:eastAsia="Times New Roman" w:hAnsi="Times New Roman" w:cs="Times New Roman"/>
                <w:b/>
                <w:sz w:val="16"/>
                <w:szCs w:val="16"/>
              </w:rPr>
              <w:t>Other health</w:t>
            </w:r>
          </w:p>
          <w:p w14:paraId="5B927F0A" w14:textId="77777777" w:rsidR="00937D60" w:rsidRDefault="009F3004">
            <w:pPr>
              <w:rPr>
                <w:rFonts w:ascii="Times New Roman" w:eastAsia="Times New Roman" w:hAnsi="Times New Roman" w:cs="Times New Roman"/>
                <w:b/>
                <w:sz w:val="16"/>
                <w:szCs w:val="16"/>
              </w:rPr>
            </w:pPr>
            <w:r>
              <w:rPr>
                <w:rFonts w:ascii="Times New Roman" w:eastAsia="Times New Roman" w:hAnsi="Times New Roman" w:cs="Times New Roman"/>
                <w:b/>
                <w:sz w:val="16"/>
                <w:szCs w:val="16"/>
              </w:rPr>
              <w:t xml:space="preserve">   professional</w:t>
            </w:r>
          </w:p>
          <w:p w14:paraId="1E209AAC" w14:textId="77777777" w:rsidR="00937D60" w:rsidRDefault="009F3004">
            <w:pPr>
              <w:rPr>
                <w:rFonts w:ascii="Times New Roman" w:eastAsia="Times New Roman" w:hAnsi="Times New Roman" w:cs="Times New Roman"/>
                <w:sz w:val="16"/>
                <w:szCs w:val="16"/>
              </w:rPr>
            </w:pPr>
            <w:r>
              <w:rPr>
                <w:rFonts w:ascii="Times New Roman" w:eastAsia="Times New Roman" w:hAnsi="Times New Roman" w:cs="Times New Roman"/>
                <w:b/>
                <w:sz w:val="16"/>
                <w:szCs w:val="16"/>
              </w:rPr>
              <w:t xml:space="preserve">   (</w:t>
            </w:r>
            <w:r>
              <w:rPr>
                <w:rFonts w:ascii="Times New Roman" w:eastAsia="Times New Roman" w:hAnsi="Times New Roman" w:cs="Times New Roman"/>
                <w:i/>
                <w:sz w:val="16"/>
                <w:szCs w:val="16"/>
              </w:rPr>
              <w:t>specify</w:t>
            </w:r>
            <w:r>
              <w:rPr>
                <w:rFonts w:ascii="Times New Roman" w:eastAsia="Times New Roman" w:hAnsi="Times New Roman" w:cs="Times New Roman"/>
                <w:sz w:val="16"/>
                <w:szCs w:val="16"/>
              </w:rPr>
              <w:t>)_______ 16</w:t>
            </w:r>
          </w:p>
          <w:p w14:paraId="63DA6B82" w14:textId="77777777" w:rsidR="00937D60" w:rsidRDefault="009F3004">
            <w:pPr>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 </w:t>
            </w:r>
          </w:p>
          <w:p w14:paraId="4D5B4ED1" w14:textId="77777777" w:rsidR="00937D60" w:rsidRDefault="009F3004">
            <w:pPr>
              <w:rPr>
                <w:rFonts w:ascii="Times New Roman" w:eastAsia="Times New Roman" w:hAnsi="Times New Roman" w:cs="Times New Roman"/>
                <w:b/>
                <w:sz w:val="16"/>
                <w:szCs w:val="16"/>
              </w:rPr>
            </w:pPr>
            <w:r>
              <w:rPr>
                <w:rFonts w:ascii="Times New Roman" w:eastAsia="Times New Roman" w:hAnsi="Times New Roman" w:cs="Times New Roman"/>
                <w:b/>
                <w:sz w:val="16"/>
                <w:szCs w:val="16"/>
              </w:rPr>
              <w:t>Traditional persons</w:t>
            </w:r>
          </w:p>
          <w:p w14:paraId="42EB73AE" w14:textId="77777777" w:rsidR="00937D60" w:rsidRDefault="009F3004">
            <w:pPr>
              <w:rPr>
                <w:rFonts w:ascii="Times New Roman" w:eastAsia="Times New Roman" w:hAnsi="Times New Roman" w:cs="Times New Roman"/>
                <w:b/>
                <w:sz w:val="16"/>
                <w:szCs w:val="16"/>
              </w:rPr>
            </w:pPr>
            <w:r>
              <w:rPr>
                <w:rFonts w:ascii="Times New Roman" w:eastAsia="Times New Roman" w:hAnsi="Times New Roman" w:cs="Times New Roman"/>
                <w:b/>
                <w:sz w:val="16"/>
                <w:szCs w:val="16"/>
              </w:rPr>
              <w:t>Traditional</w:t>
            </w:r>
          </w:p>
          <w:p w14:paraId="5DC1A630" w14:textId="77777777" w:rsidR="00937D60" w:rsidRDefault="009F3004">
            <w:pPr>
              <w:rPr>
                <w:rFonts w:ascii="Times New Roman" w:eastAsia="Times New Roman" w:hAnsi="Times New Roman" w:cs="Times New Roman"/>
                <w:b/>
                <w:sz w:val="16"/>
                <w:szCs w:val="16"/>
              </w:rPr>
            </w:pPr>
            <w:r>
              <w:rPr>
                <w:rFonts w:ascii="Times New Roman" w:eastAsia="Times New Roman" w:hAnsi="Times New Roman" w:cs="Times New Roman"/>
                <w:b/>
                <w:sz w:val="16"/>
                <w:szCs w:val="16"/>
              </w:rPr>
              <w:t xml:space="preserve">   ‘circumciser’ 21</w:t>
            </w:r>
          </w:p>
          <w:p w14:paraId="69116051" w14:textId="77777777" w:rsidR="00937D60" w:rsidRDefault="009F3004">
            <w:pPr>
              <w:rPr>
                <w:rFonts w:ascii="Times New Roman" w:eastAsia="Times New Roman" w:hAnsi="Times New Roman" w:cs="Times New Roman"/>
                <w:b/>
                <w:sz w:val="16"/>
                <w:szCs w:val="16"/>
              </w:rPr>
            </w:pPr>
            <w:r>
              <w:rPr>
                <w:rFonts w:ascii="Times New Roman" w:eastAsia="Times New Roman" w:hAnsi="Times New Roman" w:cs="Times New Roman"/>
                <w:b/>
                <w:sz w:val="16"/>
                <w:szCs w:val="16"/>
              </w:rPr>
              <w:t>Traditional</w:t>
            </w:r>
          </w:p>
          <w:p w14:paraId="5AA8FE4F" w14:textId="77777777" w:rsidR="00937D60" w:rsidRDefault="009F3004">
            <w:pPr>
              <w:rPr>
                <w:rFonts w:ascii="Times New Roman" w:eastAsia="Times New Roman" w:hAnsi="Times New Roman" w:cs="Times New Roman"/>
                <w:b/>
                <w:sz w:val="16"/>
                <w:szCs w:val="16"/>
              </w:rPr>
            </w:pPr>
            <w:r>
              <w:rPr>
                <w:rFonts w:ascii="Times New Roman" w:eastAsia="Times New Roman" w:hAnsi="Times New Roman" w:cs="Times New Roman"/>
                <w:b/>
                <w:sz w:val="16"/>
                <w:szCs w:val="16"/>
              </w:rPr>
              <w:t xml:space="preserve">   birth</w:t>
            </w:r>
          </w:p>
          <w:p w14:paraId="2030F258" w14:textId="77777777" w:rsidR="00937D60" w:rsidRDefault="009F3004">
            <w:pPr>
              <w:rPr>
                <w:rFonts w:ascii="Times New Roman" w:eastAsia="Times New Roman" w:hAnsi="Times New Roman" w:cs="Times New Roman"/>
                <w:b/>
                <w:sz w:val="16"/>
                <w:szCs w:val="16"/>
              </w:rPr>
            </w:pPr>
            <w:r>
              <w:rPr>
                <w:rFonts w:ascii="Times New Roman" w:eastAsia="Times New Roman" w:hAnsi="Times New Roman" w:cs="Times New Roman"/>
                <w:b/>
                <w:sz w:val="16"/>
                <w:szCs w:val="16"/>
              </w:rPr>
              <w:t xml:space="preserve">   attendant.... 22</w:t>
            </w:r>
          </w:p>
          <w:p w14:paraId="10CDE50D" w14:textId="77777777" w:rsidR="00937D60" w:rsidRDefault="009F3004">
            <w:pPr>
              <w:rPr>
                <w:rFonts w:ascii="Times New Roman" w:eastAsia="Times New Roman" w:hAnsi="Times New Roman" w:cs="Times New Roman"/>
                <w:b/>
                <w:sz w:val="16"/>
                <w:szCs w:val="16"/>
              </w:rPr>
            </w:pPr>
            <w:r>
              <w:rPr>
                <w:rFonts w:ascii="Times New Roman" w:eastAsia="Times New Roman" w:hAnsi="Times New Roman" w:cs="Times New Roman"/>
                <w:b/>
                <w:sz w:val="16"/>
                <w:szCs w:val="16"/>
              </w:rPr>
              <w:t>Other ................... traditional</w:t>
            </w:r>
          </w:p>
          <w:p w14:paraId="45D8D759" w14:textId="77777777" w:rsidR="00937D60" w:rsidRDefault="009F3004">
            <w:pPr>
              <w:rPr>
                <w:rFonts w:ascii="Times New Roman" w:eastAsia="Times New Roman" w:hAnsi="Times New Roman" w:cs="Times New Roman"/>
                <w:b/>
                <w:sz w:val="16"/>
                <w:szCs w:val="16"/>
              </w:rPr>
            </w:pPr>
            <w:r>
              <w:rPr>
                <w:rFonts w:ascii="Times New Roman" w:eastAsia="Times New Roman" w:hAnsi="Times New Roman" w:cs="Times New Roman"/>
                <w:b/>
                <w:sz w:val="16"/>
                <w:szCs w:val="16"/>
              </w:rPr>
              <w:t xml:space="preserve">   (</w:t>
            </w:r>
            <w:r>
              <w:rPr>
                <w:rFonts w:ascii="Times New Roman" w:eastAsia="Times New Roman" w:hAnsi="Times New Roman" w:cs="Times New Roman"/>
                <w:b/>
                <w:i/>
                <w:sz w:val="16"/>
                <w:szCs w:val="16"/>
              </w:rPr>
              <w:t>specify</w:t>
            </w:r>
            <w:r>
              <w:rPr>
                <w:rFonts w:ascii="Times New Roman" w:eastAsia="Times New Roman" w:hAnsi="Times New Roman" w:cs="Times New Roman"/>
                <w:b/>
                <w:sz w:val="16"/>
                <w:szCs w:val="16"/>
              </w:rPr>
              <w:t>)_______ 26</w:t>
            </w:r>
          </w:p>
          <w:p w14:paraId="2ACA50F1" w14:textId="77777777" w:rsidR="00937D60" w:rsidRDefault="009F3004">
            <w:pPr>
              <w:rPr>
                <w:rFonts w:ascii="Times New Roman" w:eastAsia="Times New Roman" w:hAnsi="Times New Roman" w:cs="Times New Roman"/>
                <w:b/>
                <w:sz w:val="16"/>
                <w:szCs w:val="16"/>
              </w:rPr>
            </w:pPr>
            <w:r>
              <w:rPr>
                <w:rFonts w:ascii="Times New Roman" w:eastAsia="Times New Roman" w:hAnsi="Times New Roman" w:cs="Times New Roman"/>
                <w:b/>
                <w:sz w:val="16"/>
                <w:szCs w:val="16"/>
              </w:rPr>
              <w:t xml:space="preserve"> </w:t>
            </w:r>
          </w:p>
          <w:p w14:paraId="2E8FFEB3" w14:textId="77777777" w:rsidR="00937D60" w:rsidRDefault="009F3004">
            <w:pPr>
              <w:rPr>
                <w:rFonts w:ascii="Times New Roman" w:eastAsia="Times New Roman" w:hAnsi="Times New Roman" w:cs="Times New Roman"/>
                <w:b/>
                <w:sz w:val="16"/>
                <w:szCs w:val="16"/>
              </w:rPr>
            </w:pPr>
            <w:r>
              <w:rPr>
                <w:rFonts w:ascii="Times New Roman" w:eastAsia="Times New Roman" w:hAnsi="Times New Roman" w:cs="Times New Roman"/>
                <w:b/>
                <w:sz w:val="16"/>
                <w:szCs w:val="16"/>
              </w:rPr>
              <w:t>DK........................ 98</w:t>
            </w:r>
          </w:p>
        </w:tc>
        <w:tc>
          <w:tcPr>
            <w:tcW w:w="1940" w:type="dxa"/>
            <w:tcBorders>
              <w:top w:val="nil"/>
              <w:left w:val="nil"/>
              <w:bottom w:val="single" w:sz="8" w:space="0" w:color="000000"/>
              <w:right w:val="single" w:sz="12" w:space="0" w:color="000000"/>
            </w:tcBorders>
            <w:shd w:val="clear" w:color="auto" w:fill="auto"/>
            <w:tcMar>
              <w:top w:w="100" w:type="dxa"/>
              <w:left w:w="100" w:type="dxa"/>
              <w:bottom w:w="100" w:type="dxa"/>
              <w:right w:w="100" w:type="dxa"/>
            </w:tcMar>
          </w:tcPr>
          <w:p w14:paraId="652AE800" w14:textId="77777777" w:rsidR="00937D60" w:rsidRDefault="009F3004">
            <w:pPr>
              <w:rPr>
                <w:rFonts w:ascii="Times New Roman" w:eastAsia="Times New Roman" w:hAnsi="Times New Roman" w:cs="Times New Roman"/>
                <w:b/>
                <w:sz w:val="16"/>
                <w:szCs w:val="16"/>
              </w:rPr>
            </w:pPr>
            <w:r>
              <w:rPr>
                <w:rFonts w:ascii="Times New Roman" w:eastAsia="Times New Roman" w:hAnsi="Times New Roman" w:cs="Times New Roman"/>
                <w:b/>
                <w:sz w:val="16"/>
                <w:szCs w:val="16"/>
              </w:rPr>
              <w:t>Health professional</w:t>
            </w:r>
          </w:p>
          <w:p w14:paraId="3A133313" w14:textId="77777777" w:rsidR="00937D60" w:rsidRDefault="009F3004">
            <w:pPr>
              <w:rPr>
                <w:rFonts w:ascii="Times New Roman" w:eastAsia="Times New Roman" w:hAnsi="Times New Roman" w:cs="Times New Roman"/>
                <w:b/>
                <w:sz w:val="16"/>
                <w:szCs w:val="16"/>
              </w:rPr>
            </w:pPr>
            <w:r>
              <w:rPr>
                <w:rFonts w:ascii="Times New Roman" w:eastAsia="Times New Roman" w:hAnsi="Times New Roman" w:cs="Times New Roman"/>
                <w:b/>
                <w:sz w:val="16"/>
                <w:szCs w:val="16"/>
              </w:rPr>
              <w:t>Doctor............. 11</w:t>
            </w:r>
          </w:p>
          <w:p w14:paraId="0D9B2909" w14:textId="77777777" w:rsidR="00937D60" w:rsidRDefault="009F3004">
            <w:pPr>
              <w:rPr>
                <w:rFonts w:ascii="Times New Roman" w:eastAsia="Times New Roman" w:hAnsi="Times New Roman" w:cs="Times New Roman"/>
                <w:b/>
                <w:sz w:val="16"/>
                <w:szCs w:val="16"/>
              </w:rPr>
            </w:pPr>
            <w:r>
              <w:rPr>
                <w:rFonts w:ascii="Times New Roman" w:eastAsia="Times New Roman" w:hAnsi="Times New Roman" w:cs="Times New Roman"/>
                <w:b/>
                <w:sz w:val="16"/>
                <w:szCs w:val="16"/>
              </w:rPr>
              <w:t>Nurse/midwife 12</w:t>
            </w:r>
          </w:p>
          <w:p w14:paraId="1481FC8A" w14:textId="77777777" w:rsidR="00937D60" w:rsidRDefault="009F3004">
            <w:pPr>
              <w:rPr>
                <w:rFonts w:ascii="Times New Roman" w:eastAsia="Times New Roman" w:hAnsi="Times New Roman" w:cs="Times New Roman"/>
                <w:b/>
                <w:sz w:val="16"/>
                <w:szCs w:val="16"/>
              </w:rPr>
            </w:pPr>
            <w:r>
              <w:rPr>
                <w:rFonts w:ascii="Times New Roman" w:eastAsia="Times New Roman" w:hAnsi="Times New Roman" w:cs="Times New Roman"/>
                <w:b/>
                <w:sz w:val="16"/>
                <w:szCs w:val="16"/>
              </w:rPr>
              <w:t>Other health</w:t>
            </w:r>
          </w:p>
          <w:p w14:paraId="59C1EB6F" w14:textId="77777777" w:rsidR="00937D60" w:rsidRDefault="009F3004">
            <w:pPr>
              <w:rPr>
                <w:rFonts w:ascii="Times New Roman" w:eastAsia="Times New Roman" w:hAnsi="Times New Roman" w:cs="Times New Roman"/>
                <w:b/>
                <w:sz w:val="16"/>
                <w:szCs w:val="16"/>
              </w:rPr>
            </w:pPr>
            <w:r>
              <w:rPr>
                <w:rFonts w:ascii="Times New Roman" w:eastAsia="Times New Roman" w:hAnsi="Times New Roman" w:cs="Times New Roman"/>
                <w:b/>
                <w:sz w:val="16"/>
                <w:szCs w:val="16"/>
              </w:rPr>
              <w:t xml:space="preserve">   professional</w:t>
            </w:r>
          </w:p>
          <w:p w14:paraId="7F71EF17" w14:textId="77777777" w:rsidR="00937D60" w:rsidRDefault="009F3004">
            <w:pPr>
              <w:rPr>
                <w:rFonts w:ascii="Times New Roman" w:eastAsia="Times New Roman" w:hAnsi="Times New Roman" w:cs="Times New Roman"/>
                <w:sz w:val="16"/>
                <w:szCs w:val="16"/>
              </w:rPr>
            </w:pPr>
            <w:r>
              <w:rPr>
                <w:rFonts w:ascii="Times New Roman" w:eastAsia="Times New Roman" w:hAnsi="Times New Roman" w:cs="Times New Roman"/>
                <w:b/>
                <w:sz w:val="16"/>
                <w:szCs w:val="16"/>
              </w:rPr>
              <w:t xml:space="preserve">   (</w:t>
            </w:r>
            <w:r>
              <w:rPr>
                <w:rFonts w:ascii="Times New Roman" w:eastAsia="Times New Roman" w:hAnsi="Times New Roman" w:cs="Times New Roman"/>
                <w:i/>
                <w:sz w:val="16"/>
                <w:szCs w:val="16"/>
              </w:rPr>
              <w:t>specify</w:t>
            </w:r>
            <w:r>
              <w:rPr>
                <w:rFonts w:ascii="Times New Roman" w:eastAsia="Times New Roman" w:hAnsi="Times New Roman" w:cs="Times New Roman"/>
                <w:sz w:val="16"/>
                <w:szCs w:val="16"/>
              </w:rPr>
              <w:t>)_______ 16</w:t>
            </w:r>
          </w:p>
          <w:p w14:paraId="50EE4987" w14:textId="77777777" w:rsidR="00937D60" w:rsidRDefault="009F3004">
            <w:pPr>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 </w:t>
            </w:r>
          </w:p>
          <w:p w14:paraId="6087A9C4" w14:textId="77777777" w:rsidR="00937D60" w:rsidRDefault="009F3004">
            <w:pPr>
              <w:rPr>
                <w:rFonts w:ascii="Times New Roman" w:eastAsia="Times New Roman" w:hAnsi="Times New Roman" w:cs="Times New Roman"/>
                <w:b/>
                <w:sz w:val="16"/>
                <w:szCs w:val="16"/>
              </w:rPr>
            </w:pPr>
            <w:r>
              <w:rPr>
                <w:rFonts w:ascii="Times New Roman" w:eastAsia="Times New Roman" w:hAnsi="Times New Roman" w:cs="Times New Roman"/>
                <w:b/>
                <w:sz w:val="16"/>
                <w:szCs w:val="16"/>
              </w:rPr>
              <w:t>Traditional persons</w:t>
            </w:r>
          </w:p>
          <w:p w14:paraId="4F88A95B" w14:textId="77777777" w:rsidR="00937D60" w:rsidRDefault="009F3004">
            <w:pPr>
              <w:rPr>
                <w:rFonts w:ascii="Times New Roman" w:eastAsia="Times New Roman" w:hAnsi="Times New Roman" w:cs="Times New Roman"/>
                <w:b/>
                <w:sz w:val="16"/>
                <w:szCs w:val="16"/>
              </w:rPr>
            </w:pPr>
            <w:r>
              <w:rPr>
                <w:rFonts w:ascii="Times New Roman" w:eastAsia="Times New Roman" w:hAnsi="Times New Roman" w:cs="Times New Roman"/>
                <w:b/>
                <w:sz w:val="16"/>
                <w:szCs w:val="16"/>
              </w:rPr>
              <w:t>Traditional</w:t>
            </w:r>
          </w:p>
          <w:p w14:paraId="48D5EA24" w14:textId="77777777" w:rsidR="00937D60" w:rsidRDefault="009F3004">
            <w:pPr>
              <w:rPr>
                <w:rFonts w:ascii="Times New Roman" w:eastAsia="Times New Roman" w:hAnsi="Times New Roman" w:cs="Times New Roman"/>
                <w:b/>
                <w:sz w:val="16"/>
                <w:szCs w:val="16"/>
              </w:rPr>
            </w:pPr>
            <w:r>
              <w:rPr>
                <w:rFonts w:ascii="Times New Roman" w:eastAsia="Times New Roman" w:hAnsi="Times New Roman" w:cs="Times New Roman"/>
                <w:b/>
                <w:sz w:val="16"/>
                <w:szCs w:val="16"/>
              </w:rPr>
              <w:t xml:space="preserve">   ‘circumciser’ 21</w:t>
            </w:r>
          </w:p>
          <w:p w14:paraId="51843800" w14:textId="77777777" w:rsidR="00937D60" w:rsidRDefault="009F3004">
            <w:pPr>
              <w:rPr>
                <w:rFonts w:ascii="Times New Roman" w:eastAsia="Times New Roman" w:hAnsi="Times New Roman" w:cs="Times New Roman"/>
                <w:b/>
                <w:sz w:val="16"/>
                <w:szCs w:val="16"/>
              </w:rPr>
            </w:pPr>
            <w:r>
              <w:rPr>
                <w:rFonts w:ascii="Times New Roman" w:eastAsia="Times New Roman" w:hAnsi="Times New Roman" w:cs="Times New Roman"/>
                <w:b/>
                <w:sz w:val="16"/>
                <w:szCs w:val="16"/>
              </w:rPr>
              <w:t>Traditional</w:t>
            </w:r>
          </w:p>
          <w:p w14:paraId="5865386E" w14:textId="77777777" w:rsidR="00937D60" w:rsidRDefault="009F3004">
            <w:pPr>
              <w:rPr>
                <w:rFonts w:ascii="Times New Roman" w:eastAsia="Times New Roman" w:hAnsi="Times New Roman" w:cs="Times New Roman"/>
                <w:b/>
                <w:sz w:val="16"/>
                <w:szCs w:val="16"/>
              </w:rPr>
            </w:pPr>
            <w:r>
              <w:rPr>
                <w:rFonts w:ascii="Times New Roman" w:eastAsia="Times New Roman" w:hAnsi="Times New Roman" w:cs="Times New Roman"/>
                <w:b/>
                <w:sz w:val="16"/>
                <w:szCs w:val="16"/>
              </w:rPr>
              <w:t xml:space="preserve">   birth</w:t>
            </w:r>
          </w:p>
          <w:p w14:paraId="3E32CB66" w14:textId="77777777" w:rsidR="00937D60" w:rsidRDefault="009F3004">
            <w:pPr>
              <w:rPr>
                <w:rFonts w:ascii="Times New Roman" w:eastAsia="Times New Roman" w:hAnsi="Times New Roman" w:cs="Times New Roman"/>
                <w:b/>
                <w:sz w:val="16"/>
                <w:szCs w:val="16"/>
              </w:rPr>
            </w:pPr>
            <w:r>
              <w:rPr>
                <w:rFonts w:ascii="Times New Roman" w:eastAsia="Times New Roman" w:hAnsi="Times New Roman" w:cs="Times New Roman"/>
                <w:b/>
                <w:sz w:val="16"/>
                <w:szCs w:val="16"/>
              </w:rPr>
              <w:t xml:space="preserve">   attendant.... 22</w:t>
            </w:r>
          </w:p>
          <w:p w14:paraId="3DB1D010" w14:textId="77777777" w:rsidR="00937D60" w:rsidRDefault="009F3004">
            <w:pPr>
              <w:rPr>
                <w:rFonts w:ascii="Times New Roman" w:eastAsia="Times New Roman" w:hAnsi="Times New Roman" w:cs="Times New Roman"/>
                <w:b/>
                <w:sz w:val="16"/>
                <w:szCs w:val="16"/>
              </w:rPr>
            </w:pPr>
            <w:r>
              <w:rPr>
                <w:rFonts w:ascii="Times New Roman" w:eastAsia="Times New Roman" w:hAnsi="Times New Roman" w:cs="Times New Roman"/>
                <w:b/>
                <w:sz w:val="16"/>
                <w:szCs w:val="16"/>
              </w:rPr>
              <w:t>Other ................... traditional</w:t>
            </w:r>
          </w:p>
          <w:p w14:paraId="6987BEA4" w14:textId="77777777" w:rsidR="00937D60" w:rsidRDefault="009F3004">
            <w:pPr>
              <w:rPr>
                <w:rFonts w:ascii="Times New Roman" w:eastAsia="Times New Roman" w:hAnsi="Times New Roman" w:cs="Times New Roman"/>
                <w:b/>
                <w:sz w:val="16"/>
                <w:szCs w:val="16"/>
              </w:rPr>
            </w:pPr>
            <w:r>
              <w:rPr>
                <w:rFonts w:ascii="Times New Roman" w:eastAsia="Times New Roman" w:hAnsi="Times New Roman" w:cs="Times New Roman"/>
                <w:b/>
                <w:sz w:val="16"/>
                <w:szCs w:val="16"/>
              </w:rPr>
              <w:t xml:space="preserve">   (</w:t>
            </w:r>
            <w:r>
              <w:rPr>
                <w:rFonts w:ascii="Times New Roman" w:eastAsia="Times New Roman" w:hAnsi="Times New Roman" w:cs="Times New Roman"/>
                <w:b/>
                <w:i/>
                <w:sz w:val="16"/>
                <w:szCs w:val="16"/>
              </w:rPr>
              <w:t>specify</w:t>
            </w:r>
            <w:r>
              <w:rPr>
                <w:rFonts w:ascii="Times New Roman" w:eastAsia="Times New Roman" w:hAnsi="Times New Roman" w:cs="Times New Roman"/>
                <w:b/>
                <w:sz w:val="16"/>
                <w:szCs w:val="16"/>
              </w:rPr>
              <w:t>)_______ 26</w:t>
            </w:r>
          </w:p>
          <w:p w14:paraId="17A988B3" w14:textId="77777777" w:rsidR="00937D60" w:rsidRDefault="009F3004">
            <w:pPr>
              <w:rPr>
                <w:rFonts w:ascii="Times New Roman" w:eastAsia="Times New Roman" w:hAnsi="Times New Roman" w:cs="Times New Roman"/>
                <w:b/>
                <w:sz w:val="16"/>
                <w:szCs w:val="16"/>
              </w:rPr>
            </w:pPr>
            <w:r>
              <w:rPr>
                <w:rFonts w:ascii="Times New Roman" w:eastAsia="Times New Roman" w:hAnsi="Times New Roman" w:cs="Times New Roman"/>
                <w:b/>
                <w:sz w:val="16"/>
                <w:szCs w:val="16"/>
              </w:rPr>
              <w:t xml:space="preserve"> </w:t>
            </w:r>
          </w:p>
          <w:p w14:paraId="5DEDFCD0" w14:textId="77777777" w:rsidR="00937D60" w:rsidRDefault="009F3004">
            <w:pPr>
              <w:rPr>
                <w:rFonts w:ascii="Times New Roman" w:eastAsia="Times New Roman" w:hAnsi="Times New Roman" w:cs="Times New Roman"/>
                <w:b/>
                <w:sz w:val="16"/>
                <w:szCs w:val="16"/>
              </w:rPr>
            </w:pPr>
            <w:r>
              <w:rPr>
                <w:rFonts w:ascii="Times New Roman" w:eastAsia="Times New Roman" w:hAnsi="Times New Roman" w:cs="Times New Roman"/>
                <w:b/>
                <w:sz w:val="16"/>
                <w:szCs w:val="16"/>
              </w:rPr>
              <w:t>DK........................ 98</w:t>
            </w:r>
          </w:p>
        </w:tc>
      </w:tr>
      <w:tr w:rsidR="00937D60" w14:paraId="579A674C" w14:textId="77777777">
        <w:trPr>
          <w:trHeight w:val="2560"/>
        </w:trPr>
        <w:tc>
          <w:tcPr>
            <w:tcW w:w="1640" w:type="dxa"/>
            <w:tcBorders>
              <w:top w:val="nil"/>
              <w:left w:val="single" w:sz="12" w:space="0" w:color="000000"/>
              <w:bottom w:val="single" w:sz="12" w:space="0" w:color="000000"/>
              <w:right w:val="single" w:sz="8" w:space="0" w:color="000000"/>
            </w:tcBorders>
            <w:shd w:val="clear" w:color="auto" w:fill="FFFFCC"/>
            <w:tcMar>
              <w:top w:w="40" w:type="dxa"/>
              <w:left w:w="120" w:type="dxa"/>
              <w:bottom w:w="40" w:type="dxa"/>
              <w:right w:w="120" w:type="dxa"/>
            </w:tcMar>
          </w:tcPr>
          <w:p w14:paraId="7C820E46" w14:textId="77777777" w:rsidR="00937D60" w:rsidRDefault="009F3004">
            <w:pPr>
              <w:spacing w:line="276" w:lineRule="auto"/>
              <w:rPr>
                <w:rFonts w:ascii="Times New Roman" w:eastAsia="Times New Roman" w:hAnsi="Times New Roman" w:cs="Times New Roman"/>
                <w:b/>
                <w:i/>
              </w:rPr>
            </w:pPr>
            <w:r>
              <w:rPr>
                <w:rFonts w:ascii="Times New Roman" w:eastAsia="Times New Roman" w:hAnsi="Times New Roman" w:cs="Times New Roman"/>
                <w:b/>
              </w:rPr>
              <w:t xml:space="preserve">FG23. </w:t>
            </w:r>
            <w:r>
              <w:rPr>
                <w:rFonts w:ascii="Times New Roman" w:eastAsia="Times New Roman" w:hAnsi="Times New Roman" w:cs="Times New Roman"/>
                <w:b/>
                <w:i/>
              </w:rPr>
              <w:t>Is there another daughter?</w:t>
            </w:r>
          </w:p>
        </w:tc>
        <w:tc>
          <w:tcPr>
            <w:tcW w:w="1926" w:type="dxa"/>
            <w:tcBorders>
              <w:top w:val="nil"/>
              <w:left w:val="nil"/>
              <w:bottom w:val="single" w:sz="12" w:space="0" w:color="000000"/>
              <w:right w:val="single" w:sz="8" w:space="0" w:color="000000"/>
            </w:tcBorders>
            <w:shd w:val="clear" w:color="auto" w:fill="FFFFCC"/>
            <w:tcMar>
              <w:top w:w="100" w:type="dxa"/>
              <w:left w:w="100" w:type="dxa"/>
              <w:bottom w:w="100" w:type="dxa"/>
              <w:right w:w="100" w:type="dxa"/>
            </w:tcMar>
          </w:tcPr>
          <w:p w14:paraId="246A82DA" w14:textId="77777777" w:rsidR="00937D60" w:rsidRDefault="009F3004">
            <w:pPr>
              <w:spacing w:line="276" w:lineRule="auto"/>
              <w:rPr>
                <w:b/>
                <w:i/>
              </w:rPr>
            </w:pPr>
            <w:r>
              <w:rPr>
                <w:rFonts w:ascii="Times New Roman" w:eastAsia="Times New Roman" w:hAnsi="Times New Roman" w:cs="Times New Roman"/>
                <w:b/>
              </w:rPr>
              <w:t xml:space="preserve">Yes.................. 1  </w:t>
            </w:r>
            <w:r>
              <w:rPr>
                <w:b/>
                <w:i/>
              </w:rPr>
              <w:t>ø</w:t>
            </w:r>
          </w:p>
          <w:p w14:paraId="252A9C92" w14:textId="77777777" w:rsidR="00937D60" w:rsidRDefault="009F3004">
            <w:pPr>
              <w:spacing w:line="276" w:lineRule="auto"/>
              <w:jc w:val="right"/>
              <w:rPr>
                <w:rFonts w:ascii="Times New Roman" w:eastAsia="Times New Roman" w:hAnsi="Times New Roman" w:cs="Times New Roman"/>
                <w:b/>
                <w:i/>
              </w:rPr>
            </w:pPr>
            <w:r>
              <w:rPr>
                <w:rFonts w:ascii="Times New Roman" w:eastAsia="Times New Roman" w:hAnsi="Times New Roman" w:cs="Times New Roman"/>
                <w:b/>
                <w:i/>
              </w:rPr>
              <w:t>[D2]</w:t>
            </w:r>
          </w:p>
          <w:p w14:paraId="6EC5496E" w14:textId="77777777" w:rsidR="00937D60" w:rsidRDefault="009F3004">
            <w:pPr>
              <w:spacing w:line="276" w:lineRule="auto"/>
              <w:rPr>
                <w:b/>
                <w:i/>
              </w:rPr>
            </w:pPr>
            <w:r>
              <w:rPr>
                <w:rFonts w:ascii="Times New Roman" w:eastAsia="Times New Roman" w:hAnsi="Times New Roman" w:cs="Times New Roman"/>
                <w:b/>
              </w:rPr>
              <w:t xml:space="preserve">No.................... 2  </w:t>
            </w:r>
            <w:r>
              <w:rPr>
                <w:b/>
                <w:i/>
              </w:rPr>
              <w:t>ø</w:t>
            </w:r>
          </w:p>
          <w:p w14:paraId="219EEA3D" w14:textId="77777777" w:rsidR="00937D60" w:rsidRDefault="009F3004">
            <w:pPr>
              <w:spacing w:line="276" w:lineRule="auto"/>
              <w:jc w:val="right"/>
              <w:rPr>
                <w:rFonts w:ascii="Times New Roman" w:eastAsia="Times New Roman" w:hAnsi="Times New Roman" w:cs="Times New Roman"/>
                <w:b/>
                <w:i/>
              </w:rPr>
            </w:pPr>
            <w:r>
              <w:rPr>
                <w:rFonts w:ascii="Times New Roman" w:eastAsia="Times New Roman" w:hAnsi="Times New Roman" w:cs="Times New Roman"/>
                <w:b/>
                <w:i/>
              </w:rPr>
              <w:t>FG24</w:t>
            </w:r>
          </w:p>
        </w:tc>
        <w:tc>
          <w:tcPr>
            <w:tcW w:w="1926" w:type="dxa"/>
            <w:tcBorders>
              <w:top w:val="nil"/>
              <w:left w:val="nil"/>
              <w:bottom w:val="single" w:sz="12" w:space="0" w:color="000000"/>
              <w:right w:val="single" w:sz="8" w:space="0" w:color="000000"/>
            </w:tcBorders>
            <w:shd w:val="clear" w:color="auto" w:fill="FFFFCC"/>
            <w:tcMar>
              <w:top w:w="100" w:type="dxa"/>
              <w:left w:w="100" w:type="dxa"/>
              <w:bottom w:w="100" w:type="dxa"/>
              <w:right w:w="100" w:type="dxa"/>
            </w:tcMar>
          </w:tcPr>
          <w:p w14:paraId="688CE193" w14:textId="77777777" w:rsidR="00937D60" w:rsidRDefault="009F3004">
            <w:pPr>
              <w:spacing w:line="276" w:lineRule="auto"/>
              <w:rPr>
                <w:b/>
                <w:i/>
              </w:rPr>
            </w:pPr>
            <w:r>
              <w:rPr>
                <w:rFonts w:ascii="Times New Roman" w:eastAsia="Times New Roman" w:hAnsi="Times New Roman" w:cs="Times New Roman"/>
                <w:b/>
              </w:rPr>
              <w:t xml:space="preserve">Yes.................. 1  </w:t>
            </w:r>
            <w:r>
              <w:rPr>
                <w:b/>
                <w:i/>
              </w:rPr>
              <w:t>ø</w:t>
            </w:r>
          </w:p>
          <w:p w14:paraId="7FB6C62D" w14:textId="77777777" w:rsidR="00937D60" w:rsidRDefault="009F3004">
            <w:pPr>
              <w:spacing w:line="276" w:lineRule="auto"/>
              <w:jc w:val="right"/>
              <w:rPr>
                <w:rFonts w:ascii="Times New Roman" w:eastAsia="Times New Roman" w:hAnsi="Times New Roman" w:cs="Times New Roman"/>
                <w:b/>
                <w:i/>
              </w:rPr>
            </w:pPr>
            <w:r>
              <w:rPr>
                <w:rFonts w:ascii="Times New Roman" w:eastAsia="Times New Roman" w:hAnsi="Times New Roman" w:cs="Times New Roman"/>
                <w:b/>
                <w:i/>
              </w:rPr>
              <w:t>[D3]</w:t>
            </w:r>
          </w:p>
          <w:p w14:paraId="21DD9D44" w14:textId="77777777" w:rsidR="00937D60" w:rsidRDefault="009F3004">
            <w:pPr>
              <w:spacing w:line="276" w:lineRule="auto"/>
              <w:rPr>
                <w:b/>
                <w:i/>
              </w:rPr>
            </w:pPr>
            <w:r>
              <w:rPr>
                <w:rFonts w:ascii="Times New Roman" w:eastAsia="Times New Roman" w:hAnsi="Times New Roman" w:cs="Times New Roman"/>
                <w:b/>
              </w:rPr>
              <w:t xml:space="preserve">No.................... 2  </w:t>
            </w:r>
            <w:r>
              <w:rPr>
                <w:b/>
                <w:i/>
              </w:rPr>
              <w:t>ø</w:t>
            </w:r>
          </w:p>
          <w:p w14:paraId="4DE7095A" w14:textId="77777777" w:rsidR="00937D60" w:rsidRDefault="009F3004">
            <w:pPr>
              <w:spacing w:line="276" w:lineRule="auto"/>
              <w:jc w:val="right"/>
              <w:rPr>
                <w:rFonts w:ascii="Times New Roman" w:eastAsia="Times New Roman" w:hAnsi="Times New Roman" w:cs="Times New Roman"/>
                <w:b/>
                <w:i/>
              </w:rPr>
            </w:pPr>
            <w:r>
              <w:rPr>
                <w:rFonts w:ascii="Times New Roman" w:eastAsia="Times New Roman" w:hAnsi="Times New Roman" w:cs="Times New Roman"/>
                <w:b/>
                <w:i/>
              </w:rPr>
              <w:t>FG24</w:t>
            </w:r>
          </w:p>
        </w:tc>
        <w:tc>
          <w:tcPr>
            <w:tcW w:w="1926" w:type="dxa"/>
            <w:tcBorders>
              <w:top w:val="nil"/>
              <w:left w:val="nil"/>
              <w:bottom w:val="single" w:sz="12" w:space="0" w:color="000000"/>
              <w:right w:val="single" w:sz="8" w:space="0" w:color="000000"/>
            </w:tcBorders>
            <w:shd w:val="clear" w:color="auto" w:fill="FFFFCC"/>
            <w:tcMar>
              <w:top w:w="100" w:type="dxa"/>
              <w:left w:w="100" w:type="dxa"/>
              <w:bottom w:w="100" w:type="dxa"/>
              <w:right w:w="100" w:type="dxa"/>
            </w:tcMar>
          </w:tcPr>
          <w:p w14:paraId="335E9EC2" w14:textId="77777777" w:rsidR="00937D60" w:rsidRDefault="009F3004">
            <w:pPr>
              <w:spacing w:line="276" w:lineRule="auto"/>
              <w:rPr>
                <w:b/>
                <w:i/>
              </w:rPr>
            </w:pPr>
            <w:r>
              <w:rPr>
                <w:rFonts w:ascii="Times New Roman" w:eastAsia="Times New Roman" w:hAnsi="Times New Roman" w:cs="Times New Roman"/>
                <w:b/>
              </w:rPr>
              <w:t xml:space="preserve">Yes.................. 1  </w:t>
            </w:r>
            <w:r>
              <w:rPr>
                <w:b/>
                <w:i/>
              </w:rPr>
              <w:t>ø</w:t>
            </w:r>
          </w:p>
          <w:p w14:paraId="4FFD42E1" w14:textId="77777777" w:rsidR="00937D60" w:rsidRDefault="009F3004">
            <w:pPr>
              <w:spacing w:line="276" w:lineRule="auto"/>
              <w:jc w:val="right"/>
              <w:rPr>
                <w:rFonts w:ascii="Times New Roman" w:eastAsia="Times New Roman" w:hAnsi="Times New Roman" w:cs="Times New Roman"/>
                <w:b/>
                <w:i/>
              </w:rPr>
            </w:pPr>
            <w:r>
              <w:rPr>
                <w:rFonts w:ascii="Times New Roman" w:eastAsia="Times New Roman" w:hAnsi="Times New Roman" w:cs="Times New Roman"/>
                <w:b/>
                <w:i/>
              </w:rPr>
              <w:t>[D4]</w:t>
            </w:r>
          </w:p>
          <w:p w14:paraId="41FB99BD" w14:textId="77777777" w:rsidR="00937D60" w:rsidRDefault="009F3004">
            <w:pPr>
              <w:spacing w:line="276" w:lineRule="auto"/>
              <w:rPr>
                <w:b/>
                <w:i/>
              </w:rPr>
            </w:pPr>
            <w:r>
              <w:rPr>
                <w:rFonts w:ascii="Times New Roman" w:eastAsia="Times New Roman" w:hAnsi="Times New Roman" w:cs="Times New Roman"/>
                <w:b/>
              </w:rPr>
              <w:t xml:space="preserve">No.................... 2  </w:t>
            </w:r>
            <w:r>
              <w:rPr>
                <w:b/>
                <w:i/>
              </w:rPr>
              <w:t>ø</w:t>
            </w:r>
          </w:p>
          <w:p w14:paraId="6C45C5FE" w14:textId="77777777" w:rsidR="00937D60" w:rsidRDefault="009F3004">
            <w:pPr>
              <w:spacing w:line="276" w:lineRule="auto"/>
              <w:jc w:val="right"/>
              <w:rPr>
                <w:rFonts w:ascii="Times New Roman" w:eastAsia="Times New Roman" w:hAnsi="Times New Roman" w:cs="Times New Roman"/>
                <w:b/>
                <w:i/>
              </w:rPr>
            </w:pPr>
            <w:r>
              <w:rPr>
                <w:rFonts w:ascii="Times New Roman" w:eastAsia="Times New Roman" w:hAnsi="Times New Roman" w:cs="Times New Roman"/>
                <w:b/>
                <w:i/>
              </w:rPr>
              <w:t>FG24</w:t>
            </w:r>
          </w:p>
        </w:tc>
        <w:tc>
          <w:tcPr>
            <w:tcW w:w="1940" w:type="dxa"/>
            <w:tcBorders>
              <w:top w:val="nil"/>
              <w:left w:val="nil"/>
              <w:bottom w:val="single" w:sz="8" w:space="0" w:color="000000"/>
              <w:right w:val="single" w:sz="12" w:space="0" w:color="000000"/>
            </w:tcBorders>
            <w:shd w:val="clear" w:color="auto" w:fill="FFFFCC"/>
            <w:tcMar>
              <w:top w:w="100" w:type="dxa"/>
              <w:left w:w="100" w:type="dxa"/>
              <w:bottom w:w="100" w:type="dxa"/>
              <w:right w:w="100" w:type="dxa"/>
            </w:tcMar>
          </w:tcPr>
          <w:p w14:paraId="4BC99569" w14:textId="77777777" w:rsidR="00937D60" w:rsidRDefault="009F3004">
            <w:pPr>
              <w:spacing w:line="276" w:lineRule="auto"/>
              <w:rPr>
                <w:b/>
                <w:i/>
              </w:rPr>
            </w:pPr>
            <w:r>
              <w:rPr>
                <w:rFonts w:ascii="Times New Roman" w:eastAsia="Times New Roman" w:hAnsi="Times New Roman" w:cs="Times New Roman"/>
                <w:b/>
              </w:rPr>
              <w:t xml:space="preserve">Yes.................. 1  </w:t>
            </w:r>
            <w:r>
              <w:rPr>
                <w:b/>
                <w:i/>
              </w:rPr>
              <w:t>ø</w:t>
            </w:r>
          </w:p>
          <w:p w14:paraId="0F75CBF7" w14:textId="77777777" w:rsidR="00937D60" w:rsidRDefault="009F3004">
            <w:pPr>
              <w:spacing w:line="276" w:lineRule="auto"/>
              <w:jc w:val="right"/>
              <w:rPr>
                <w:rFonts w:ascii="Times New Roman" w:eastAsia="Times New Roman" w:hAnsi="Times New Roman" w:cs="Times New Roman"/>
                <w:b/>
                <w:i/>
              </w:rPr>
            </w:pPr>
            <w:r>
              <w:rPr>
                <w:rFonts w:ascii="Times New Roman" w:eastAsia="Times New Roman" w:hAnsi="Times New Roman" w:cs="Times New Roman"/>
                <w:b/>
                <w:i/>
              </w:rPr>
              <w:t>[D5]</w:t>
            </w:r>
          </w:p>
          <w:p w14:paraId="351E8F02" w14:textId="77777777" w:rsidR="00937D60" w:rsidRDefault="009F3004">
            <w:pPr>
              <w:spacing w:line="276" w:lineRule="auto"/>
              <w:rPr>
                <w:b/>
                <w:i/>
              </w:rPr>
            </w:pPr>
            <w:r>
              <w:rPr>
                <w:rFonts w:ascii="Times New Roman" w:eastAsia="Times New Roman" w:hAnsi="Times New Roman" w:cs="Times New Roman"/>
                <w:b/>
              </w:rPr>
              <w:t xml:space="preserve">No.................... 2  </w:t>
            </w:r>
            <w:r>
              <w:rPr>
                <w:b/>
                <w:i/>
              </w:rPr>
              <w:t>ø</w:t>
            </w:r>
          </w:p>
          <w:p w14:paraId="7061161E" w14:textId="77777777" w:rsidR="00937D60" w:rsidRDefault="009F3004">
            <w:pPr>
              <w:spacing w:line="276" w:lineRule="auto"/>
              <w:jc w:val="right"/>
              <w:rPr>
                <w:rFonts w:ascii="Times New Roman" w:eastAsia="Times New Roman" w:hAnsi="Times New Roman" w:cs="Times New Roman"/>
                <w:b/>
                <w:i/>
              </w:rPr>
            </w:pPr>
            <w:r>
              <w:rPr>
                <w:rFonts w:ascii="Times New Roman" w:eastAsia="Times New Roman" w:hAnsi="Times New Roman" w:cs="Times New Roman"/>
                <w:b/>
                <w:i/>
              </w:rPr>
              <w:t>FG24</w:t>
            </w:r>
          </w:p>
        </w:tc>
      </w:tr>
      <w:tr w:rsidR="00937D60" w14:paraId="1A65E5EB" w14:textId="77777777">
        <w:trPr>
          <w:trHeight w:val="1820"/>
        </w:trPr>
        <w:tc>
          <w:tcPr>
            <w:tcW w:w="1640" w:type="dxa"/>
            <w:tcBorders>
              <w:top w:val="nil"/>
              <w:left w:val="nil"/>
              <w:bottom w:val="nil"/>
              <w:right w:val="nil"/>
            </w:tcBorders>
            <w:shd w:val="clear" w:color="auto" w:fill="auto"/>
            <w:tcMar>
              <w:top w:w="40" w:type="dxa"/>
              <w:left w:w="120" w:type="dxa"/>
              <w:bottom w:w="40" w:type="dxa"/>
              <w:right w:w="120" w:type="dxa"/>
            </w:tcMar>
          </w:tcPr>
          <w:p w14:paraId="5979A5C0" w14:textId="77777777" w:rsidR="00937D60" w:rsidRDefault="009F3004">
            <w:pPr>
              <w:spacing w:line="276" w:lineRule="auto"/>
              <w:rPr>
                <w:rFonts w:ascii="Times New Roman" w:eastAsia="Times New Roman" w:hAnsi="Times New Roman" w:cs="Times New Roman"/>
                <w:b/>
              </w:rPr>
            </w:pPr>
            <w:r>
              <w:rPr>
                <w:rFonts w:ascii="Times New Roman" w:eastAsia="Times New Roman" w:hAnsi="Times New Roman" w:cs="Times New Roman"/>
                <w:b/>
              </w:rPr>
              <w:lastRenderedPageBreak/>
              <w:t xml:space="preserve"> </w:t>
            </w:r>
          </w:p>
        </w:tc>
        <w:tc>
          <w:tcPr>
            <w:tcW w:w="1926" w:type="dxa"/>
            <w:tcBorders>
              <w:top w:val="nil"/>
              <w:left w:val="nil"/>
              <w:bottom w:val="nil"/>
              <w:right w:val="nil"/>
            </w:tcBorders>
            <w:shd w:val="clear" w:color="auto" w:fill="auto"/>
            <w:tcMar>
              <w:top w:w="100" w:type="dxa"/>
              <w:left w:w="100" w:type="dxa"/>
              <w:bottom w:w="100" w:type="dxa"/>
              <w:right w:w="100" w:type="dxa"/>
            </w:tcMar>
          </w:tcPr>
          <w:p w14:paraId="2AD89A1B" w14:textId="77777777" w:rsidR="00937D60" w:rsidRDefault="009F3004">
            <w:pPr>
              <w:spacing w:line="276" w:lineRule="auto"/>
              <w:rPr>
                <w:rFonts w:ascii="Times New Roman" w:eastAsia="Times New Roman" w:hAnsi="Times New Roman" w:cs="Times New Roman"/>
                <w:b/>
              </w:rPr>
            </w:pPr>
            <w:r>
              <w:rPr>
                <w:rFonts w:ascii="Times New Roman" w:eastAsia="Times New Roman" w:hAnsi="Times New Roman" w:cs="Times New Roman"/>
                <w:b/>
              </w:rPr>
              <w:t xml:space="preserve"> </w:t>
            </w:r>
          </w:p>
        </w:tc>
        <w:tc>
          <w:tcPr>
            <w:tcW w:w="1926" w:type="dxa"/>
            <w:tcBorders>
              <w:top w:val="nil"/>
              <w:left w:val="nil"/>
              <w:bottom w:val="nil"/>
              <w:right w:val="nil"/>
            </w:tcBorders>
            <w:shd w:val="clear" w:color="auto" w:fill="auto"/>
            <w:tcMar>
              <w:top w:w="100" w:type="dxa"/>
              <w:left w:w="100" w:type="dxa"/>
              <w:bottom w:w="100" w:type="dxa"/>
              <w:right w:w="100" w:type="dxa"/>
            </w:tcMar>
          </w:tcPr>
          <w:p w14:paraId="529CD21A" w14:textId="77777777" w:rsidR="00937D60" w:rsidRDefault="009F3004">
            <w:pPr>
              <w:spacing w:line="276" w:lineRule="auto"/>
              <w:rPr>
                <w:rFonts w:ascii="Times New Roman" w:eastAsia="Times New Roman" w:hAnsi="Times New Roman" w:cs="Times New Roman"/>
                <w:b/>
              </w:rPr>
            </w:pPr>
            <w:r>
              <w:rPr>
                <w:rFonts w:ascii="Times New Roman" w:eastAsia="Times New Roman" w:hAnsi="Times New Roman" w:cs="Times New Roman"/>
                <w:b/>
              </w:rPr>
              <w:t xml:space="preserve"> </w:t>
            </w:r>
          </w:p>
        </w:tc>
        <w:tc>
          <w:tcPr>
            <w:tcW w:w="1926" w:type="dxa"/>
            <w:tcBorders>
              <w:top w:val="nil"/>
              <w:left w:val="nil"/>
              <w:bottom w:val="nil"/>
              <w:right w:val="single" w:sz="12" w:space="0" w:color="000000"/>
            </w:tcBorders>
            <w:shd w:val="clear" w:color="auto" w:fill="auto"/>
            <w:tcMar>
              <w:top w:w="100" w:type="dxa"/>
              <w:left w:w="100" w:type="dxa"/>
              <w:bottom w:w="100" w:type="dxa"/>
              <w:right w:w="100" w:type="dxa"/>
            </w:tcMar>
          </w:tcPr>
          <w:p w14:paraId="6535168B" w14:textId="77777777" w:rsidR="00937D60" w:rsidRDefault="009F3004">
            <w:pPr>
              <w:spacing w:line="276" w:lineRule="auto"/>
              <w:rPr>
                <w:rFonts w:ascii="Times New Roman" w:eastAsia="Times New Roman" w:hAnsi="Times New Roman" w:cs="Times New Roman"/>
                <w:b/>
              </w:rPr>
            </w:pPr>
            <w:r>
              <w:rPr>
                <w:rFonts w:ascii="Times New Roman" w:eastAsia="Times New Roman" w:hAnsi="Times New Roman" w:cs="Times New Roman"/>
                <w:b/>
              </w:rPr>
              <w:t xml:space="preserve"> </w:t>
            </w:r>
          </w:p>
        </w:tc>
        <w:tc>
          <w:tcPr>
            <w:tcW w:w="1940" w:type="dxa"/>
            <w:tcBorders>
              <w:top w:val="nil"/>
              <w:left w:val="nil"/>
              <w:bottom w:val="single" w:sz="12" w:space="0" w:color="000000"/>
              <w:right w:val="single" w:sz="12" w:space="0" w:color="000000"/>
            </w:tcBorders>
            <w:shd w:val="clear" w:color="auto" w:fill="FFFFCC"/>
            <w:tcMar>
              <w:top w:w="100" w:type="dxa"/>
              <w:left w:w="100" w:type="dxa"/>
              <w:bottom w:w="100" w:type="dxa"/>
              <w:right w:w="100" w:type="dxa"/>
            </w:tcMar>
          </w:tcPr>
          <w:p w14:paraId="40AED04D" w14:textId="77777777" w:rsidR="00937D60" w:rsidRDefault="009F3004">
            <w:pPr>
              <w:spacing w:line="276" w:lineRule="auto"/>
              <w:rPr>
                <w:rFonts w:ascii="Times New Roman" w:eastAsia="Times New Roman" w:hAnsi="Times New Roman" w:cs="Times New Roman"/>
                <w:b/>
                <w:i/>
              </w:rPr>
            </w:pPr>
            <w:r>
              <w:rPr>
                <w:rFonts w:ascii="Times New Roman" w:eastAsia="Times New Roman" w:hAnsi="Times New Roman" w:cs="Times New Roman"/>
                <w:b/>
                <w:i/>
              </w:rPr>
              <w:t>Tick here if additional questionnaire</w:t>
            </w:r>
          </w:p>
          <w:p w14:paraId="0D79F2D7" w14:textId="77777777" w:rsidR="00937D60" w:rsidRDefault="009F3004">
            <w:pPr>
              <w:spacing w:line="276" w:lineRule="auto"/>
              <w:rPr>
                <w:b/>
              </w:rPr>
            </w:pPr>
            <w:r>
              <w:rPr>
                <w:rFonts w:ascii="Times New Roman" w:eastAsia="Times New Roman" w:hAnsi="Times New Roman" w:cs="Times New Roman"/>
                <w:b/>
                <w:i/>
              </w:rPr>
              <w:t xml:space="preserve">used:.................... </w:t>
            </w:r>
            <w:r>
              <w:rPr>
                <w:b/>
              </w:rPr>
              <w:t>¨</w:t>
            </w:r>
          </w:p>
        </w:tc>
      </w:tr>
    </w:tbl>
    <w:p w14:paraId="52322A9B" w14:textId="77777777" w:rsidR="00937D60" w:rsidRDefault="009F3004">
      <w:pPr>
        <w:spacing w:line="276" w:lineRule="auto"/>
        <w:rPr>
          <w:b/>
          <w:sz w:val="20"/>
          <w:szCs w:val="20"/>
        </w:rPr>
      </w:pPr>
      <w:r>
        <w:rPr>
          <w:b/>
          <w:sz w:val="20"/>
          <w:szCs w:val="20"/>
        </w:rPr>
        <w:t xml:space="preserve"> </w:t>
      </w:r>
    </w:p>
    <w:tbl>
      <w:tblPr>
        <w:tblStyle w:val="ab"/>
        <w:tblW w:w="8850" w:type="dxa"/>
        <w:tblInd w:w="120" w:type="dxa"/>
        <w:tblBorders>
          <w:top w:val="nil"/>
          <w:left w:val="nil"/>
          <w:bottom w:val="nil"/>
          <w:right w:val="nil"/>
          <w:insideH w:val="nil"/>
          <w:insideV w:val="nil"/>
        </w:tblBorders>
        <w:tblLayout w:type="fixed"/>
        <w:tblLook w:val="0600" w:firstRow="0" w:lastRow="0" w:firstColumn="0" w:lastColumn="0" w:noHBand="1" w:noVBand="1"/>
      </w:tblPr>
      <w:tblGrid>
        <w:gridCol w:w="2445"/>
        <w:gridCol w:w="5805"/>
        <w:gridCol w:w="600"/>
      </w:tblGrid>
      <w:tr w:rsidR="00937D60" w14:paraId="7F347F34" w14:textId="77777777">
        <w:trPr>
          <w:trHeight w:val="2960"/>
        </w:trPr>
        <w:tc>
          <w:tcPr>
            <w:tcW w:w="2445" w:type="dxa"/>
            <w:tcBorders>
              <w:top w:val="single" w:sz="8" w:space="0" w:color="000000"/>
              <w:left w:val="single" w:sz="12" w:space="0" w:color="000000"/>
              <w:bottom w:val="single" w:sz="12" w:space="0" w:color="000000"/>
              <w:right w:val="single" w:sz="8" w:space="0" w:color="000000"/>
            </w:tcBorders>
            <w:shd w:val="clear" w:color="auto" w:fill="auto"/>
            <w:tcMar>
              <w:top w:w="40" w:type="dxa"/>
              <w:left w:w="120" w:type="dxa"/>
              <w:bottom w:w="40" w:type="dxa"/>
              <w:right w:w="120" w:type="dxa"/>
            </w:tcMar>
          </w:tcPr>
          <w:p w14:paraId="69996C06" w14:textId="77777777" w:rsidR="00937D60" w:rsidRDefault="009F3004">
            <w:pPr>
              <w:spacing w:line="276" w:lineRule="auto"/>
              <w:rPr>
                <w:rFonts w:ascii="Times New Roman" w:eastAsia="Times New Roman" w:hAnsi="Times New Roman" w:cs="Times New Roman"/>
                <w:b/>
              </w:rPr>
            </w:pPr>
            <w:r>
              <w:rPr>
                <w:rFonts w:ascii="Times New Roman" w:eastAsia="Times New Roman" w:hAnsi="Times New Roman" w:cs="Times New Roman"/>
                <w:b/>
              </w:rPr>
              <w:t>FG24. Do you think this practice should be continued or should it be discontinued?</w:t>
            </w:r>
          </w:p>
        </w:tc>
        <w:tc>
          <w:tcPr>
            <w:tcW w:w="5805" w:type="dxa"/>
            <w:tcBorders>
              <w:top w:val="single" w:sz="8" w:space="0" w:color="000000"/>
              <w:left w:val="nil"/>
              <w:bottom w:val="single" w:sz="12" w:space="0" w:color="000000"/>
              <w:right w:val="single" w:sz="8" w:space="0" w:color="000000"/>
            </w:tcBorders>
            <w:shd w:val="clear" w:color="auto" w:fill="auto"/>
            <w:tcMar>
              <w:top w:w="40" w:type="dxa"/>
              <w:left w:w="120" w:type="dxa"/>
              <w:bottom w:w="40" w:type="dxa"/>
              <w:right w:w="120" w:type="dxa"/>
            </w:tcMar>
          </w:tcPr>
          <w:p w14:paraId="3DD21BB7" w14:textId="77777777" w:rsidR="00937D60" w:rsidRDefault="009F3004">
            <w:pPr>
              <w:spacing w:line="276" w:lineRule="auto"/>
              <w:rPr>
                <w:rFonts w:ascii="Times New Roman" w:eastAsia="Times New Roman" w:hAnsi="Times New Roman" w:cs="Times New Roman"/>
                <w:b/>
              </w:rPr>
            </w:pPr>
            <w:r>
              <w:rPr>
                <w:rFonts w:ascii="Times New Roman" w:eastAsia="Times New Roman" w:hAnsi="Times New Roman" w:cs="Times New Roman"/>
                <w:b/>
              </w:rPr>
              <w:t>Continued.................................................................... 1</w:t>
            </w:r>
          </w:p>
          <w:p w14:paraId="407E06C9" w14:textId="77777777" w:rsidR="00937D60" w:rsidRDefault="009F3004">
            <w:pPr>
              <w:spacing w:line="276" w:lineRule="auto"/>
              <w:rPr>
                <w:rFonts w:ascii="Times New Roman" w:eastAsia="Times New Roman" w:hAnsi="Times New Roman" w:cs="Times New Roman"/>
                <w:b/>
              </w:rPr>
            </w:pPr>
            <w:r>
              <w:rPr>
                <w:rFonts w:ascii="Times New Roman" w:eastAsia="Times New Roman" w:hAnsi="Times New Roman" w:cs="Times New Roman"/>
                <w:b/>
              </w:rPr>
              <w:t>Discontinued............................................................. 2</w:t>
            </w:r>
          </w:p>
          <w:p w14:paraId="3DD7158D" w14:textId="77777777" w:rsidR="00937D60" w:rsidRDefault="009F3004">
            <w:pPr>
              <w:spacing w:line="276" w:lineRule="auto"/>
              <w:rPr>
                <w:rFonts w:ascii="Times New Roman" w:eastAsia="Times New Roman" w:hAnsi="Times New Roman" w:cs="Times New Roman"/>
                <w:b/>
              </w:rPr>
            </w:pPr>
            <w:r>
              <w:rPr>
                <w:rFonts w:ascii="Times New Roman" w:eastAsia="Times New Roman" w:hAnsi="Times New Roman" w:cs="Times New Roman"/>
                <w:b/>
              </w:rPr>
              <w:t>Depends.......................................................................... 3</w:t>
            </w:r>
          </w:p>
          <w:p w14:paraId="7F629577" w14:textId="77777777" w:rsidR="00937D60" w:rsidRDefault="009F3004">
            <w:pPr>
              <w:spacing w:line="276" w:lineRule="auto"/>
              <w:rPr>
                <w:rFonts w:ascii="Times New Roman" w:eastAsia="Times New Roman" w:hAnsi="Times New Roman" w:cs="Times New Roman"/>
                <w:b/>
              </w:rPr>
            </w:pPr>
            <w:r>
              <w:rPr>
                <w:rFonts w:ascii="Times New Roman" w:eastAsia="Times New Roman" w:hAnsi="Times New Roman" w:cs="Times New Roman"/>
                <w:b/>
              </w:rPr>
              <w:t>DK....................................................................................... 8</w:t>
            </w:r>
          </w:p>
        </w:tc>
        <w:tc>
          <w:tcPr>
            <w:tcW w:w="600" w:type="dxa"/>
            <w:tcBorders>
              <w:top w:val="single" w:sz="8" w:space="0" w:color="000000"/>
              <w:left w:val="nil"/>
              <w:bottom w:val="single" w:sz="12" w:space="0" w:color="000000"/>
              <w:right w:val="single" w:sz="12" w:space="0" w:color="000000"/>
            </w:tcBorders>
            <w:shd w:val="clear" w:color="auto" w:fill="auto"/>
            <w:tcMar>
              <w:top w:w="40" w:type="dxa"/>
              <w:left w:w="120" w:type="dxa"/>
              <w:bottom w:w="40" w:type="dxa"/>
              <w:right w:w="120" w:type="dxa"/>
            </w:tcMar>
          </w:tcPr>
          <w:p w14:paraId="040CEEDE" w14:textId="77777777" w:rsidR="00937D60" w:rsidRDefault="009F3004">
            <w:pPr>
              <w:spacing w:line="276" w:lineRule="auto"/>
              <w:jc w:val="right"/>
              <w:rPr>
                <w:rFonts w:ascii="Times New Roman" w:eastAsia="Times New Roman" w:hAnsi="Times New Roman" w:cs="Times New Roman"/>
                <w:b/>
                <w:highlight w:val="cyan"/>
              </w:rPr>
            </w:pPr>
            <w:r>
              <w:rPr>
                <w:rFonts w:ascii="Times New Roman" w:eastAsia="Times New Roman" w:hAnsi="Times New Roman" w:cs="Times New Roman"/>
                <w:b/>
                <w:highlight w:val="cyan"/>
              </w:rPr>
              <w:t xml:space="preserve"> </w:t>
            </w:r>
          </w:p>
        </w:tc>
      </w:tr>
    </w:tbl>
    <w:p w14:paraId="1C00F5D0" w14:textId="77777777" w:rsidR="00937D60" w:rsidRDefault="009F3004">
      <w:pPr>
        <w:spacing w:line="276" w:lineRule="auto"/>
        <w:rPr>
          <w:b/>
          <w:sz w:val="20"/>
          <w:szCs w:val="20"/>
        </w:rPr>
      </w:pPr>
      <w:r>
        <w:rPr>
          <w:b/>
          <w:sz w:val="20"/>
          <w:szCs w:val="20"/>
        </w:rPr>
        <w:t xml:space="preserve"> </w:t>
      </w:r>
    </w:p>
    <w:p w14:paraId="6BE2F338" w14:textId="77777777" w:rsidR="00937D60" w:rsidRDefault="00937D60">
      <w:pPr>
        <w:rPr>
          <w:b/>
        </w:rPr>
      </w:pPr>
    </w:p>
    <w:p w14:paraId="7C999032" w14:textId="77777777" w:rsidR="00937D60" w:rsidRDefault="009F3004">
      <w:pPr>
        <w:rPr>
          <w:sz w:val="20"/>
          <w:szCs w:val="20"/>
        </w:rPr>
      </w:pPr>
      <w:r>
        <w:rPr>
          <w:sz w:val="20"/>
          <w:szCs w:val="20"/>
        </w:rPr>
        <w:t>Source: UNICEF, 2017</w:t>
      </w:r>
    </w:p>
    <w:sectPr w:rsidR="00937D60" w:rsidSect="00535704">
      <w:footerReference w:type="default" r:id="rId72"/>
      <w:pgSz w:w="12240" w:h="15840"/>
      <w:pgMar w:top="1440" w:right="1440" w:bottom="225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7" w:author="José Manuel Aburto" w:date="2018-07-19T13:10:00Z" w:initials="JMA">
    <w:p w14:paraId="256FBD1E" w14:textId="66C29012" w:rsidR="00A52AAD" w:rsidRDefault="00A52AAD">
      <w:pPr>
        <w:pStyle w:val="CommentText"/>
      </w:pPr>
      <w:r>
        <w:rPr>
          <w:rStyle w:val="CommentReference"/>
        </w:rPr>
        <w:annotationRef/>
      </w:r>
      <w:r>
        <w:t>Different font sizes</w:t>
      </w:r>
    </w:p>
  </w:comment>
  <w:comment w:id="11" w:author="José Manuel Aburto" w:date="2018-07-17T09:28:00Z" w:initials="JMA">
    <w:p w14:paraId="5010BCC1" w14:textId="6BCA01B1" w:rsidR="00A52AAD" w:rsidRDefault="00A52AAD">
      <w:pPr>
        <w:pStyle w:val="CommentText"/>
      </w:pPr>
      <w:r>
        <w:rPr>
          <w:rStyle w:val="CommentReference"/>
        </w:rPr>
        <w:annotationRef/>
      </w:r>
      <w:r>
        <w:t>Abstract says 25</w:t>
      </w:r>
    </w:p>
  </w:comment>
  <w:comment w:id="12" w:author="José Manuel Aburto" w:date="2018-07-17T09:29:00Z" w:initials="JMA">
    <w:p w14:paraId="3C5DEE06" w14:textId="2992C9A0" w:rsidR="00A52AAD" w:rsidRDefault="00A52AAD">
      <w:pPr>
        <w:pStyle w:val="CommentText"/>
      </w:pPr>
      <w:r>
        <w:rPr>
          <w:rStyle w:val="CommentReference"/>
        </w:rPr>
        <w:annotationRef/>
      </w:r>
      <w:r>
        <w:t>Other scenarios could be modeled. One decreasing, one increasing, and the constant.</w:t>
      </w:r>
    </w:p>
  </w:comment>
  <w:comment w:id="29" w:author="José Manuel Aburto" w:date="2018-07-17T09:58:00Z" w:initials="JMA">
    <w:p w14:paraId="0F18D4E5" w14:textId="66A9E5A2" w:rsidR="00A52AAD" w:rsidRDefault="00A52AAD">
      <w:pPr>
        <w:pStyle w:val="CommentText"/>
      </w:pPr>
      <w:r>
        <w:rPr>
          <w:rStyle w:val="CommentReference"/>
        </w:rPr>
        <w:annotationRef/>
      </w:r>
      <w:r>
        <w:t>Lexis diagram more intuitive?</w:t>
      </w:r>
    </w:p>
  </w:comment>
  <w:comment w:id="31" w:author="José Manuel Aburto" w:date="2018-07-17T10:09:00Z" w:initials="JMA">
    <w:p w14:paraId="595AB42F" w14:textId="738D3330" w:rsidR="00A52AAD" w:rsidRDefault="00A52AAD">
      <w:pPr>
        <w:pStyle w:val="CommentText"/>
      </w:pPr>
      <w:r>
        <w:rPr>
          <w:rStyle w:val="CommentReference"/>
        </w:rPr>
        <w:annotationRef/>
      </w:r>
      <w:r>
        <w:t xml:space="preserve">A more intuitive interpretation, if he S(x) is correct, is that by age 15 more than 20% of girls have experienced </w:t>
      </w:r>
      <w:proofErr w:type="spellStart"/>
      <w:r>
        <w:t>FGmM</w:t>
      </w:r>
      <w:proofErr w:type="spellEnd"/>
    </w:p>
  </w:comment>
  <w:comment w:id="32" w:author="José Manuel Aburto" w:date="2018-07-17T10:19:00Z" w:initials="JMA">
    <w:p w14:paraId="4ADF4798" w14:textId="3A5F7FC6" w:rsidR="00A52AAD" w:rsidRDefault="00A52AAD">
      <w:pPr>
        <w:pStyle w:val="CommentText"/>
      </w:pPr>
      <w:r>
        <w:rPr>
          <w:rStyle w:val="CommentReference"/>
        </w:rPr>
        <w:annotationRef/>
      </w:r>
      <w:r>
        <w:t>I don’t understand totally this figure. Are these age-specific probabilities of experiencing FGM?</w:t>
      </w:r>
    </w:p>
  </w:comment>
  <w:comment w:id="33" w:author="José Manuel Aburto" w:date="2018-07-17T10:25:00Z" w:initials="JMA">
    <w:p w14:paraId="66489CD2" w14:textId="31231F12" w:rsidR="00A52AAD" w:rsidRDefault="00A52AAD">
      <w:pPr>
        <w:pStyle w:val="CommentText"/>
      </w:pPr>
      <w:r>
        <w:rPr>
          <w:rStyle w:val="CommentReference"/>
        </w:rPr>
        <w:annotationRef/>
      </w:r>
      <w:r>
        <w:t>Girls younger than 15?</w:t>
      </w:r>
    </w:p>
  </w:comment>
  <w:comment w:id="35" w:author="José Manuel Aburto" w:date="2018-07-17T10:22:00Z" w:initials="JMA">
    <w:p w14:paraId="4A28A4F9" w14:textId="6DAFDB67" w:rsidR="00A52AAD" w:rsidRDefault="00A52AAD">
      <w:pPr>
        <w:pStyle w:val="CommentText"/>
      </w:pPr>
      <w:r>
        <w:rPr>
          <w:rStyle w:val="CommentReference"/>
        </w:rPr>
        <w:annotationRef/>
      </w:r>
      <w:r>
        <w:t>Shouldn’t Nigeria be in the top then?</w:t>
      </w:r>
    </w:p>
  </w:comment>
  <w:comment w:id="40" w:author="José Manuel Aburto" w:date="2018-07-17T10:27:00Z" w:initials="JMA">
    <w:p w14:paraId="6F54755A" w14:textId="11D908D5" w:rsidR="00A52AAD" w:rsidRDefault="00A52AAD">
      <w:pPr>
        <w:pStyle w:val="CommentText"/>
      </w:pPr>
      <w:r>
        <w:rPr>
          <w:rStyle w:val="CommentReference"/>
        </w:rPr>
        <w:annotationRef/>
      </w:r>
      <w:r>
        <w:t xml:space="preserve">Probability of FGM between 0-14? Or? </w:t>
      </w:r>
    </w:p>
  </w:comment>
  <w:comment w:id="41" w:author="José Manuel Aburto" w:date="2018-07-17T10:28:00Z" w:initials="JMA">
    <w:p w14:paraId="0E811170" w14:textId="3B8A6797" w:rsidR="00A52AAD" w:rsidRDefault="00A52AAD">
      <w:pPr>
        <w:pStyle w:val="CommentText"/>
      </w:pPr>
      <w:r>
        <w:rPr>
          <w:rStyle w:val="CommentReference"/>
        </w:rPr>
        <w:annotationRef/>
      </w:r>
      <w:r>
        <w:t>24?</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56FBD1E" w15:done="0"/>
  <w15:commentEx w15:paraId="5010BCC1" w15:done="0"/>
  <w15:commentEx w15:paraId="3C5DEE06" w15:done="0"/>
  <w15:commentEx w15:paraId="0F18D4E5" w15:done="0"/>
  <w15:commentEx w15:paraId="595AB42F" w15:done="0"/>
  <w15:commentEx w15:paraId="4ADF4798" w15:done="0"/>
  <w15:commentEx w15:paraId="66489CD2" w15:done="0"/>
  <w15:commentEx w15:paraId="4A28A4F9" w15:done="0"/>
  <w15:commentEx w15:paraId="6F54755A" w15:done="0"/>
  <w15:commentEx w15:paraId="0E811170"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8F57F13" w14:textId="77777777" w:rsidR="00CE5051" w:rsidRDefault="00CE5051">
      <w:pPr>
        <w:spacing w:after="0" w:line="240" w:lineRule="auto"/>
      </w:pPr>
      <w:r>
        <w:separator/>
      </w:r>
    </w:p>
  </w:endnote>
  <w:endnote w:type="continuationSeparator" w:id="0">
    <w:p w14:paraId="1DDADF8B" w14:textId="77777777" w:rsidR="00CE5051" w:rsidRDefault="00CE50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9ED3CF" w14:textId="7DB1EFCD" w:rsidR="00A52AAD" w:rsidRDefault="00A52AAD">
    <w:pPr>
      <w:jc w:val="center"/>
      <w:rPr>
        <w:color w:val="666666"/>
      </w:rPr>
    </w:pPr>
    <w:r>
      <w:rPr>
        <w:color w:val="666666"/>
      </w:rPr>
      <w:fldChar w:fldCharType="begin"/>
    </w:r>
    <w:r>
      <w:rPr>
        <w:color w:val="666666"/>
      </w:rPr>
      <w:instrText>PAGE</w:instrText>
    </w:r>
    <w:r>
      <w:rPr>
        <w:color w:val="666666"/>
      </w:rPr>
      <w:fldChar w:fldCharType="separate"/>
    </w:r>
    <w:r w:rsidR="006C1D03">
      <w:rPr>
        <w:noProof/>
        <w:color w:val="666666"/>
      </w:rPr>
      <w:t>14</w:t>
    </w:r>
    <w:r>
      <w:rPr>
        <w:color w:val="66666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855F11F" w14:textId="77777777" w:rsidR="00CE5051" w:rsidRDefault="00CE5051">
      <w:pPr>
        <w:spacing w:after="0" w:line="240" w:lineRule="auto"/>
      </w:pPr>
      <w:r>
        <w:separator/>
      </w:r>
    </w:p>
  </w:footnote>
  <w:footnote w:type="continuationSeparator" w:id="0">
    <w:p w14:paraId="50DC161B" w14:textId="77777777" w:rsidR="00CE5051" w:rsidRDefault="00CE5051">
      <w:pPr>
        <w:spacing w:after="0" w:line="240" w:lineRule="auto"/>
      </w:pPr>
      <w:r>
        <w:continuationSeparator/>
      </w:r>
    </w:p>
  </w:footnote>
  <w:footnote w:id="1">
    <w:p w14:paraId="48579290" w14:textId="1D611ABB" w:rsidR="00A52AAD" w:rsidRDefault="00A52AAD">
      <w:pPr>
        <w:pStyle w:val="FootnoteText"/>
      </w:pPr>
      <w:r>
        <w:rPr>
          <w:rStyle w:val="FootnoteReference"/>
        </w:rPr>
        <w:t>¥</w:t>
      </w:r>
      <w:r>
        <w:t xml:space="preserve"> Population and Development Branch</w:t>
      </w:r>
    </w:p>
  </w:footnote>
  <w:footnote w:id="2">
    <w:p w14:paraId="2790AB40" w14:textId="4B460194" w:rsidR="00A52AAD" w:rsidRPr="00D1396E" w:rsidRDefault="00A52AAD">
      <w:pPr>
        <w:pStyle w:val="FootnoteText"/>
        <w:rPr>
          <w:sz w:val="2"/>
          <w:szCs w:val="2"/>
        </w:rPr>
      </w:pPr>
    </w:p>
  </w:footnote>
  <w:footnote w:id="3">
    <w:p w14:paraId="3BA69EAD" w14:textId="76C6CDA9" w:rsidR="00A52AAD" w:rsidRDefault="00A52AAD">
      <w:pPr>
        <w:pStyle w:val="FootnoteText"/>
      </w:pPr>
      <w:r w:rsidRPr="00EC6555">
        <w:rPr>
          <w:rStyle w:val="FootnoteReference"/>
        </w:rPr>
        <w:sym w:font="Symbol" w:char="F0A1"/>
      </w:r>
      <w:r>
        <w:t xml:space="preserve"> Gender, Human Rights and Gender Branch</w:t>
      </w:r>
    </w:p>
  </w:footnote>
  <w:footnote w:id="4">
    <w:p w14:paraId="608A4775" w14:textId="4351F9B8" w:rsidR="00A52AAD" w:rsidRPr="00D1396E" w:rsidRDefault="00A52AAD">
      <w:pPr>
        <w:pStyle w:val="FootnoteText"/>
        <w:rPr>
          <w:sz w:val="2"/>
          <w:szCs w:val="2"/>
        </w:rPr>
      </w:pPr>
    </w:p>
  </w:footnote>
  <w:footnote w:id="5">
    <w:p w14:paraId="44321558" w14:textId="77777777" w:rsidR="00A52AAD" w:rsidRPr="00D1396E" w:rsidRDefault="00A52AAD">
      <w:pPr>
        <w:pStyle w:val="FootnoteText"/>
        <w:rPr>
          <w:sz w:val="2"/>
          <w:szCs w:val="2"/>
        </w:rPr>
      </w:pPr>
    </w:p>
  </w:footnote>
  <w:footnote w:id="6">
    <w:p w14:paraId="14472937" w14:textId="0CF9D54A" w:rsidR="00A52AAD" w:rsidRDefault="00A52AAD">
      <w:pPr>
        <w:spacing w:after="0" w:line="240" w:lineRule="auto"/>
        <w:rPr>
          <w:i/>
          <w:sz w:val="20"/>
          <w:szCs w:val="20"/>
        </w:rPr>
      </w:pPr>
      <w:r>
        <w:rPr>
          <w:vertAlign w:val="superscript"/>
        </w:rPr>
        <w:footnoteRef/>
      </w:r>
      <w:r>
        <w:rPr>
          <w:i/>
          <w:sz w:val="20"/>
          <w:szCs w:val="20"/>
        </w:rPr>
        <w:t xml:space="preserve"> Acknowledgements: We would like to thank Professor </w:t>
      </w:r>
      <w:proofErr w:type="spellStart"/>
      <w:r>
        <w:rPr>
          <w:i/>
          <w:sz w:val="20"/>
          <w:szCs w:val="20"/>
        </w:rPr>
        <w:t>Ngianga-Bakwin</w:t>
      </w:r>
      <w:proofErr w:type="spellEnd"/>
      <w:r>
        <w:rPr>
          <w:i/>
          <w:sz w:val="20"/>
          <w:szCs w:val="20"/>
        </w:rPr>
        <w:t xml:space="preserve"> </w:t>
      </w:r>
      <w:proofErr w:type="spellStart"/>
      <w:r>
        <w:rPr>
          <w:i/>
          <w:sz w:val="20"/>
          <w:szCs w:val="20"/>
        </w:rPr>
        <w:t>Kandala</w:t>
      </w:r>
      <w:proofErr w:type="spellEnd"/>
      <w:r>
        <w:rPr>
          <w:i/>
          <w:sz w:val="20"/>
          <w:szCs w:val="20"/>
        </w:rPr>
        <w:t xml:space="preserve">, </w:t>
      </w:r>
      <w:proofErr w:type="spellStart"/>
      <w:r>
        <w:rPr>
          <w:i/>
          <w:sz w:val="20"/>
          <w:szCs w:val="20"/>
        </w:rPr>
        <w:t>Northumbria</w:t>
      </w:r>
      <w:proofErr w:type="spellEnd"/>
      <w:r>
        <w:rPr>
          <w:i/>
          <w:sz w:val="20"/>
          <w:szCs w:val="20"/>
        </w:rPr>
        <w:t xml:space="preserve"> University for his inputs and guidance at the beginning of the analytical stages, Patrick </w:t>
      </w:r>
      <w:proofErr w:type="spellStart"/>
      <w:r>
        <w:rPr>
          <w:i/>
          <w:sz w:val="20"/>
          <w:szCs w:val="20"/>
        </w:rPr>
        <w:t>Gerland</w:t>
      </w:r>
      <w:proofErr w:type="spellEnd"/>
      <w:r>
        <w:rPr>
          <w:i/>
          <w:sz w:val="20"/>
          <w:szCs w:val="20"/>
        </w:rPr>
        <w:t xml:space="preserve">, Population Division, UN DESA, for crucial input and comments. </w:t>
      </w:r>
    </w:p>
  </w:footnote>
  <w:footnote w:id="7">
    <w:p w14:paraId="0904EB71" w14:textId="77777777" w:rsidR="00A52AAD" w:rsidRDefault="00A52AAD">
      <w:pPr>
        <w:spacing w:after="0" w:line="240" w:lineRule="auto"/>
        <w:rPr>
          <w:sz w:val="20"/>
          <w:szCs w:val="20"/>
        </w:rPr>
      </w:pPr>
      <w:r>
        <w:rPr>
          <w:vertAlign w:val="superscript"/>
        </w:rPr>
        <w:footnoteRef/>
      </w:r>
      <w:r>
        <w:rPr>
          <w:sz w:val="20"/>
          <w:szCs w:val="20"/>
        </w:rPr>
        <w:t xml:space="preserve"> Data are only included for countries that have nationally-representative survey data on FGM in the last 10 years. As the most recent  data on FGM for Cameroon, Djibouti, and Eritrea are prior to 2010, these countries are not included in this analysis. Uganda and Liberia had to be excluded from the analysis as the precise age of cutting was not recorded in the surveys.  For a full listing, please refer to table 1 in Annex I.</w:t>
      </w:r>
    </w:p>
  </w:footnote>
  <w:footnote w:id="8">
    <w:p w14:paraId="1CC8F3F8" w14:textId="77777777" w:rsidR="00A52AAD" w:rsidRDefault="00A52AAD">
      <w:pPr>
        <w:spacing w:after="0" w:line="240" w:lineRule="auto"/>
        <w:rPr>
          <w:sz w:val="20"/>
          <w:szCs w:val="20"/>
        </w:rPr>
      </w:pPr>
      <w:r>
        <w:rPr>
          <w:vertAlign w:val="superscript"/>
        </w:rPr>
        <w:footnoteRef/>
      </w:r>
      <w:r>
        <w:rPr>
          <w:sz w:val="20"/>
          <w:szCs w:val="20"/>
        </w:rPr>
        <w:t xml:space="preserve"> A detailed analysis of the Indonesian RISKESDAS data was not possible, given that these microdata are not publicly accessible. Therefore, we utilized a summary tabulation of the FGM data from the RISKESDAS survey.  See Annex III for more information.</w:t>
      </w:r>
    </w:p>
  </w:footnote>
  <w:footnote w:id="9">
    <w:p w14:paraId="6444211F" w14:textId="77777777" w:rsidR="00A52AAD" w:rsidRDefault="00A52AAD">
      <w:pPr>
        <w:spacing w:after="0" w:line="240" w:lineRule="auto"/>
        <w:rPr>
          <w:sz w:val="20"/>
          <w:szCs w:val="20"/>
        </w:rPr>
      </w:pPr>
      <w:r>
        <w:rPr>
          <w:vertAlign w:val="superscript"/>
        </w:rPr>
        <w:footnoteRef/>
      </w:r>
      <w:r>
        <w:rPr>
          <w:sz w:val="20"/>
          <w:szCs w:val="20"/>
        </w:rPr>
        <w:t xml:space="preserve"> see DHS 2016 and  Annex IV.1 for complete questionnaire.</w:t>
      </w:r>
    </w:p>
  </w:footnote>
  <w:footnote w:id="10">
    <w:p w14:paraId="24B78CA9" w14:textId="77777777" w:rsidR="00A52AAD" w:rsidRDefault="00A52AAD">
      <w:pPr>
        <w:spacing w:after="0" w:line="240" w:lineRule="auto"/>
        <w:rPr>
          <w:sz w:val="20"/>
          <w:szCs w:val="20"/>
        </w:rPr>
      </w:pPr>
      <w:r>
        <w:rPr>
          <w:vertAlign w:val="superscript"/>
        </w:rPr>
        <w:footnoteRef/>
      </w:r>
      <w:r>
        <w:rPr>
          <w:sz w:val="20"/>
          <w:szCs w:val="20"/>
        </w:rPr>
        <w:t xml:space="preserve"> see UNICEF 2017 and Annex IV.2 for complete questionnaire.</w:t>
      </w:r>
    </w:p>
  </w:footnote>
  <w:footnote w:id="11">
    <w:p w14:paraId="309C068A" w14:textId="77777777" w:rsidR="00A52AAD" w:rsidRDefault="00A52AAD">
      <w:pPr>
        <w:spacing w:after="0" w:line="240" w:lineRule="auto"/>
        <w:rPr>
          <w:sz w:val="20"/>
          <w:szCs w:val="20"/>
        </w:rPr>
      </w:pPr>
      <w:r>
        <w:rPr>
          <w:vertAlign w:val="superscript"/>
        </w:rPr>
        <w:footnoteRef/>
      </w:r>
      <w:r>
        <w:rPr>
          <w:sz w:val="20"/>
          <w:szCs w:val="20"/>
        </w:rPr>
        <w:t xml:space="preserve"> </w:t>
      </w:r>
      <w:r>
        <w:rPr>
          <w:color w:val="333333"/>
          <w:sz w:val="20"/>
          <w:szCs w:val="20"/>
          <w:highlight w:val="white"/>
        </w:rPr>
        <w:t xml:space="preserve">Population Division, Department of Economic and Social Affairs of the United Nations, available at: </w:t>
      </w:r>
      <w:hyperlink r:id="rId1">
        <w:r>
          <w:rPr>
            <w:color w:val="1155CC"/>
            <w:sz w:val="20"/>
            <w:szCs w:val="20"/>
            <w:highlight w:val="white"/>
            <w:u w:val="single"/>
          </w:rPr>
          <w:t>https://esa.un.org/unpd/wpp/</w:t>
        </w:r>
      </w:hyperlink>
      <w:r>
        <w:rPr>
          <w:color w:val="333333"/>
          <w:sz w:val="20"/>
          <w:szCs w:val="20"/>
          <w:highlight w:val="white"/>
        </w:rPr>
        <w:t xml:space="preserve"> </w:t>
      </w:r>
    </w:p>
  </w:footnote>
  <w:footnote w:id="12">
    <w:p w14:paraId="6CB3991F" w14:textId="77777777" w:rsidR="00A52AAD" w:rsidRDefault="00A52AAD">
      <w:pPr>
        <w:spacing w:after="0" w:line="240" w:lineRule="auto"/>
        <w:rPr>
          <w:sz w:val="20"/>
          <w:szCs w:val="20"/>
        </w:rPr>
      </w:pPr>
      <w:r>
        <w:rPr>
          <w:vertAlign w:val="superscript"/>
        </w:rPr>
        <w:footnoteRef/>
      </w:r>
      <w:r>
        <w:rPr>
          <w:sz w:val="20"/>
          <w:szCs w:val="20"/>
        </w:rPr>
        <w:t xml:space="preserve"> The medium variant of single-year age population projections from the 2017 revision of the World Population Prospections is used. </w:t>
      </w:r>
    </w:p>
  </w:footnote>
  <w:footnote w:id="13">
    <w:p w14:paraId="410634EB" w14:textId="77777777" w:rsidR="00A52AAD" w:rsidRDefault="00A52AAD">
      <w:pPr>
        <w:spacing w:after="0" w:line="240" w:lineRule="auto"/>
        <w:rPr>
          <w:sz w:val="20"/>
          <w:szCs w:val="20"/>
        </w:rPr>
      </w:pPr>
      <w:r>
        <w:rPr>
          <w:vertAlign w:val="superscript"/>
        </w:rPr>
        <w:footnoteRef/>
      </w:r>
      <w:r>
        <w:rPr>
          <w:sz w:val="20"/>
          <w:szCs w:val="20"/>
        </w:rPr>
        <w:t xml:space="preserve"> There have been some studies on FGM amongst migrants in France, Germany and USA (</w:t>
      </w:r>
      <w:proofErr w:type="spellStart"/>
      <w:r>
        <w:rPr>
          <w:sz w:val="20"/>
          <w:szCs w:val="20"/>
        </w:rPr>
        <w:t>Johnsdotter</w:t>
      </w:r>
      <w:proofErr w:type="spellEnd"/>
      <w:r>
        <w:rPr>
          <w:sz w:val="20"/>
          <w:szCs w:val="20"/>
        </w:rPr>
        <w:t xml:space="preserve"> and Essen 2015; Goldberg et al 2015, </w:t>
      </w:r>
      <w:proofErr w:type="spellStart"/>
      <w:r>
        <w:rPr>
          <w:sz w:val="20"/>
          <w:szCs w:val="20"/>
        </w:rPr>
        <w:t>Leye</w:t>
      </w:r>
      <w:proofErr w:type="spellEnd"/>
      <w:r>
        <w:rPr>
          <w:sz w:val="20"/>
          <w:szCs w:val="20"/>
        </w:rPr>
        <w:t xml:space="preserve"> et al 2014, </w:t>
      </w:r>
      <w:proofErr w:type="spellStart"/>
      <w:r>
        <w:rPr>
          <w:sz w:val="20"/>
          <w:szCs w:val="20"/>
        </w:rPr>
        <w:t>MAcfarlane</w:t>
      </w:r>
      <w:proofErr w:type="spellEnd"/>
      <w:r>
        <w:rPr>
          <w:sz w:val="20"/>
          <w:szCs w:val="20"/>
        </w:rPr>
        <w:t xml:space="preserve"> and </w:t>
      </w:r>
      <w:proofErr w:type="spellStart"/>
      <w:r>
        <w:rPr>
          <w:sz w:val="20"/>
          <w:szCs w:val="20"/>
        </w:rPr>
        <w:t>Dorkenoo</w:t>
      </w:r>
      <w:proofErr w:type="spellEnd"/>
      <w:r>
        <w:rPr>
          <w:sz w:val="20"/>
          <w:szCs w:val="20"/>
        </w:rPr>
        <w:t xml:space="preserve"> 2014, </w:t>
      </w:r>
      <w:proofErr w:type="spellStart"/>
      <w:r>
        <w:rPr>
          <w:sz w:val="20"/>
          <w:szCs w:val="20"/>
        </w:rPr>
        <w:t>Ortesni</w:t>
      </w:r>
      <w:proofErr w:type="spellEnd"/>
      <w:r>
        <w:rPr>
          <w:sz w:val="20"/>
          <w:szCs w:val="20"/>
        </w:rPr>
        <w:t xml:space="preserve"> et al 2014). </w:t>
      </w:r>
    </w:p>
  </w:footnote>
  <w:footnote w:id="14">
    <w:p w14:paraId="2629028D" w14:textId="77777777" w:rsidR="00A52AAD" w:rsidRDefault="00A52AAD">
      <w:pPr>
        <w:spacing w:after="0" w:line="240" w:lineRule="auto"/>
        <w:rPr>
          <w:sz w:val="20"/>
          <w:szCs w:val="20"/>
        </w:rPr>
      </w:pPr>
      <w:r>
        <w:rPr>
          <w:vertAlign w:val="superscript"/>
        </w:rPr>
        <w:footnoteRef/>
      </w:r>
      <w:r>
        <w:rPr>
          <w:sz w:val="20"/>
          <w:szCs w:val="20"/>
        </w:rPr>
        <w:t xml:space="preserve"> The specific estimation method used for the available Indonesia RISKESDAS data are documented in Annex III.</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9AD1D54"/>
    <w:multiLevelType w:val="multilevel"/>
    <w:tmpl w:val="B302C99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79184D5A"/>
    <w:multiLevelType w:val="multilevel"/>
    <w:tmpl w:val="8F0AF1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José Manuel Aburto">
    <w15:presenceInfo w15:providerId="AD" w15:userId="S-1-5-21-2052111302-562591055-725345543-2245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7D60"/>
    <w:rsid w:val="00002159"/>
    <w:rsid w:val="00002A1E"/>
    <w:rsid w:val="000036BA"/>
    <w:rsid w:val="00050C01"/>
    <w:rsid w:val="00080C04"/>
    <w:rsid w:val="000C12CB"/>
    <w:rsid w:val="00182543"/>
    <w:rsid w:val="001847FE"/>
    <w:rsid w:val="001C479E"/>
    <w:rsid w:val="001D3FFE"/>
    <w:rsid w:val="00212036"/>
    <w:rsid w:val="002456B0"/>
    <w:rsid w:val="00270805"/>
    <w:rsid w:val="00272341"/>
    <w:rsid w:val="002B4E1F"/>
    <w:rsid w:val="002F00B3"/>
    <w:rsid w:val="00323FE9"/>
    <w:rsid w:val="00362CB2"/>
    <w:rsid w:val="003753C7"/>
    <w:rsid w:val="00380B6C"/>
    <w:rsid w:val="003923B5"/>
    <w:rsid w:val="003A6E08"/>
    <w:rsid w:val="003C0DD3"/>
    <w:rsid w:val="003D4BCD"/>
    <w:rsid w:val="00420CE9"/>
    <w:rsid w:val="00456145"/>
    <w:rsid w:val="004A7290"/>
    <w:rsid w:val="004B705E"/>
    <w:rsid w:val="004C2375"/>
    <w:rsid w:val="004F383D"/>
    <w:rsid w:val="005222B6"/>
    <w:rsid w:val="0052631A"/>
    <w:rsid w:val="00535704"/>
    <w:rsid w:val="00576DD7"/>
    <w:rsid w:val="005C31B1"/>
    <w:rsid w:val="005D0B44"/>
    <w:rsid w:val="00606A85"/>
    <w:rsid w:val="00613577"/>
    <w:rsid w:val="006623AE"/>
    <w:rsid w:val="00673F13"/>
    <w:rsid w:val="0069386F"/>
    <w:rsid w:val="006C1D03"/>
    <w:rsid w:val="006E15DE"/>
    <w:rsid w:val="006E4958"/>
    <w:rsid w:val="00714C01"/>
    <w:rsid w:val="00717284"/>
    <w:rsid w:val="00723600"/>
    <w:rsid w:val="00726A24"/>
    <w:rsid w:val="0077208A"/>
    <w:rsid w:val="007B2B37"/>
    <w:rsid w:val="00824961"/>
    <w:rsid w:val="00873572"/>
    <w:rsid w:val="00874C75"/>
    <w:rsid w:val="008B3A28"/>
    <w:rsid w:val="0091313D"/>
    <w:rsid w:val="00920F19"/>
    <w:rsid w:val="009304EB"/>
    <w:rsid w:val="00937D60"/>
    <w:rsid w:val="00990885"/>
    <w:rsid w:val="009F060B"/>
    <w:rsid w:val="009F10DF"/>
    <w:rsid w:val="009F3004"/>
    <w:rsid w:val="00A405F9"/>
    <w:rsid w:val="00A40FB3"/>
    <w:rsid w:val="00A52AAD"/>
    <w:rsid w:val="00A6105B"/>
    <w:rsid w:val="00A72B1D"/>
    <w:rsid w:val="00BF705B"/>
    <w:rsid w:val="00C000FD"/>
    <w:rsid w:val="00C13876"/>
    <w:rsid w:val="00CB5BCF"/>
    <w:rsid w:val="00CC0F12"/>
    <w:rsid w:val="00CE5051"/>
    <w:rsid w:val="00D05D23"/>
    <w:rsid w:val="00D13441"/>
    <w:rsid w:val="00D1396E"/>
    <w:rsid w:val="00D43188"/>
    <w:rsid w:val="00D71A4C"/>
    <w:rsid w:val="00DB21FE"/>
    <w:rsid w:val="00E1562D"/>
    <w:rsid w:val="00E159A4"/>
    <w:rsid w:val="00E60056"/>
    <w:rsid w:val="00E672F2"/>
    <w:rsid w:val="00E71B94"/>
    <w:rsid w:val="00EC6555"/>
    <w:rsid w:val="00ED23D9"/>
    <w:rsid w:val="00F012D0"/>
    <w:rsid w:val="00F4034E"/>
    <w:rsid w:val="00F41643"/>
    <w:rsid w:val="00F678E6"/>
    <w:rsid w:val="00FC2378"/>
    <w:rsid w:val="00FC4520"/>
    <w:rsid w:val="00FD451E"/>
    <w:rsid w:val="00FE35E9"/>
    <w:rsid w:val="00FF51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CF6F5A"/>
  <w15:docId w15:val="{9DE99472-5742-446A-94D4-801040EB8D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color w:val="000000"/>
        <w:sz w:val="22"/>
        <w:szCs w:val="22"/>
        <w:lang w:val="en-US" w:eastAsia="en-US" w:bidi="ar-SA"/>
      </w:rPr>
    </w:rPrDefault>
    <w:pPrDefault>
      <w:pPr>
        <w:pBdr>
          <w:top w:val="nil"/>
          <w:left w:val="nil"/>
          <w:bottom w:val="nil"/>
          <w:right w:val="nil"/>
          <w:between w:val="nil"/>
        </w:pBd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style>
  <w:style w:type="paragraph" w:styleId="Heading1">
    <w:name w:val="heading 1"/>
    <w:basedOn w:val="Normal"/>
    <w:next w:val="Normal"/>
    <w:pPr>
      <w:keepNext/>
      <w:keepLines/>
      <w:spacing w:before="240" w:after="0"/>
      <w:outlineLvl w:val="0"/>
    </w:pPr>
    <w:rPr>
      <w:color w:val="2E75B5"/>
      <w:sz w:val="32"/>
      <w:szCs w:val="32"/>
    </w:rPr>
  </w:style>
  <w:style w:type="paragraph" w:styleId="Heading2">
    <w:name w:val="heading 2"/>
    <w:basedOn w:val="Normal"/>
    <w:next w:val="Normal"/>
    <w:pPr>
      <w:keepNext/>
      <w:keepLines/>
      <w:spacing w:before="40" w:after="0"/>
      <w:outlineLvl w:val="1"/>
    </w:pPr>
    <w:rPr>
      <w:color w:val="2E75B5"/>
      <w:sz w:val="26"/>
      <w:szCs w:val="26"/>
    </w:rPr>
  </w:style>
  <w:style w:type="paragraph" w:styleId="Heading3">
    <w:name w:val="heading 3"/>
    <w:basedOn w:val="Normal"/>
    <w:next w:val="Normal"/>
    <w:pPr>
      <w:keepNext/>
      <w:keepLines/>
      <w:spacing w:before="40" w:after="0"/>
      <w:outlineLvl w:val="2"/>
    </w:pPr>
    <w:rPr>
      <w:color w:val="1E4D78"/>
      <w:sz w:val="24"/>
      <w:szCs w:val="24"/>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pPr>
      <w:spacing w:after="0" w:line="240" w:lineRule="auto"/>
    </w:pPr>
    <w:tblPr>
      <w:tblStyleRowBandSize w:val="1"/>
      <w:tblStyleColBandSize w:val="1"/>
    </w:tblPr>
    <w:tblStylePr w:type="firstRow">
      <w:rPr>
        <w:b/>
      </w:rPr>
    </w:tblStylePr>
    <w:tblStylePr w:type="lastRow">
      <w:rPr>
        <w:b/>
      </w:rPr>
    </w:tblStylePr>
    <w:tblStylePr w:type="firstCol">
      <w:rPr>
        <w:b/>
      </w:rPr>
    </w:tblStylePr>
    <w:tblStylePr w:type="lastCol">
      <w:rPr>
        <w:b/>
      </w:rPr>
    </w:tblStylePr>
    <w:tblStylePr w:type="band1Vert">
      <w:tblPr/>
      <w:tcPr>
        <w:shd w:val="clear" w:color="auto" w:fill="CCCCCC"/>
      </w:tcPr>
    </w:tblStylePr>
    <w:tblStylePr w:type="band1Horz">
      <w:tblPr/>
      <w:tcPr>
        <w:shd w:val="clear" w:color="auto" w:fill="CCCCCC"/>
      </w:tcPr>
    </w:tblStyle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tcPr>
      <w:shd w:val="clear" w:color="auto" w:fill="B6DDE8"/>
    </w:tc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9F300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F3004"/>
    <w:rPr>
      <w:rFonts w:ascii="Segoe UI" w:hAnsi="Segoe UI" w:cs="Segoe UI"/>
      <w:sz w:val="18"/>
      <w:szCs w:val="18"/>
    </w:rPr>
  </w:style>
  <w:style w:type="character" w:customStyle="1" w:styleId="highwire-citation-authors">
    <w:name w:val="highwire-citation-authors"/>
    <w:basedOn w:val="DefaultParagraphFont"/>
    <w:rsid w:val="005222B6"/>
  </w:style>
  <w:style w:type="character" w:customStyle="1" w:styleId="highwire-citation-author">
    <w:name w:val="highwire-citation-author"/>
    <w:basedOn w:val="DefaultParagraphFont"/>
    <w:rsid w:val="005222B6"/>
  </w:style>
  <w:style w:type="character" w:customStyle="1" w:styleId="nlm-surname">
    <w:name w:val="nlm-surname"/>
    <w:basedOn w:val="DefaultParagraphFont"/>
    <w:rsid w:val="005222B6"/>
  </w:style>
  <w:style w:type="character" w:customStyle="1" w:styleId="highwire-cite-metadata-journal">
    <w:name w:val="highwire-cite-metadata-journal"/>
    <w:basedOn w:val="DefaultParagraphFont"/>
    <w:rsid w:val="005222B6"/>
  </w:style>
  <w:style w:type="character" w:customStyle="1" w:styleId="highwire-cite-metadata-year">
    <w:name w:val="highwire-cite-metadata-year"/>
    <w:basedOn w:val="DefaultParagraphFont"/>
    <w:rsid w:val="005222B6"/>
  </w:style>
  <w:style w:type="character" w:customStyle="1" w:styleId="highwire-cite-metadata-volume">
    <w:name w:val="highwire-cite-metadata-volume"/>
    <w:basedOn w:val="DefaultParagraphFont"/>
    <w:rsid w:val="005222B6"/>
  </w:style>
  <w:style w:type="character" w:customStyle="1" w:styleId="highwire-cite-metadata-elocation-id">
    <w:name w:val="highwire-cite-metadata-elocation-id"/>
    <w:basedOn w:val="DefaultParagraphFont"/>
    <w:rsid w:val="005222B6"/>
  </w:style>
  <w:style w:type="character" w:customStyle="1" w:styleId="highwire-cite-metadata-doi">
    <w:name w:val="highwire-cite-metadata-doi"/>
    <w:basedOn w:val="DefaultParagraphFont"/>
    <w:rsid w:val="005222B6"/>
  </w:style>
  <w:style w:type="character" w:customStyle="1" w:styleId="label">
    <w:name w:val="label"/>
    <w:basedOn w:val="DefaultParagraphFont"/>
    <w:rsid w:val="005222B6"/>
  </w:style>
  <w:style w:type="character" w:styleId="PlaceholderText">
    <w:name w:val="Placeholder Text"/>
    <w:basedOn w:val="DefaultParagraphFont"/>
    <w:uiPriority w:val="99"/>
    <w:semiHidden/>
    <w:rsid w:val="007B2B37"/>
    <w:rPr>
      <w:color w:val="808080"/>
    </w:rPr>
  </w:style>
  <w:style w:type="table" w:styleId="ListTable6Colorful">
    <w:name w:val="List Table 6 Colorful"/>
    <w:basedOn w:val="TableNormal"/>
    <w:uiPriority w:val="51"/>
    <w:rsid w:val="00FD451E"/>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FootnoteText">
    <w:name w:val="footnote text"/>
    <w:basedOn w:val="Normal"/>
    <w:link w:val="FootnoteTextChar"/>
    <w:uiPriority w:val="99"/>
    <w:semiHidden/>
    <w:unhideWhenUsed/>
    <w:rsid w:val="005D0B4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D0B44"/>
    <w:rPr>
      <w:sz w:val="20"/>
      <w:szCs w:val="20"/>
    </w:rPr>
  </w:style>
  <w:style w:type="character" w:styleId="FootnoteReference">
    <w:name w:val="footnote reference"/>
    <w:basedOn w:val="DefaultParagraphFont"/>
    <w:uiPriority w:val="99"/>
    <w:semiHidden/>
    <w:unhideWhenUsed/>
    <w:rsid w:val="005D0B44"/>
    <w:rPr>
      <w:vertAlign w:val="superscript"/>
    </w:rPr>
  </w:style>
  <w:style w:type="paragraph" w:styleId="EndnoteText">
    <w:name w:val="endnote text"/>
    <w:basedOn w:val="Normal"/>
    <w:link w:val="EndnoteTextChar"/>
    <w:uiPriority w:val="99"/>
    <w:semiHidden/>
    <w:unhideWhenUsed/>
    <w:rsid w:val="00EC6555"/>
    <w:pPr>
      <w:spacing w:after="0" w:line="240" w:lineRule="auto"/>
    </w:pPr>
    <w:rPr>
      <w:sz w:val="20"/>
      <w:szCs w:val="20"/>
    </w:rPr>
  </w:style>
  <w:style w:type="character" w:customStyle="1" w:styleId="EndnoteTextChar">
    <w:name w:val="Endnote Text Char"/>
    <w:basedOn w:val="DefaultParagraphFont"/>
    <w:link w:val="EndnoteText"/>
    <w:uiPriority w:val="99"/>
    <w:semiHidden/>
    <w:rsid w:val="00EC6555"/>
    <w:rPr>
      <w:sz w:val="20"/>
      <w:szCs w:val="20"/>
    </w:rPr>
  </w:style>
  <w:style w:type="character" w:styleId="EndnoteReference">
    <w:name w:val="endnote reference"/>
    <w:basedOn w:val="DefaultParagraphFont"/>
    <w:uiPriority w:val="99"/>
    <w:semiHidden/>
    <w:unhideWhenUsed/>
    <w:rsid w:val="00EC6555"/>
    <w:rPr>
      <w:vertAlign w:val="superscript"/>
    </w:rPr>
  </w:style>
  <w:style w:type="paragraph" w:styleId="NoSpacing">
    <w:name w:val="No Spacing"/>
    <w:uiPriority w:val="1"/>
    <w:qFormat/>
    <w:rsid w:val="00E159A4"/>
    <w:pPr>
      <w:spacing w:after="0" w:line="240" w:lineRule="auto"/>
    </w:pPr>
  </w:style>
  <w:style w:type="paragraph" w:styleId="CommentSubject">
    <w:name w:val="annotation subject"/>
    <w:basedOn w:val="CommentText"/>
    <w:next w:val="CommentText"/>
    <w:link w:val="CommentSubjectChar"/>
    <w:uiPriority w:val="99"/>
    <w:semiHidden/>
    <w:unhideWhenUsed/>
    <w:rsid w:val="00E672F2"/>
    <w:rPr>
      <w:b/>
      <w:bCs/>
    </w:rPr>
  </w:style>
  <w:style w:type="character" w:customStyle="1" w:styleId="CommentSubjectChar">
    <w:name w:val="Comment Subject Char"/>
    <w:basedOn w:val="CommentTextChar"/>
    <w:link w:val="CommentSubject"/>
    <w:uiPriority w:val="99"/>
    <w:semiHidden/>
    <w:rsid w:val="00E672F2"/>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9571873">
      <w:bodyDiv w:val="1"/>
      <w:marLeft w:val="0"/>
      <w:marRight w:val="0"/>
      <w:marTop w:val="0"/>
      <w:marBottom w:val="0"/>
      <w:divBdr>
        <w:top w:val="none" w:sz="0" w:space="0" w:color="auto"/>
        <w:left w:val="none" w:sz="0" w:space="0" w:color="auto"/>
        <w:bottom w:val="none" w:sz="0" w:space="0" w:color="auto"/>
        <w:right w:val="none" w:sz="0" w:space="0" w:color="auto"/>
      </w:divBdr>
    </w:div>
    <w:div w:id="253981034">
      <w:bodyDiv w:val="1"/>
      <w:marLeft w:val="0"/>
      <w:marRight w:val="0"/>
      <w:marTop w:val="0"/>
      <w:marBottom w:val="0"/>
      <w:divBdr>
        <w:top w:val="none" w:sz="0" w:space="0" w:color="auto"/>
        <w:left w:val="none" w:sz="0" w:space="0" w:color="auto"/>
        <w:bottom w:val="none" w:sz="0" w:space="0" w:color="auto"/>
        <w:right w:val="none" w:sz="0" w:space="0" w:color="auto"/>
      </w:divBdr>
    </w:div>
    <w:div w:id="368797590">
      <w:bodyDiv w:val="1"/>
      <w:marLeft w:val="0"/>
      <w:marRight w:val="0"/>
      <w:marTop w:val="0"/>
      <w:marBottom w:val="0"/>
      <w:divBdr>
        <w:top w:val="none" w:sz="0" w:space="0" w:color="auto"/>
        <w:left w:val="none" w:sz="0" w:space="0" w:color="auto"/>
        <w:bottom w:val="none" w:sz="0" w:space="0" w:color="auto"/>
        <w:right w:val="none" w:sz="0" w:space="0" w:color="auto"/>
      </w:divBdr>
    </w:div>
    <w:div w:id="654647816">
      <w:bodyDiv w:val="1"/>
      <w:marLeft w:val="0"/>
      <w:marRight w:val="0"/>
      <w:marTop w:val="0"/>
      <w:marBottom w:val="0"/>
      <w:divBdr>
        <w:top w:val="none" w:sz="0" w:space="0" w:color="auto"/>
        <w:left w:val="none" w:sz="0" w:space="0" w:color="auto"/>
        <w:bottom w:val="none" w:sz="0" w:space="0" w:color="auto"/>
        <w:right w:val="none" w:sz="0" w:space="0" w:color="auto"/>
      </w:divBdr>
    </w:div>
    <w:div w:id="687296124">
      <w:bodyDiv w:val="1"/>
      <w:marLeft w:val="0"/>
      <w:marRight w:val="0"/>
      <w:marTop w:val="0"/>
      <w:marBottom w:val="0"/>
      <w:divBdr>
        <w:top w:val="none" w:sz="0" w:space="0" w:color="auto"/>
        <w:left w:val="none" w:sz="0" w:space="0" w:color="auto"/>
        <w:bottom w:val="none" w:sz="0" w:space="0" w:color="auto"/>
        <w:right w:val="none" w:sz="0" w:space="0" w:color="auto"/>
      </w:divBdr>
    </w:div>
    <w:div w:id="790133473">
      <w:bodyDiv w:val="1"/>
      <w:marLeft w:val="0"/>
      <w:marRight w:val="0"/>
      <w:marTop w:val="0"/>
      <w:marBottom w:val="0"/>
      <w:divBdr>
        <w:top w:val="none" w:sz="0" w:space="0" w:color="auto"/>
        <w:left w:val="none" w:sz="0" w:space="0" w:color="auto"/>
        <w:bottom w:val="none" w:sz="0" w:space="0" w:color="auto"/>
        <w:right w:val="none" w:sz="0" w:space="0" w:color="auto"/>
      </w:divBdr>
    </w:div>
    <w:div w:id="838735625">
      <w:bodyDiv w:val="1"/>
      <w:marLeft w:val="0"/>
      <w:marRight w:val="0"/>
      <w:marTop w:val="0"/>
      <w:marBottom w:val="0"/>
      <w:divBdr>
        <w:top w:val="none" w:sz="0" w:space="0" w:color="auto"/>
        <w:left w:val="none" w:sz="0" w:space="0" w:color="auto"/>
        <w:bottom w:val="none" w:sz="0" w:space="0" w:color="auto"/>
        <w:right w:val="none" w:sz="0" w:space="0" w:color="auto"/>
      </w:divBdr>
    </w:div>
    <w:div w:id="924722852">
      <w:bodyDiv w:val="1"/>
      <w:marLeft w:val="0"/>
      <w:marRight w:val="0"/>
      <w:marTop w:val="0"/>
      <w:marBottom w:val="0"/>
      <w:divBdr>
        <w:top w:val="none" w:sz="0" w:space="0" w:color="auto"/>
        <w:left w:val="none" w:sz="0" w:space="0" w:color="auto"/>
        <w:bottom w:val="none" w:sz="0" w:space="0" w:color="auto"/>
        <w:right w:val="none" w:sz="0" w:space="0" w:color="auto"/>
      </w:divBdr>
    </w:div>
    <w:div w:id="1057168297">
      <w:bodyDiv w:val="1"/>
      <w:marLeft w:val="0"/>
      <w:marRight w:val="0"/>
      <w:marTop w:val="0"/>
      <w:marBottom w:val="0"/>
      <w:divBdr>
        <w:top w:val="none" w:sz="0" w:space="0" w:color="auto"/>
        <w:left w:val="none" w:sz="0" w:space="0" w:color="auto"/>
        <w:bottom w:val="none" w:sz="0" w:space="0" w:color="auto"/>
        <w:right w:val="none" w:sz="0" w:space="0" w:color="auto"/>
      </w:divBdr>
    </w:div>
    <w:div w:id="1057510409">
      <w:bodyDiv w:val="1"/>
      <w:marLeft w:val="0"/>
      <w:marRight w:val="0"/>
      <w:marTop w:val="0"/>
      <w:marBottom w:val="0"/>
      <w:divBdr>
        <w:top w:val="none" w:sz="0" w:space="0" w:color="auto"/>
        <w:left w:val="none" w:sz="0" w:space="0" w:color="auto"/>
        <w:bottom w:val="none" w:sz="0" w:space="0" w:color="auto"/>
        <w:right w:val="none" w:sz="0" w:space="0" w:color="auto"/>
      </w:divBdr>
    </w:div>
    <w:div w:id="1117019871">
      <w:bodyDiv w:val="1"/>
      <w:marLeft w:val="0"/>
      <w:marRight w:val="0"/>
      <w:marTop w:val="0"/>
      <w:marBottom w:val="0"/>
      <w:divBdr>
        <w:top w:val="none" w:sz="0" w:space="0" w:color="auto"/>
        <w:left w:val="none" w:sz="0" w:space="0" w:color="auto"/>
        <w:bottom w:val="none" w:sz="0" w:space="0" w:color="auto"/>
        <w:right w:val="none" w:sz="0" w:space="0" w:color="auto"/>
      </w:divBdr>
    </w:div>
    <w:div w:id="1277101353">
      <w:bodyDiv w:val="1"/>
      <w:marLeft w:val="0"/>
      <w:marRight w:val="0"/>
      <w:marTop w:val="0"/>
      <w:marBottom w:val="0"/>
      <w:divBdr>
        <w:top w:val="none" w:sz="0" w:space="0" w:color="auto"/>
        <w:left w:val="none" w:sz="0" w:space="0" w:color="auto"/>
        <w:bottom w:val="none" w:sz="0" w:space="0" w:color="auto"/>
        <w:right w:val="none" w:sz="0" w:space="0" w:color="auto"/>
      </w:divBdr>
    </w:div>
    <w:div w:id="1317878104">
      <w:bodyDiv w:val="1"/>
      <w:marLeft w:val="0"/>
      <w:marRight w:val="0"/>
      <w:marTop w:val="0"/>
      <w:marBottom w:val="0"/>
      <w:divBdr>
        <w:top w:val="none" w:sz="0" w:space="0" w:color="auto"/>
        <w:left w:val="none" w:sz="0" w:space="0" w:color="auto"/>
        <w:bottom w:val="none" w:sz="0" w:space="0" w:color="auto"/>
        <w:right w:val="none" w:sz="0" w:space="0" w:color="auto"/>
      </w:divBdr>
    </w:div>
    <w:div w:id="1360157769">
      <w:bodyDiv w:val="1"/>
      <w:marLeft w:val="0"/>
      <w:marRight w:val="0"/>
      <w:marTop w:val="0"/>
      <w:marBottom w:val="0"/>
      <w:divBdr>
        <w:top w:val="none" w:sz="0" w:space="0" w:color="auto"/>
        <w:left w:val="none" w:sz="0" w:space="0" w:color="auto"/>
        <w:bottom w:val="none" w:sz="0" w:space="0" w:color="auto"/>
        <w:right w:val="none" w:sz="0" w:space="0" w:color="auto"/>
      </w:divBdr>
    </w:div>
    <w:div w:id="1482190806">
      <w:bodyDiv w:val="1"/>
      <w:marLeft w:val="0"/>
      <w:marRight w:val="0"/>
      <w:marTop w:val="0"/>
      <w:marBottom w:val="0"/>
      <w:divBdr>
        <w:top w:val="none" w:sz="0" w:space="0" w:color="auto"/>
        <w:left w:val="none" w:sz="0" w:space="0" w:color="auto"/>
        <w:bottom w:val="none" w:sz="0" w:space="0" w:color="auto"/>
        <w:right w:val="none" w:sz="0" w:space="0" w:color="auto"/>
      </w:divBdr>
      <w:divsChild>
        <w:div w:id="273482520">
          <w:marLeft w:val="0"/>
          <w:marRight w:val="0"/>
          <w:marTop w:val="0"/>
          <w:marBottom w:val="0"/>
          <w:divBdr>
            <w:top w:val="none" w:sz="0" w:space="0" w:color="auto"/>
            <w:left w:val="none" w:sz="0" w:space="0" w:color="auto"/>
            <w:bottom w:val="none" w:sz="0" w:space="0" w:color="auto"/>
            <w:right w:val="none" w:sz="0" w:space="0" w:color="auto"/>
          </w:divBdr>
        </w:div>
        <w:div w:id="833186242">
          <w:marLeft w:val="0"/>
          <w:marRight w:val="0"/>
          <w:marTop w:val="0"/>
          <w:marBottom w:val="0"/>
          <w:divBdr>
            <w:top w:val="none" w:sz="0" w:space="0" w:color="auto"/>
            <w:left w:val="none" w:sz="0" w:space="0" w:color="auto"/>
            <w:bottom w:val="none" w:sz="0" w:space="0" w:color="auto"/>
            <w:right w:val="none" w:sz="0" w:space="0" w:color="auto"/>
          </w:divBdr>
        </w:div>
        <w:div w:id="1611158066">
          <w:marLeft w:val="0"/>
          <w:marRight w:val="0"/>
          <w:marTop w:val="0"/>
          <w:marBottom w:val="0"/>
          <w:divBdr>
            <w:top w:val="none" w:sz="0" w:space="0" w:color="auto"/>
            <w:left w:val="none" w:sz="0" w:space="0" w:color="auto"/>
            <w:bottom w:val="none" w:sz="0" w:space="0" w:color="auto"/>
            <w:right w:val="none" w:sz="0" w:space="0" w:color="auto"/>
          </w:divBdr>
        </w:div>
      </w:divsChild>
    </w:div>
    <w:div w:id="1581677422">
      <w:bodyDiv w:val="1"/>
      <w:marLeft w:val="0"/>
      <w:marRight w:val="0"/>
      <w:marTop w:val="0"/>
      <w:marBottom w:val="0"/>
      <w:divBdr>
        <w:top w:val="none" w:sz="0" w:space="0" w:color="auto"/>
        <w:left w:val="none" w:sz="0" w:space="0" w:color="auto"/>
        <w:bottom w:val="none" w:sz="0" w:space="0" w:color="auto"/>
        <w:right w:val="none" w:sz="0" w:space="0" w:color="auto"/>
      </w:divBdr>
    </w:div>
    <w:div w:id="1600676098">
      <w:bodyDiv w:val="1"/>
      <w:marLeft w:val="0"/>
      <w:marRight w:val="0"/>
      <w:marTop w:val="0"/>
      <w:marBottom w:val="0"/>
      <w:divBdr>
        <w:top w:val="none" w:sz="0" w:space="0" w:color="auto"/>
        <w:left w:val="none" w:sz="0" w:space="0" w:color="auto"/>
        <w:bottom w:val="none" w:sz="0" w:space="0" w:color="auto"/>
        <w:right w:val="none" w:sz="0" w:space="0" w:color="auto"/>
      </w:divBdr>
    </w:div>
    <w:div w:id="1844466279">
      <w:bodyDiv w:val="1"/>
      <w:marLeft w:val="0"/>
      <w:marRight w:val="0"/>
      <w:marTop w:val="0"/>
      <w:marBottom w:val="0"/>
      <w:divBdr>
        <w:top w:val="none" w:sz="0" w:space="0" w:color="auto"/>
        <w:left w:val="none" w:sz="0" w:space="0" w:color="auto"/>
        <w:bottom w:val="none" w:sz="0" w:space="0" w:color="auto"/>
        <w:right w:val="none" w:sz="0" w:space="0" w:color="auto"/>
      </w:divBdr>
    </w:div>
    <w:div w:id="2037853240">
      <w:bodyDiv w:val="1"/>
      <w:marLeft w:val="0"/>
      <w:marRight w:val="0"/>
      <w:marTop w:val="0"/>
      <w:marBottom w:val="0"/>
      <w:divBdr>
        <w:top w:val="none" w:sz="0" w:space="0" w:color="auto"/>
        <w:left w:val="none" w:sz="0" w:space="0" w:color="auto"/>
        <w:bottom w:val="none" w:sz="0" w:space="0" w:color="auto"/>
        <w:right w:val="none" w:sz="0" w:space="0" w:color="auto"/>
      </w:divBdr>
    </w:div>
    <w:div w:id="209416378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5.png"/><Relationship Id="rId26" Type="http://schemas.openxmlformats.org/officeDocument/2006/relationships/hyperlink" Target="https://cran.r-project.org/web/packages/survey/survey.pdf" TargetMode="External"/><Relationship Id="rId39" Type="http://schemas.openxmlformats.org/officeDocument/2006/relationships/image" Target="media/image6.png"/><Relationship Id="rId21" Type="http://schemas.openxmlformats.org/officeDocument/2006/relationships/hyperlink" Target="https://doi.org/10.1016/j.bpobgyn.2015.10.012" TargetMode="External"/><Relationship Id="rId34" Type="http://schemas.openxmlformats.org/officeDocument/2006/relationships/hyperlink" Target="http://mics.unicef.org/tools" TargetMode="External"/><Relationship Id="rId42" Type="http://schemas.openxmlformats.org/officeDocument/2006/relationships/image" Target="media/image9.png"/><Relationship Id="rId47" Type="http://schemas.openxmlformats.org/officeDocument/2006/relationships/image" Target="media/image14.png"/><Relationship Id="rId50" Type="http://schemas.openxmlformats.org/officeDocument/2006/relationships/image" Target="media/image17.png"/><Relationship Id="rId55" Type="http://schemas.openxmlformats.org/officeDocument/2006/relationships/image" Target="media/image22.png"/><Relationship Id="rId63" Type="http://schemas.openxmlformats.org/officeDocument/2006/relationships/image" Target="media/image30.png"/><Relationship Id="rId68" Type="http://schemas.openxmlformats.org/officeDocument/2006/relationships/image" Target="media/image35.png"/><Relationship Id="rId7" Type="http://schemas.openxmlformats.org/officeDocument/2006/relationships/endnotes" Target="endnotes.xml"/><Relationship Id="rId71"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hyperlink" Target="https://www.unfpa.org/unfpa-unicef-joint-programme-eliminate-female-genital-mutilation" TargetMode="External"/><Relationship Id="rId11" Type="http://schemas.openxmlformats.org/officeDocument/2006/relationships/chart" Target="charts/chart1.xml"/><Relationship Id="rId24" Type="http://schemas.openxmlformats.org/officeDocument/2006/relationships/hyperlink" Target="https://doi.org/10.1111/j.1365-3156.2004.01350.x" TargetMode="External"/><Relationship Id="rId32" Type="http://schemas.openxmlformats.org/officeDocument/2006/relationships/hyperlink" Target="https://www.unicef.org/media/files/FGMC_2016_brochure_final_UNICEF_SPREAD.pdf" TargetMode="External"/><Relationship Id="rId37" Type="http://schemas.openxmlformats.org/officeDocument/2006/relationships/hyperlink" Target="https://undocs.org/A/RES/71/313" TargetMode="External"/><Relationship Id="rId40" Type="http://schemas.openxmlformats.org/officeDocument/2006/relationships/image" Target="media/image7.png"/><Relationship Id="rId45" Type="http://schemas.openxmlformats.org/officeDocument/2006/relationships/image" Target="media/image12.png"/><Relationship Id="rId53" Type="http://schemas.openxmlformats.org/officeDocument/2006/relationships/image" Target="media/image20.png"/><Relationship Id="rId58" Type="http://schemas.openxmlformats.org/officeDocument/2006/relationships/image" Target="media/image25.png"/><Relationship Id="rId66" Type="http://schemas.openxmlformats.org/officeDocument/2006/relationships/image" Target="media/image33.png"/><Relationship Id="rId7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hyperlink" Target="https://doi.org/10.2307%2F2281868" TargetMode="External"/><Relationship Id="rId28" Type="http://schemas.openxmlformats.org/officeDocument/2006/relationships/hyperlink" Target="https://www.unfpa.org/sites/default/files/resource-pdf/Legislation%20and%20FGMC.pdf" TargetMode="External"/><Relationship Id="rId36" Type="http://schemas.openxmlformats.org/officeDocument/2006/relationships/hyperlink" Target="http://www.un.org/en/ga/search/view_doc.asp?symbol=A/RES/67/146" TargetMode="External"/><Relationship Id="rId49" Type="http://schemas.openxmlformats.org/officeDocument/2006/relationships/image" Target="media/image16.png"/><Relationship Id="rId57" Type="http://schemas.openxmlformats.org/officeDocument/2006/relationships/image" Target="media/image24.png"/><Relationship Id="rId61" Type="http://schemas.openxmlformats.org/officeDocument/2006/relationships/image" Target="media/image28.png"/><Relationship Id="rId10" Type="http://schemas.microsoft.com/office/2011/relationships/commentsExtended" Target="commentsExtended.xml"/><Relationship Id="rId19" Type="http://schemas.openxmlformats.org/officeDocument/2006/relationships/hyperlink" Target="https://www.ajol.info/index.php/ajrh/article/view/7885" TargetMode="External"/><Relationship Id="rId31" Type="http://schemas.openxmlformats.org/officeDocument/2006/relationships/hyperlink" Target="https://www.unicef.org/media/media_30047.html" TargetMode="External"/><Relationship Id="rId44" Type="http://schemas.openxmlformats.org/officeDocument/2006/relationships/image" Target="media/image11.png"/><Relationship Id="rId52" Type="http://schemas.openxmlformats.org/officeDocument/2006/relationships/image" Target="media/image19.png"/><Relationship Id="rId60" Type="http://schemas.openxmlformats.org/officeDocument/2006/relationships/image" Target="media/image27.png"/><Relationship Id="rId65" Type="http://schemas.openxmlformats.org/officeDocument/2006/relationships/image" Target="media/image32.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hyperlink" Target="https://cran.r-project.org/" TargetMode="External"/><Relationship Id="rId22" Type="http://schemas.openxmlformats.org/officeDocument/2006/relationships/hyperlink" Target="http://journals.sagepub.com/doi/abs/10.1177/003335491613100218?journalCode=phrg" TargetMode="External"/><Relationship Id="rId27" Type="http://schemas.openxmlformats.org/officeDocument/2006/relationships/hyperlink" Target="http://openaccess.city.ac.uk/3865/1/Female%20Genital%20Mutilation%20in%20England%20and%20Wales.pdf" TargetMode="External"/><Relationship Id="rId30" Type="http://schemas.openxmlformats.org/officeDocument/2006/relationships/hyperlink" Target="http://www.unfpa.org/female-genital-mutilation" TargetMode="External"/><Relationship Id="rId35" Type="http://schemas.openxmlformats.org/officeDocument/2006/relationships/hyperlink" Target="http://www.un.org/en/ga/search/view_doc.asp?symbol=A/RES/69/150" TargetMode="External"/><Relationship Id="rId43" Type="http://schemas.openxmlformats.org/officeDocument/2006/relationships/image" Target="media/image10.png"/><Relationship Id="rId48" Type="http://schemas.openxmlformats.org/officeDocument/2006/relationships/image" Target="media/image15.png"/><Relationship Id="rId56" Type="http://schemas.openxmlformats.org/officeDocument/2006/relationships/image" Target="media/image23.png"/><Relationship Id="rId64" Type="http://schemas.openxmlformats.org/officeDocument/2006/relationships/image" Target="media/image31.png"/><Relationship Id="rId69" Type="http://schemas.openxmlformats.org/officeDocument/2006/relationships/image" Target="media/image36.png"/><Relationship Id="rId8" Type="http://schemas.openxmlformats.org/officeDocument/2006/relationships/hyperlink" Target="http://www.who.int/mediacentre/factsheets/fs241/en/" TargetMode="External"/><Relationship Id="rId51" Type="http://schemas.openxmlformats.org/officeDocument/2006/relationships/image" Target="media/image18.png"/><Relationship Id="rId72" Type="http://schemas.openxmlformats.org/officeDocument/2006/relationships/footer" Target="footer1.xml"/><Relationship Id="rId3" Type="http://schemas.openxmlformats.org/officeDocument/2006/relationships/styles" Target="styles.xml"/><Relationship Id="rId12" Type="http://schemas.openxmlformats.org/officeDocument/2006/relationships/chart" Target="charts/chart2.xml"/><Relationship Id="rId17" Type="http://schemas.openxmlformats.org/officeDocument/2006/relationships/image" Target="media/image4.png"/><Relationship Id="rId25" Type="http://schemas.openxmlformats.org/officeDocument/2006/relationships/hyperlink" Target="http://www.jstor.org/stable/genus.70.1.99" TargetMode="External"/><Relationship Id="rId33" Type="http://schemas.openxmlformats.org/officeDocument/2006/relationships/hyperlink" Target="http://www.who.int/reproductivehealth/topics/fgm/prevalence/en/" TargetMode="External"/><Relationship Id="rId38" Type="http://schemas.openxmlformats.org/officeDocument/2006/relationships/hyperlink" Target="http://apps.who.int/iris/bitstream/10665/43839/1/9789241596442_eng.pdf" TargetMode="External"/><Relationship Id="rId46" Type="http://schemas.openxmlformats.org/officeDocument/2006/relationships/image" Target="media/image13.png"/><Relationship Id="rId59" Type="http://schemas.openxmlformats.org/officeDocument/2006/relationships/image" Target="media/image26.png"/><Relationship Id="rId67" Type="http://schemas.openxmlformats.org/officeDocument/2006/relationships/image" Target="media/image34.png"/><Relationship Id="rId20" Type="http://schemas.openxmlformats.org/officeDocument/2006/relationships/hyperlink" Target="https://dhsprogram.com/publications/publication-DHSQM-DHS-Questionnaires-and-Manuals.cfm" TargetMode="External"/><Relationship Id="rId41" Type="http://schemas.openxmlformats.org/officeDocument/2006/relationships/image" Target="media/image8.png"/><Relationship Id="rId54" Type="http://schemas.openxmlformats.org/officeDocument/2006/relationships/image" Target="media/image21.png"/><Relationship Id="rId62" Type="http://schemas.openxmlformats.org/officeDocument/2006/relationships/image" Target="media/image29.png"/><Relationship Id="rId70" Type="http://schemas.openxmlformats.org/officeDocument/2006/relationships/image" Target="media/image37.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_rels/footnotes.xml.rels><?xml version="1.0" encoding="UTF-8" standalone="yes"?>
<Relationships xmlns="http://schemas.openxmlformats.org/package/2006/relationships"><Relationship Id="rId1" Type="http://schemas.openxmlformats.org/officeDocument/2006/relationships/hyperlink" Target="https://esa.un.org/unpd/wpp/"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weny\Google%20Drive\2018\FGM\01%20-Survival%20Analysis\FGM%20survival%20analysis\Figure1.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weny\Google%20Drive\2018\FGM\01%20-Survival%20Analysis\FGM%20survival%20analysis\Figure1.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100" b="1" i="0" u="none" strike="noStrike" kern="1200" spc="0" baseline="0">
                <a:solidFill>
                  <a:sysClr val="windowText" lastClr="000000"/>
                </a:solidFill>
                <a:latin typeface="+mj-lt"/>
                <a:ea typeface="+mn-ea"/>
                <a:cs typeface="+mn-cs"/>
              </a:defRPr>
            </a:pPr>
            <a:r>
              <a:rPr lang="en-US" sz="1100" b="1">
                <a:solidFill>
                  <a:sysClr val="windowText" lastClr="000000"/>
                </a:solidFill>
                <a:latin typeface="+mj-lt"/>
              </a:rPr>
              <a:t>Observed events</a:t>
            </a:r>
          </a:p>
        </c:rich>
      </c:tx>
      <c:overlay val="0"/>
      <c:spPr>
        <a:noFill/>
        <a:ln>
          <a:noFill/>
        </a:ln>
        <a:effectLst/>
      </c:spPr>
      <c:txPr>
        <a:bodyPr rot="0" spcFirstLastPara="1" vertOverflow="ellipsis" vert="horz" wrap="square" anchor="ctr" anchorCtr="1"/>
        <a:lstStyle/>
        <a:p>
          <a:pPr>
            <a:defRPr sz="1100" b="1" i="0" u="none" strike="noStrike" kern="1200" spc="0" baseline="0">
              <a:solidFill>
                <a:sysClr val="windowText" lastClr="000000"/>
              </a:solidFill>
              <a:latin typeface="+mj-lt"/>
              <a:ea typeface="+mn-ea"/>
              <a:cs typeface="+mn-cs"/>
            </a:defRPr>
          </a:pPr>
          <a:endParaRPr lang="en-US"/>
        </a:p>
      </c:txPr>
    </c:title>
    <c:autoTitleDeleted val="0"/>
    <c:plotArea>
      <c:layout>
        <c:manualLayout>
          <c:layoutTarget val="inner"/>
          <c:xMode val="edge"/>
          <c:yMode val="edge"/>
          <c:x val="0.12267651991184937"/>
          <c:y val="4.021504831563142E-2"/>
          <c:w val="0.85927032512091717"/>
          <c:h val="0.75391132258200355"/>
        </c:manualLayout>
      </c:layout>
      <c:barChart>
        <c:barDir val="col"/>
        <c:grouping val="clustered"/>
        <c:varyColors val="0"/>
        <c:ser>
          <c:idx val="7"/>
          <c:order val="7"/>
          <c:tx>
            <c:strRef>
              <c:f>Sheet1!$I$1</c:f>
              <c:strCache>
                <c:ptCount val="1"/>
                <c:pt idx="0">
                  <c:v>Column survey</c:v>
                </c:pt>
              </c:strCache>
            </c:strRef>
          </c:tx>
          <c:spPr>
            <a:solidFill>
              <a:schemeClr val="accent2">
                <a:lumMod val="60000"/>
              </a:schemeClr>
            </a:solidFill>
            <a:ln>
              <a:noFill/>
            </a:ln>
            <a:effectLst/>
          </c:spPr>
          <c:invertIfNegative val="0"/>
          <c:dPt>
            <c:idx val="14"/>
            <c:invertIfNegative val="0"/>
            <c:bubble3D val="0"/>
            <c:spPr>
              <a:solidFill>
                <a:schemeClr val="accent5">
                  <a:lumMod val="50000"/>
                </a:schemeClr>
              </a:solidFill>
              <a:ln>
                <a:noFill/>
              </a:ln>
              <a:effectLst/>
            </c:spPr>
            <c:extLst>
              <c:ext xmlns:c16="http://schemas.microsoft.com/office/drawing/2014/chart" uri="{C3380CC4-5D6E-409C-BE32-E72D297353CC}">
                <c16:uniqueId val="{00000001-2D65-48BF-9D9E-EE1B30EAD530}"/>
              </c:ext>
            </c:extLst>
          </c:dPt>
          <c:dLbls>
            <c:dLbl>
              <c:idx val="14"/>
              <c:layout>
                <c:manualLayout>
                  <c:x val="4.1764382216743987E-2"/>
                  <c:y val="0.32807016307864606"/>
                </c:manualLayout>
              </c:layout>
              <c:tx>
                <c:rich>
                  <a:bodyPr/>
                  <a:lstStyle/>
                  <a:p>
                    <a:r>
                      <a:rPr lang="en-US"/>
                      <a:t>Latest household survey</a:t>
                    </a:r>
                  </a:p>
                </c:rich>
              </c:tx>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2D65-48BF-9D9E-EE1B30EAD530}"/>
                </c:ext>
              </c:extLst>
            </c:dLbl>
            <c:spPr>
              <a:noFill/>
              <a:ln>
                <a:noFill/>
              </a:ln>
              <a:effectLst/>
            </c:spPr>
            <c:txPr>
              <a:bodyPr rot="-5400000" spcFirstLastPara="1" vertOverflow="ellipsis" wrap="square" anchor="ctr" anchorCtr="1"/>
              <a:lstStyle/>
              <a:p>
                <a:pPr>
                  <a:defRPr sz="1000" b="1"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numRef>
              <c:f>Sheet1!$A$2:$A$17</c:f>
              <c:numCache>
                <c:formatCode>General</c:formatCode>
                <c:ptCount val="16"/>
                <c:pt idx="0">
                  <c:v>14</c:v>
                </c:pt>
                <c:pt idx="1">
                  <c:v>13</c:v>
                </c:pt>
                <c:pt idx="2">
                  <c:v>12</c:v>
                </c:pt>
                <c:pt idx="3">
                  <c:v>11</c:v>
                </c:pt>
                <c:pt idx="4">
                  <c:v>10</c:v>
                </c:pt>
                <c:pt idx="5">
                  <c:v>9</c:v>
                </c:pt>
                <c:pt idx="6">
                  <c:v>8</c:v>
                </c:pt>
                <c:pt idx="7">
                  <c:v>7</c:v>
                </c:pt>
                <c:pt idx="8">
                  <c:v>6</c:v>
                </c:pt>
                <c:pt idx="9">
                  <c:v>5</c:v>
                </c:pt>
                <c:pt idx="10">
                  <c:v>4</c:v>
                </c:pt>
                <c:pt idx="11">
                  <c:v>3</c:v>
                </c:pt>
                <c:pt idx="12">
                  <c:v>2</c:v>
                </c:pt>
                <c:pt idx="13">
                  <c:v>1</c:v>
                </c:pt>
              </c:numCache>
            </c:numRef>
          </c:cat>
          <c:val>
            <c:numRef>
              <c:f>Sheet1!$I$2:$I$16</c:f>
              <c:numCache>
                <c:formatCode>General</c:formatCode>
                <c:ptCount val="15"/>
                <c:pt idx="14">
                  <c:v>3.6</c:v>
                </c:pt>
              </c:numCache>
            </c:numRef>
          </c:val>
          <c:extLst>
            <c:ext xmlns:c16="http://schemas.microsoft.com/office/drawing/2014/chart" uri="{C3380CC4-5D6E-409C-BE32-E72D297353CC}">
              <c16:uniqueId val="{00000002-2D65-48BF-9D9E-EE1B30EAD530}"/>
            </c:ext>
          </c:extLst>
        </c:ser>
        <c:dLbls>
          <c:showLegendKey val="0"/>
          <c:showVal val="0"/>
          <c:showCatName val="0"/>
          <c:showSerName val="0"/>
          <c:showPercent val="0"/>
          <c:showBubbleSize val="0"/>
        </c:dLbls>
        <c:gapWidth val="500"/>
        <c:overlap val="100"/>
        <c:axId val="-1544426240"/>
        <c:axId val="-1544425152"/>
      </c:barChart>
      <c:lineChart>
        <c:grouping val="standard"/>
        <c:varyColors val="0"/>
        <c:ser>
          <c:idx val="1"/>
          <c:order val="0"/>
          <c:tx>
            <c:strRef>
              <c:f>Sheet1!$B$1</c:f>
              <c:strCache>
                <c:ptCount val="1"/>
                <c:pt idx="0">
                  <c:v>girl 1 life</c:v>
                </c:pt>
              </c:strCache>
            </c:strRef>
          </c:tx>
          <c:spPr>
            <a:ln w="28575" cap="rnd">
              <a:solidFill>
                <a:schemeClr val="bg2">
                  <a:lumMod val="25000"/>
                </a:schemeClr>
              </a:solidFill>
              <a:round/>
            </a:ln>
            <a:effectLst/>
          </c:spPr>
          <c:marker>
            <c:symbol val="none"/>
          </c:marker>
          <c:cat>
            <c:numRef>
              <c:f>Sheet1!$A$2:$A$17</c:f>
              <c:numCache>
                <c:formatCode>General</c:formatCode>
                <c:ptCount val="16"/>
                <c:pt idx="0">
                  <c:v>14</c:v>
                </c:pt>
                <c:pt idx="1">
                  <c:v>13</c:v>
                </c:pt>
                <c:pt idx="2">
                  <c:v>12</c:v>
                </c:pt>
                <c:pt idx="3">
                  <c:v>11</c:v>
                </c:pt>
                <c:pt idx="4">
                  <c:v>10</c:v>
                </c:pt>
                <c:pt idx="5">
                  <c:v>9</c:v>
                </c:pt>
                <c:pt idx="6">
                  <c:v>8</c:v>
                </c:pt>
                <c:pt idx="7">
                  <c:v>7</c:v>
                </c:pt>
                <c:pt idx="8">
                  <c:v>6</c:v>
                </c:pt>
                <c:pt idx="9">
                  <c:v>5</c:v>
                </c:pt>
                <c:pt idx="10">
                  <c:v>4</c:v>
                </c:pt>
                <c:pt idx="11">
                  <c:v>3</c:v>
                </c:pt>
                <c:pt idx="12">
                  <c:v>2</c:v>
                </c:pt>
                <c:pt idx="13">
                  <c:v>1</c:v>
                </c:pt>
              </c:numCache>
            </c:numRef>
          </c:cat>
          <c:val>
            <c:numRef>
              <c:f>Sheet1!$B$2:$B$17</c:f>
              <c:numCache>
                <c:formatCode>General</c:formatCode>
                <c:ptCount val="16"/>
                <c:pt idx="4">
                  <c:v>1</c:v>
                </c:pt>
                <c:pt idx="5">
                  <c:v>1</c:v>
                </c:pt>
                <c:pt idx="6">
                  <c:v>1</c:v>
                </c:pt>
              </c:numCache>
            </c:numRef>
          </c:val>
          <c:smooth val="0"/>
          <c:extLst>
            <c:ext xmlns:c16="http://schemas.microsoft.com/office/drawing/2014/chart" uri="{C3380CC4-5D6E-409C-BE32-E72D297353CC}">
              <c16:uniqueId val="{00000003-2D65-48BF-9D9E-EE1B30EAD530}"/>
            </c:ext>
          </c:extLst>
        </c:ser>
        <c:ser>
          <c:idx val="2"/>
          <c:order val="1"/>
          <c:tx>
            <c:strRef>
              <c:f>Sheet1!$C$1</c:f>
              <c:strCache>
                <c:ptCount val="1"/>
                <c:pt idx="0">
                  <c:v>girl 1 life after</c:v>
                </c:pt>
              </c:strCache>
            </c:strRef>
          </c:tx>
          <c:spPr>
            <a:ln w="28575" cap="rnd">
              <a:solidFill>
                <a:schemeClr val="bg2">
                  <a:lumMod val="25000"/>
                </a:schemeClr>
              </a:solidFill>
              <a:prstDash val="sysDot"/>
              <a:round/>
            </a:ln>
            <a:effectLst/>
          </c:spPr>
          <c:marker>
            <c:symbol val="none"/>
          </c:marker>
          <c:cat>
            <c:numRef>
              <c:f>Sheet1!$A$2:$A$17</c:f>
              <c:numCache>
                <c:formatCode>General</c:formatCode>
                <c:ptCount val="16"/>
                <c:pt idx="0">
                  <c:v>14</c:v>
                </c:pt>
                <c:pt idx="1">
                  <c:v>13</c:v>
                </c:pt>
                <c:pt idx="2">
                  <c:v>12</c:v>
                </c:pt>
                <c:pt idx="3">
                  <c:v>11</c:v>
                </c:pt>
                <c:pt idx="4">
                  <c:v>10</c:v>
                </c:pt>
                <c:pt idx="5">
                  <c:v>9</c:v>
                </c:pt>
                <c:pt idx="6">
                  <c:v>8</c:v>
                </c:pt>
                <c:pt idx="7">
                  <c:v>7</c:v>
                </c:pt>
                <c:pt idx="8">
                  <c:v>6</c:v>
                </c:pt>
                <c:pt idx="9">
                  <c:v>5</c:v>
                </c:pt>
                <c:pt idx="10">
                  <c:v>4</c:v>
                </c:pt>
                <c:pt idx="11">
                  <c:v>3</c:v>
                </c:pt>
                <c:pt idx="12">
                  <c:v>2</c:v>
                </c:pt>
                <c:pt idx="13">
                  <c:v>1</c:v>
                </c:pt>
              </c:numCache>
            </c:numRef>
          </c:cat>
          <c:val>
            <c:numRef>
              <c:f>Sheet1!$C$2:$C$17</c:f>
              <c:numCache>
                <c:formatCode>General</c:formatCode>
                <c:ptCount val="16"/>
                <c:pt idx="6">
                  <c:v>1</c:v>
                </c:pt>
                <c:pt idx="7">
                  <c:v>1</c:v>
                </c:pt>
                <c:pt idx="8">
                  <c:v>1</c:v>
                </c:pt>
                <c:pt idx="9">
                  <c:v>1</c:v>
                </c:pt>
                <c:pt idx="10">
                  <c:v>1</c:v>
                </c:pt>
                <c:pt idx="11">
                  <c:v>1</c:v>
                </c:pt>
                <c:pt idx="12">
                  <c:v>1</c:v>
                </c:pt>
                <c:pt idx="13">
                  <c:v>1</c:v>
                </c:pt>
                <c:pt idx="14">
                  <c:v>1</c:v>
                </c:pt>
              </c:numCache>
            </c:numRef>
          </c:val>
          <c:smooth val="0"/>
          <c:extLst>
            <c:ext xmlns:c16="http://schemas.microsoft.com/office/drawing/2014/chart" uri="{C3380CC4-5D6E-409C-BE32-E72D297353CC}">
              <c16:uniqueId val="{00000004-2D65-48BF-9D9E-EE1B30EAD530}"/>
            </c:ext>
          </c:extLst>
        </c:ser>
        <c:ser>
          <c:idx val="3"/>
          <c:order val="2"/>
          <c:tx>
            <c:strRef>
              <c:f>Sheet1!$D$1</c:f>
              <c:strCache>
                <c:ptCount val="1"/>
                <c:pt idx="0">
                  <c:v>girl 1 event</c:v>
                </c:pt>
              </c:strCache>
            </c:strRef>
          </c:tx>
          <c:spPr>
            <a:ln w="28575" cap="rnd">
              <a:solidFill>
                <a:schemeClr val="bg2">
                  <a:lumMod val="25000"/>
                </a:schemeClr>
              </a:solidFill>
              <a:round/>
            </a:ln>
            <a:effectLst/>
          </c:spPr>
          <c:marker>
            <c:symbol val="circle"/>
            <c:size val="11"/>
            <c:spPr>
              <a:solidFill>
                <a:schemeClr val="bg1"/>
              </a:solidFill>
              <a:ln w="9525">
                <a:solidFill>
                  <a:schemeClr val="accent4"/>
                </a:solidFill>
              </a:ln>
              <a:effectLst/>
            </c:spPr>
          </c:marker>
          <c:dPt>
            <c:idx val="4"/>
            <c:marker>
              <c:symbol val="circle"/>
              <c:size val="14"/>
              <c:spPr>
                <a:solidFill>
                  <a:srgbClr val="00B050"/>
                </a:solidFill>
                <a:ln w="9525">
                  <a:noFill/>
                </a:ln>
                <a:effectLst/>
              </c:spPr>
            </c:marker>
            <c:bubble3D val="0"/>
            <c:extLst>
              <c:ext xmlns:c16="http://schemas.microsoft.com/office/drawing/2014/chart" uri="{C3380CC4-5D6E-409C-BE32-E72D297353CC}">
                <c16:uniqueId val="{00000005-2D65-48BF-9D9E-EE1B30EAD530}"/>
              </c:ext>
            </c:extLst>
          </c:dPt>
          <c:dPt>
            <c:idx val="6"/>
            <c:marker>
              <c:symbol val="circle"/>
              <c:size val="11"/>
              <c:spPr>
                <a:solidFill>
                  <a:srgbClr val="FF0000"/>
                </a:solidFill>
                <a:ln w="9525">
                  <a:noFill/>
                </a:ln>
                <a:effectLst/>
              </c:spPr>
            </c:marker>
            <c:bubble3D val="0"/>
            <c:spPr>
              <a:ln w="28575" cap="rnd">
                <a:noFill/>
                <a:round/>
              </a:ln>
              <a:effectLst/>
            </c:spPr>
            <c:extLst>
              <c:ext xmlns:c16="http://schemas.microsoft.com/office/drawing/2014/chart" uri="{C3380CC4-5D6E-409C-BE32-E72D297353CC}">
                <c16:uniqueId val="{00000007-2D65-48BF-9D9E-EE1B30EAD530}"/>
              </c:ext>
            </c:extLst>
          </c:dPt>
          <c:dLbls>
            <c:dLbl>
              <c:idx val="4"/>
              <c:layout>
                <c:manualLayout>
                  <c:x val="-0.11400181106088668"/>
                  <c:y val="-6.4029288767838352E-3"/>
                </c:manualLayout>
              </c:layout>
              <c:tx>
                <c:rich>
                  <a:bodyPr/>
                  <a:lstStyle/>
                  <a:p>
                    <a:r>
                      <a:rPr lang="en-US"/>
                      <a:t>Birth</a:t>
                    </a:r>
                  </a:p>
                </c:rich>
              </c:tx>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2D65-48BF-9D9E-EE1B30EAD530}"/>
                </c:ext>
              </c:extLst>
            </c:dLbl>
            <c:dLbl>
              <c:idx val="6"/>
              <c:layout>
                <c:manualLayout>
                  <c:x val="-0.10630933655171197"/>
                  <c:y val="9.2185004501437656E-2"/>
                </c:manualLayout>
              </c:layout>
              <c:tx>
                <c:rich>
                  <a:bodyPr/>
                  <a:lstStyle/>
                  <a:p>
                    <a:r>
                      <a:rPr lang="en-US"/>
                      <a:t>Girl experienced FGM</a:t>
                    </a:r>
                  </a:p>
                </c:rich>
              </c:tx>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2D65-48BF-9D9E-EE1B30EAD530}"/>
                </c:ext>
              </c:extLst>
            </c:dLbl>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Sheet1!$A$2:$A$17</c:f>
              <c:numCache>
                <c:formatCode>General</c:formatCode>
                <c:ptCount val="16"/>
                <c:pt idx="0">
                  <c:v>14</c:v>
                </c:pt>
                <c:pt idx="1">
                  <c:v>13</c:v>
                </c:pt>
                <c:pt idx="2">
                  <c:v>12</c:v>
                </c:pt>
                <c:pt idx="3">
                  <c:v>11</c:v>
                </c:pt>
                <c:pt idx="4">
                  <c:v>10</c:v>
                </c:pt>
                <c:pt idx="5">
                  <c:v>9</c:v>
                </c:pt>
                <c:pt idx="6">
                  <c:v>8</c:v>
                </c:pt>
                <c:pt idx="7">
                  <c:v>7</c:v>
                </c:pt>
                <c:pt idx="8">
                  <c:v>6</c:v>
                </c:pt>
                <c:pt idx="9">
                  <c:v>5</c:v>
                </c:pt>
                <c:pt idx="10">
                  <c:v>4</c:v>
                </c:pt>
                <c:pt idx="11">
                  <c:v>3</c:v>
                </c:pt>
                <c:pt idx="12">
                  <c:v>2</c:v>
                </c:pt>
                <c:pt idx="13">
                  <c:v>1</c:v>
                </c:pt>
              </c:numCache>
            </c:numRef>
          </c:cat>
          <c:val>
            <c:numRef>
              <c:f>Sheet1!$D$2:$D$17</c:f>
              <c:numCache>
                <c:formatCode>General</c:formatCode>
                <c:ptCount val="16"/>
                <c:pt idx="4">
                  <c:v>1</c:v>
                </c:pt>
                <c:pt idx="6">
                  <c:v>1</c:v>
                </c:pt>
              </c:numCache>
            </c:numRef>
          </c:val>
          <c:smooth val="0"/>
          <c:extLst>
            <c:ext xmlns:c16="http://schemas.microsoft.com/office/drawing/2014/chart" uri="{C3380CC4-5D6E-409C-BE32-E72D297353CC}">
              <c16:uniqueId val="{00000008-2D65-48BF-9D9E-EE1B30EAD530}"/>
            </c:ext>
          </c:extLst>
        </c:ser>
        <c:ser>
          <c:idx val="4"/>
          <c:order val="3"/>
          <c:tx>
            <c:strRef>
              <c:f>Sheet1!$E$1</c:f>
              <c:strCache>
                <c:ptCount val="1"/>
                <c:pt idx="0">
                  <c:v>girl 2 life</c:v>
                </c:pt>
              </c:strCache>
            </c:strRef>
          </c:tx>
          <c:spPr>
            <a:ln w="28575" cap="rnd">
              <a:solidFill>
                <a:schemeClr val="bg2">
                  <a:lumMod val="25000"/>
                </a:schemeClr>
              </a:solidFill>
              <a:round/>
            </a:ln>
            <a:effectLst/>
          </c:spPr>
          <c:marker>
            <c:symbol val="none"/>
          </c:marker>
          <c:cat>
            <c:numRef>
              <c:f>Sheet1!$A$2:$A$17</c:f>
              <c:numCache>
                <c:formatCode>General</c:formatCode>
                <c:ptCount val="16"/>
                <c:pt idx="0">
                  <c:v>14</c:v>
                </c:pt>
                <c:pt idx="1">
                  <c:v>13</c:v>
                </c:pt>
                <c:pt idx="2">
                  <c:v>12</c:v>
                </c:pt>
                <c:pt idx="3">
                  <c:v>11</c:v>
                </c:pt>
                <c:pt idx="4">
                  <c:v>10</c:v>
                </c:pt>
                <c:pt idx="5">
                  <c:v>9</c:v>
                </c:pt>
                <c:pt idx="6">
                  <c:v>8</c:v>
                </c:pt>
                <c:pt idx="7">
                  <c:v>7</c:v>
                </c:pt>
                <c:pt idx="8">
                  <c:v>6</c:v>
                </c:pt>
                <c:pt idx="9">
                  <c:v>5</c:v>
                </c:pt>
                <c:pt idx="10">
                  <c:v>4</c:v>
                </c:pt>
                <c:pt idx="11">
                  <c:v>3</c:v>
                </c:pt>
                <c:pt idx="12">
                  <c:v>2</c:v>
                </c:pt>
                <c:pt idx="13">
                  <c:v>1</c:v>
                </c:pt>
              </c:numCache>
            </c:numRef>
          </c:cat>
          <c:val>
            <c:numRef>
              <c:f>Sheet1!$E$2:$E$17</c:f>
              <c:numCache>
                <c:formatCode>General</c:formatCode>
                <c:ptCount val="16"/>
                <c:pt idx="6">
                  <c:v>2</c:v>
                </c:pt>
                <c:pt idx="7">
                  <c:v>2</c:v>
                </c:pt>
                <c:pt idx="8">
                  <c:v>2</c:v>
                </c:pt>
                <c:pt idx="9">
                  <c:v>2</c:v>
                </c:pt>
                <c:pt idx="10">
                  <c:v>2</c:v>
                </c:pt>
                <c:pt idx="11">
                  <c:v>2</c:v>
                </c:pt>
                <c:pt idx="12">
                  <c:v>2</c:v>
                </c:pt>
                <c:pt idx="13">
                  <c:v>2</c:v>
                </c:pt>
                <c:pt idx="14">
                  <c:v>2</c:v>
                </c:pt>
              </c:numCache>
            </c:numRef>
          </c:val>
          <c:smooth val="0"/>
          <c:extLst>
            <c:ext xmlns:c16="http://schemas.microsoft.com/office/drawing/2014/chart" uri="{C3380CC4-5D6E-409C-BE32-E72D297353CC}">
              <c16:uniqueId val="{00000009-2D65-48BF-9D9E-EE1B30EAD530}"/>
            </c:ext>
          </c:extLst>
        </c:ser>
        <c:ser>
          <c:idx val="5"/>
          <c:order val="4"/>
          <c:tx>
            <c:strRef>
              <c:f>Sheet1!$F$1</c:f>
              <c:strCache>
                <c:ptCount val="1"/>
                <c:pt idx="0">
                  <c:v>grils 2 events</c:v>
                </c:pt>
              </c:strCache>
            </c:strRef>
          </c:tx>
          <c:spPr>
            <a:ln w="28575" cap="rnd">
              <a:solidFill>
                <a:schemeClr val="accent6"/>
              </a:solidFill>
              <a:round/>
            </a:ln>
            <a:effectLst/>
          </c:spPr>
          <c:marker>
            <c:symbol val="circle"/>
            <c:size val="12"/>
            <c:spPr>
              <a:solidFill>
                <a:srgbClr val="00B050"/>
              </a:solidFill>
              <a:ln w="9525">
                <a:noFill/>
              </a:ln>
              <a:effectLst/>
            </c:spPr>
          </c:marker>
          <c:dLbls>
            <c:dLbl>
              <c:idx val="6"/>
              <c:layout>
                <c:manualLayout>
                  <c:x val="-0.14650988816885349"/>
                  <c:y val="-1.9495114475734158E-2"/>
                </c:manualLayout>
              </c:layout>
              <c:tx>
                <c:rich>
                  <a:bodyPr/>
                  <a:lstStyle/>
                  <a:p>
                    <a:r>
                      <a:rPr lang="en-US"/>
                      <a:t>Birth</a:t>
                    </a:r>
                  </a:p>
                </c:rich>
              </c:tx>
              <c:showLegendKey val="0"/>
              <c:showVal val="1"/>
              <c:showCatName val="0"/>
              <c:showSerName val="0"/>
              <c:showPercent val="0"/>
              <c:showBubbleSize val="0"/>
              <c:extLst>
                <c:ext xmlns:c15="http://schemas.microsoft.com/office/drawing/2012/chart" uri="{CE6537A1-D6FC-4f65-9D91-7224C49458BB}">
                  <c15:layout>
                    <c:manualLayout>
                      <c:w val="9.2475526456022139E-2"/>
                      <c:h val="6.5522094005066145E-2"/>
                    </c:manualLayout>
                  </c15:layout>
                </c:ext>
                <c:ext xmlns:c16="http://schemas.microsoft.com/office/drawing/2014/chart" uri="{C3380CC4-5D6E-409C-BE32-E72D297353CC}">
                  <c16:uniqueId val="{0000000A-2D65-48BF-9D9E-EE1B30EAD530}"/>
                </c:ext>
              </c:extLst>
            </c:dLbl>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Sheet1!$A$2:$A$17</c:f>
              <c:numCache>
                <c:formatCode>General</c:formatCode>
                <c:ptCount val="16"/>
                <c:pt idx="0">
                  <c:v>14</c:v>
                </c:pt>
                <c:pt idx="1">
                  <c:v>13</c:v>
                </c:pt>
                <c:pt idx="2">
                  <c:v>12</c:v>
                </c:pt>
                <c:pt idx="3">
                  <c:v>11</c:v>
                </c:pt>
                <c:pt idx="4">
                  <c:v>10</c:v>
                </c:pt>
                <c:pt idx="5">
                  <c:v>9</c:v>
                </c:pt>
                <c:pt idx="6">
                  <c:v>8</c:v>
                </c:pt>
                <c:pt idx="7">
                  <c:v>7</c:v>
                </c:pt>
                <c:pt idx="8">
                  <c:v>6</c:v>
                </c:pt>
                <c:pt idx="9">
                  <c:v>5</c:v>
                </c:pt>
                <c:pt idx="10">
                  <c:v>4</c:v>
                </c:pt>
                <c:pt idx="11">
                  <c:v>3</c:v>
                </c:pt>
                <c:pt idx="12">
                  <c:v>2</c:v>
                </c:pt>
                <c:pt idx="13">
                  <c:v>1</c:v>
                </c:pt>
              </c:numCache>
            </c:numRef>
          </c:cat>
          <c:val>
            <c:numRef>
              <c:f>Sheet1!$F$2:$F$17</c:f>
              <c:numCache>
                <c:formatCode>General</c:formatCode>
                <c:ptCount val="16"/>
                <c:pt idx="6">
                  <c:v>2</c:v>
                </c:pt>
              </c:numCache>
            </c:numRef>
          </c:val>
          <c:smooth val="0"/>
          <c:extLst>
            <c:ext xmlns:c16="http://schemas.microsoft.com/office/drawing/2014/chart" uri="{C3380CC4-5D6E-409C-BE32-E72D297353CC}">
              <c16:uniqueId val="{0000000B-2D65-48BF-9D9E-EE1B30EAD530}"/>
            </c:ext>
          </c:extLst>
        </c:ser>
        <c:ser>
          <c:idx val="6"/>
          <c:order val="5"/>
          <c:tx>
            <c:strRef>
              <c:f>Sheet1!$G$1</c:f>
              <c:strCache>
                <c:ptCount val="1"/>
                <c:pt idx="0">
                  <c:v>girl 3</c:v>
                </c:pt>
              </c:strCache>
            </c:strRef>
          </c:tx>
          <c:spPr>
            <a:ln w="28575" cap="rnd">
              <a:solidFill>
                <a:schemeClr val="bg2">
                  <a:lumMod val="25000"/>
                </a:schemeClr>
              </a:solidFill>
              <a:round/>
            </a:ln>
            <a:effectLst/>
          </c:spPr>
          <c:marker>
            <c:symbol val="none"/>
          </c:marker>
          <c:cat>
            <c:numRef>
              <c:f>Sheet1!$A$2:$A$17</c:f>
              <c:numCache>
                <c:formatCode>General</c:formatCode>
                <c:ptCount val="16"/>
                <c:pt idx="0">
                  <c:v>14</c:v>
                </c:pt>
                <c:pt idx="1">
                  <c:v>13</c:v>
                </c:pt>
                <c:pt idx="2">
                  <c:v>12</c:v>
                </c:pt>
                <c:pt idx="3">
                  <c:v>11</c:v>
                </c:pt>
                <c:pt idx="4">
                  <c:v>10</c:v>
                </c:pt>
                <c:pt idx="5">
                  <c:v>9</c:v>
                </c:pt>
                <c:pt idx="6">
                  <c:v>8</c:v>
                </c:pt>
                <c:pt idx="7">
                  <c:v>7</c:v>
                </c:pt>
                <c:pt idx="8">
                  <c:v>6</c:v>
                </c:pt>
                <c:pt idx="9">
                  <c:v>5</c:v>
                </c:pt>
                <c:pt idx="10">
                  <c:v>4</c:v>
                </c:pt>
                <c:pt idx="11">
                  <c:v>3</c:v>
                </c:pt>
                <c:pt idx="12">
                  <c:v>2</c:v>
                </c:pt>
                <c:pt idx="13">
                  <c:v>1</c:v>
                </c:pt>
              </c:numCache>
            </c:numRef>
          </c:cat>
          <c:val>
            <c:numRef>
              <c:f>Sheet1!$G$2:$G$17</c:f>
              <c:numCache>
                <c:formatCode>General</c:formatCode>
                <c:ptCount val="16"/>
                <c:pt idx="0">
                  <c:v>3</c:v>
                </c:pt>
                <c:pt idx="1">
                  <c:v>3</c:v>
                </c:pt>
                <c:pt idx="2">
                  <c:v>3</c:v>
                </c:pt>
                <c:pt idx="3">
                  <c:v>3</c:v>
                </c:pt>
                <c:pt idx="4">
                  <c:v>3</c:v>
                </c:pt>
                <c:pt idx="5">
                  <c:v>3</c:v>
                </c:pt>
                <c:pt idx="6">
                  <c:v>3</c:v>
                </c:pt>
                <c:pt idx="7">
                  <c:v>3</c:v>
                </c:pt>
                <c:pt idx="8">
                  <c:v>3</c:v>
                </c:pt>
                <c:pt idx="9">
                  <c:v>3</c:v>
                </c:pt>
                <c:pt idx="10">
                  <c:v>3</c:v>
                </c:pt>
                <c:pt idx="11">
                  <c:v>3</c:v>
                </c:pt>
                <c:pt idx="12">
                  <c:v>3</c:v>
                </c:pt>
                <c:pt idx="13">
                  <c:v>3</c:v>
                </c:pt>
                <c:pt idx="14">
                  <c:v>3</c:v>
                </c:pt>
              </c:numCache>
            </c:numRef>
          </c:val>
          <c:smooth val="0"/>
          <c:extLst>
            <c:ext xmlns:c16="http://schemas.microsoft.com/office/drawing/2014/chart" uri="{C3380CC4-5D6E-409C-BE32-E72D297353CC}">
              <c16:uniqueId val="{0000000C-2D65-48BF-9D9E-EE1B30EAD530}"/>
            </c:ext>
          </c:extLst>
        </c:ser>
        <c:ser>
          <c:idx val="0"/>
          <c:order val="6"/>
          <c:tx>
            <c:strRef>
              <c:f>Sheet1!$H$1</c:f>
              <c:strCache>
                <c:ptCount val="1"/>
                <c:pt idx="0">
                  <c:v>girl 3 event</c:v>
                </c:pt>
              </c:strCache>
            </c:strRef>
          </c:tx>
          <c:spPr>
            <a:ln w="28575" cap="rnd">
              <a:solidFill>
                <a:schemeClr val="accent1"/>
              </a:solidFill>
              <a:round/>
            </a:ln>
            <a:effectLst/>
          </c:spPr>
          <c:marker>
            <c:symbol val="circle"/>
            <c:size val="12"/>
            <c:spPr>
              <a:solidFill>
                <a:srgbClr val="00B050"/>
              </a:solidFill>
              <a:ln w="9525">
                <a:noFill/>
              </a:ln>
              <a:effectLst/>
            </c:spPr>
          </c:marker>
          <c:dLbls>
            <c:dLbl>
              <c:idx val="0"/>
              <c:layout>
                <c:manualLayout>
                  <c:x val="-0.1006008921151775"/>
                  <c:y val="-4.0668748379432892E-3"/>
                </c:manualLayout>
              </c:layout>
              <c:tx>
                <c:rich>
                  <a:bodyPr/>
                  <a:lstStyle/>
                  <a:p>
                    <a:r>
                      <a:rPr lang="en-US"/>
                      <a:t>Birth</a:t>
                    </a:r>
                  </a:p>
                </c:rich>
              </c:tx>
              <c:showLegendKey val="0"/>
              <c:showVal val="1"/>
              <c:showCatName val="0"/>
              <c:showSerName val="0"/>
              <c:showPercent val="0"/>
              <c:showBubbleSize val="0"/>
              <c:extLst>
                <c:ext xmlns:c15="http://schemas.microsoft.com/office/drawing/2012/chart" uri="{CE6537A1-D6FC-4f65-9D91-7224C49458BB}">
                  <c15:layout>
                    <c:manualLayout>
                      <c:w val="6.6149011548883099E-2"/>
                      <c:h val="7.3165175758887757E-2"/>
                    </c:manualLayout>
                  </c15:layout>
                </c:ext>
                <c:ext xmlns:c16="http://schemas.microsoft.com/office/drawing/2014/chart" uri="{C3380CC4-5D6E-409C-BE32-E72D297353CC}">
                  <c16:uniqueId val="{0000000D-2D65-48BF-9D9E-EE1B30EAD530}"/>
                </c:ext>
              </c:extLst>
            </c:dLbl>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Sheet1!$A$2:$A$17</c:f>
              <c:numCache>
                <c:formatCode>General</c:formatCode>
                <c:ptCount val="16"/>
                <c:pt idx="0">
                  <c:v>14</c:v>
                </c:pt>
                <c:pt idx="1">
                  <c:v>13</c:v>
                </c:pt>
                <c:pt idx="2">
                  <c:v>12</c:v>
                </c:pt>
                <c:pt idx="3">
                  <c:v>11</c:v>
                </c:pt>
                <c:pt idx="4">
                  <c:v>10</c:v>
                </c:pt>
                <c:pt idx="5">
                  <c:v>9</c:v>
                </c:pt>
                <c:pt idx="6">
                  <c:v>8</c:v>
                </c:pt>
                <c:pt idx="7">
                  <c:v>7</c:v>
                </c:pt>
                <c:pt idx="8">
                  <c:v>6</c:v>
                </c:pt>
                <c:pt idx="9">
                  <c:v>5</c:v>
                </c:pt>
                <c:pt idx="10">
                  <c:v>4</c:v>
                </c:pt>
                <c:pt idx="11">
                  <c:v>3</c:v>
                </c:pt>
                <c:pt idx="12">
                  <c:v>2</c:v>
                </c:pt>
                <c:pt idx="13">
                  <c:v>1</c:v>
                </c:pt>
              </c:numCache>
            </c:numRef>
          </c:cat>
          <c:val>
            <c:numRef>
              <c:f>Sheet1!$H$2:$H$17</c:f>
              <c:numCache>
                <c:formatCode>General</c:formatCode>
                <c:ptCount val="16"/>
                <c:pt idx="0">
                  <c:v>3</c:v>
                </c:pt>
              </c:numCache>
            </c:numRef>
          </c:val>
          <c:smooth val="0"/>
          <c:extLst>
            <c:ext xmlns:c16="http://schemas.microsoft.com/office/drawing/2014/chart" uri="{C3380CC4-5D6E-409C-BE32-E72D297353CC}">
              <c16:uniqueId val="{0000000E-2D65-48BF-9D9E-EE1B30EAD530}"/>
            </c:ext>
          </c:extLst>
        </c:ser>
        <c:dLbls>
          <c:showLegendKey val="0"/>
          <c:showVal val="0"/>
          <c:showCatName val="0"/>
          <c:showSerName val="0"/>
          <c:showPercent val="0"/>
          <c:showBubbleSize val="0"/>
        </c:dLbls>
        <c:marker val="1"/>
        <c:smooth val="0"/>
        <c:axId val="-1544426240"/>
        <c:axId val="-1544425152"/>
      </c:lineChart>
      <c:catAx>
        <c:axId val="-154442624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Years prior to latest household survey</a:t>
                </a:r>
              </a:p>
            </c:rich>
          </c:tx>
          <c:layout>
            <c:manualLayout>
              <c:xMode val="edge"/>
              <c:yMode val="edge"/>
              <c:x val="0.32682065652820369"/>
              <c:y val="0.92007958229820208"/>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crossAx val="-1544425152"/>
        <c:crosses val="autoZero"/>
        <c:auto val="1"/>
        <c:lblAlgn val="ctr"/>
        <c:lblOffset val="100"/>
        <c:noMultiLvlLbl val="0"/>
      </c:catAx>
      <c:valAx>
        <c:axId val="-1544425152"/>
        <c:scaling>
          <c:orientation val="minMax"/>
          <c:max val="4"/>
        </c:scaling>
        <c:delete val="1"/>
        <c:axPos val="l"/>
        <c:numFmt formatCode="General" sourceLinked="1"/>
        <c:majorTickMark val="none"/>
        <c:minorTickMark val="none"/>
        <c:tickLblPos val="nextTo"/>
        <c:crossAx val="-1544426240"/>
        <c:crosses val="autoZero"/>
        <c:crossBetween val="between"/>
        <c:majorUnit val="1"/>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sz="1000"/>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100" b="1" i="0" u="none" strike="noStrike" kern="1200" spc="0" baseline="0">
                <a:solidFill>
                  <a:sysClr val="windowText" lastClr="000000"/>
                </a:solidFill>
                <a:latin typeface="+mj-lt"/>
                <a:ea typeface="+mn-ea"/>
                <a:cs typeface="+mn-cs"/>
              </a:defRPr>
            </a:pPr>
            <a:r>
              <a:rPr lang="en-US" sz="1100" b="1">
                <a:solidFill>
                  <a:sysClr val="windowText" lastClr="000000"/>
                </a:solidFill>
                <a:latin typeface="+mj-lt"/>
              </a:rPr>
              <a:t>Reordered events</a:t>
            </a:r>
          </a:p>
        </c:rich>
      </c:tx>
      <c:layout>
        <c:manualLayout>
          <c:xMode val="edge"/>
          <c:yMode val="edge"/>
          <c:x val="0.38745821289482563"/>
          <c:y val="4.7719087197433653E-2"/>
        </c:manualLayout>
      </c:layout>
      <c:overlay val="0"/>
      <c:spPr>
        <a:noFill/>
        <a:ln>
          <a:noFill/>
        </a:ln>
        <a:effectLst/>
      </c:spPr>
      <c:txPr>
        <a:bodyPr rot="0" spcFirstLastPara="1" vertOverflow="ellipsis" vert="horz" wrap="square" anchor="ctr" anchorCtr="1"/>
        <a:lstStyle/>
        <a:p>
          <a:pPr>
            <a:defRPr sz="1100" b="1" i="0" u="none" strike="noStrike" kern="1200" spc="0" baseline="0">
              <a:solidFill>
                <a:sysClr val="windowText" lastClr="000000"/>
              </a:solidFill>
              <a:latin typeface="+mj-lt"/>
              <a:ea typeface="+mn-ea"/>
              <a:cs typeface="+mn-cs"/>
            </a:defRPr>
          </a:pPr>
          <a:endParaRPr lang="en-US"/>
        </a:p>
      </c:txPr>
    </c:title>
    <c:autoTitleDeleted val="0"/>
    <c:plotArea>
      <c:layout>
        <c:manualLayout>
          <c:layoutTarget val="inner"/>
          <c:xMode val="edge"/>
          <c:yMode val="edge"/>
          <c:x val="0.13735612397302174"/>
          <c:y val="0.15146252551764364"/>
          <c:w val="0.72384060372597392"/>
          <c:h val="0.68009711156332753"/>
        </c:manualLayout>
      </c:layout>
      <c:barChart>
        <c:barDir val="col"/>
        <c:grouping val="clustered"/>
        <c:varyColors val="0"/>
        <c:ser>
          <c:idx val="7"/>
          <c:order val="7"/>
          <c:tx>
            <c:strRef>
              <c:f>Sheet1!$I$19</c:f>
              <c:strCache>
                <c:ptCount val="1"/>
                <c:pt idx="0">
                  <c:v>Column survey</c:v>
                </c:pt>
              </c:strCache>
            </c:strRef>
          </c:tx>
          <c:spPr>
            <a:solidFill>
              <a:schemeClr val="tx1">
                <a:lumMod val="65000"/>
                <a:lumOff val="35000"/>
              </a:schemeClr>
            </a:solidFill>
            <a:ln w="34925">
              <a:solidFill>
                <a:schemeClr val="accent1"/>
              </a:solidFill>
            </a:ln>
            <a:effectLst/>
          </c:spPr>
          <c:invertIfNegative val="0"/>
          <c:dLbls>
            <c:dLbl>
              <c:idx val="14"/>
              <c:layout>
                <c:manualLayout>
                  <c:x val="2.5132864211413496E-2"/>
                  <c:y val="0.36809364975211434"/>
                </c:manualLayout>
              </c:layout>
              <c:tx>
                <c:rich>
                  <a:bodyPr rot="-5400000" spcFirstLastPara="1" vertOverflow="ellipsis" wrap="square" anchor="ctr" anchorCtr="1"/>
                  <a:lstStyle/>
                  <a:p>
                    <a:pPr>
                      <a:defRPr sz="1000" b="1" i="0" u="none" strike="noStrike" kern="1200" baseline="0">
                        <a:solidFill>
                          <a:schemeClr val="tx1">
                            <a:lumMod val="75000"/>
                            <a:lumOff val="25000"/>
                          </a:schemeClr>
                        </a:solidFill>
                        <a:latin typeface="+mn-lt"/>
                        <a:ea typeface="+mn-ea"/>
                        <a:cs typeface="+mn-cs"/>
                      </a:defRPr>
                    </a:pPr>
                    <a:r>
                      <a:rPr lang="en-US" b="1"/>
                      <a:t>End of study</a:t>
                    </a:r>
                  </a:p>
                </c:rich>
              </c:tx>
              <c:spPr>
                <a:noFill/>
                <a:ln>
                  <a:noFill/>
                </a:ln>
                <a:effectLst/>
              </c:spPr>
              <c:txPr>
                <a:bodyPr rot="-5400000" spcFirstLastPara="1" vertOverflow="ellipsis" wrap="square" anchor="ctr" anchorCtr="1"/>
                <a:lstStyle/>
                <a:p>
                  <a:pPr>
                    <a:defRPr sz="1000" b="1"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0"/>
              <c:showBubbleSize val="0"/>
              <c:extLst>
                <c:ext xmlns:c15="http://schemas.microsoft.com/office/drawing/2012/chart" uri="{CE6537A1-D6FC-4f65-9D91-7224C49458BB}">
                  <c15:layout>
                    <c:manualLayout>
                      <c:w val="0.18221294583787986"/>
                      <c:h val="0.10600500207161584"/>
                    </c:manualLayout>
                  </c15:layout>
                </c:ext>
                <c:ext xmlns:c16="http://schemas.microsoft.com/office/drawing/2014/chart" uri="{C3380CC4-5D6E-409C-BE32-E72D297353CC}">
                  <c16:uniqueId val="{00000000-BE87-43FF-A359-68B6564E3C09}"/>
                </c:ext>
              </c:extLst>
            </c:dLbl>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1"/>
            <c:showSerName val="0"/>
            <c:showPercent val="0"/>
            <c:showBubbleSize val="0"/>
            <c:showLeaderLines val="0"/>
            <c:extLst>
              <c:ext xmlns:c15="http://schemas.microsoft.com/office/drawing/2012/chart" uri="{CE6537A1-D6FC-4f65-9D91-7224C49458BB}">
                <c15:showLeaderLines val="0"/>
              </c:ext>
            </c:extLst>
          </c:dLbls>
          <c:cat>
            <c:numRef>
              <c:f>Sheet1!$A$20:$A$34</c:f>
              <c:numCache>
                <c:formatCode>General</c:formatCode>
                <c:ptCount val="15"/>
                <c:pt idx="1">
                  <c:v>1</c:v>
                </c:pt>
                <c:pt idx="2">
                  <c:v>2</c:v>
                </c:pt>
                <c:pt idx="3">
                  <c:v>3</c:v>
                </c:pt>
                <c:pt idx="4">
                  <c:v>4</c:v>
                </c:pt>
                <c:pt idx="5">
                  <c:v>5</c:v>
                </c:pt>
                <c:pt idx="6">
                  <c:v>6</c:v>
                </c:pt>
                <c:pt idx="7">
                  <c:v>7</c:v>
                </c:pt>
                <c:pt idx="8">
                  <c:v>8</c:v>
                </c:pt>
                <c:pt idx="9">
                  <c:v>9</c:v>
                </c:pt>
                <c:pt idx="10">
                  <c:v>10</c:v>
                </c:pt>
                <c:pt idx="11">
                  <c:v>11</c:v>
                </c:pt>
                <c:pt idx="12">
                  <c:v>12</c:v>
                </c:pt>
                <c:pt idx="13">
                  <c:v>13</c:v>
                </c:pt>
                <c:pt idx="14">
                  <c:v>14</c:v>
                </c:pt>
              </c:numCache>
            </c:numRef>
          </c:cat>
          <c:val>
            <c:numRef>
              <c:f>Sheet1!$I$20:$I$34</c:f>
              <c:numCache>
                <c:formatCode>General</c:formatCode>
                <c:ptCount val="15"/>
                <c:pt idx="14">
                  <c:v>3.6</c:v>
                </c:pt>
              </c:numCache>
            </c:numRef>
          </c:val>
          <c:extLst>
            <c:ext xmlns:c16="http://schemas.microsoft.com/office/drawing/2014/chart" uri="{C3380CC4-5D6E-409C-BE32-E72D297353CC}">
              <c16:uniqueId val="{00000001-BE87-43FF-A359-68B6564E3C09}"/>
            </c:ext>
          </c:extLst>
        </c:ser>
        <c:dLbls>
          <c:showLegendKey val="0"/>
          <c:showVal val="0"/>
          <c:showCatName val="0"/>
          <c:showSerName val="0"/>
          <c:showPercent val="0"/>
          <c:showBubbleSize val="0"/>
        </c:dLbls>
        <c:gapWidth val="500"/>
        <c:overlap val="100"/>
        <c:axId val="-1544428960"/>
        <c:axId val="-1544421344"/>
      </c:barChart>
      <c:lineChart>
        <c:grouping val="standard"/>
        <c:varyColors val="0"/>
        <c:ser>
          <c:idx val="1"/>
          <c:order val="0"/>
          <c:tx>
            <c:strRef>
              <c:f>Sheet1!$B$19</c:f>
              <c:strCache>
                <c:ptCount val="1"/>
                <c:pt idx="0">
                  <c:v>girl 1 life</c:v>
                </c:pt>
              </c:strCache>
            </c:strRef>
          </c:tx>
          <c:spPr>
            <a:ln w="28575" cap="rnd">
              <a:solidFill>
                <a:schemeClr val="tx2">
                  <a:lumMod val="75000"/>
                </a:schemeClr>
              </a:solidFill>
              <a:round/>
            </a:ln>
            <a:effectLst/>
          </c:spPr>
          <c:marker>
            <c:symbol val="none"/>
          </c:marker>
          <c:cat>
            <c:numRef>
              <c:f>Sheet1!$A$20:$A$34</c:f>
              <c:numCache>
                <c:formatCode>General</c:formatCode>
                <c:ptCount val="15"/>
                <c:pt idx="1">
                  <c:v>1</c:v>
                </c:pt>
                <c:pt idx="2">
                  <c:v>2</c:v>
                </c:pt>
                <c:pt idx="3">
                  <c:v>3</c:v>
                </c:pt>
                <c:pt idx="4">
                  <c:v>4</c:v>
                </c:pt>
                <c:pt idx="5">
                  <c:v>5</c:v>
                </c:pt>
                <c:pt idx="6">
                  <c:v>6</c:v>
                </c:pt>
                <c:pt idx="7">
                  <c:v>7</c:v>
                </c:pt>
                <c:pt idx="8">
                  <c:v>8</c:v>
                </c:pt>
                <c:pt idx="9">
                  <c:v>9</c:v>
                </c:pt>
                <c:pt idx="10">
                  <c:v>10</c:v>
                </c:pt>
                <c:pt idx="11">
                  <c:v>11</c:v>
                </c:pt>
                <c:pt idx="12">
                  <c:v>12</c:v>
                </c:pt>
                <c:pt idx="13">
                  <c:v>13</c:v>
                </c:pt>
                <c:pt idx="14">
                  <c:v>14</c:v>
                </c:pt>
              </c:numCache>
            </c:numRef>
          </c:cat>
          <c:val>
            <c:numRef>
              <c:f>Sheet1!$B$20:$B$34</c:f>
              <c:numCache>
                <c:formatCode>General</c:formatCode>
                <c:ptCount val="15"/>
                <c:pt idx="0">
                  <c:v>1</c:v>
                </c:pt>
                <c:pt idx="1">
                  <c:v>1</c:v>
                </c:pt>
                <c:pt idx="2">
                  <c:v>1</c:v>
                </c:pt>
              </c:numCache>
            </c:numRef>
          </c:val>
          <c:smooth val="0"/>
          <c:extLst>
            <c:ext xmlns:c16="http://schemas.microsoft.com/office/drawing/2014/chart" uri="{C3380CC4-5D6E-409C-BE32-E72D297353CC}">
              <c16:uniqueId val="{00000002-BE87-43FF-A359-68B6564E3C09}"/>
            </c:ext>
          </c:extLst>
        </c:ser>
        <c:ser>
          <c:idx val="2"/>
          <c:order val="1"/>
          <c:tx>
            <c:strRef>
              <c:f>Sheet1!$C$19</c:f>
              <c:strCache>
                <c:ptCount val="1"/>
                <c:pt idx="0">
                  <c:v>girl 1 life after</c:v>
                </c:pt>
              </c:strCache>
            </c:strRef>
          </c:tx>
          <c:spPr>
            <a:ln w="28575" cap="rnd">
              <a:solidFill>
                <a:schemeClr val="tx2">
                  <a:lumMod val="75000"/>
                </a:schemeClr>
              </a:solidFill>
              <a:prstDash val="sysDot"/>
              <a:round/>
            </a:ln>
            <a:effectLst/>
          </c:spPr>
          <c:marker>
            <c:symbol val="none"/>
          </c:marker>
          <c:cat>
            <c:numRef>
              <c:f>Sheet1!$A$20:$A$34</c:f>
              <c:numCache>
                <c:formatCode>General</c:formatCode>
                <c:ptCount val="15"/>
                <c:pt idx="1">
                  <c:v>1</c:v>
                </c:pt>
                <c:pt idx="2">
                  <c:v>2</c:v>
                </c:pt>
                <c:pt idx="3">
                  <c:v>3</c:v>
                </c:pt>
                <c:pt idx="4">
                  <c:v>4</c:v>
                </c:pt>
                <c:pt idx="5">
                  <c:v>5</c:v>
                </c:pt>
                <c:pt idx="6">
                  <c:v>6</c:v>
                </c:pt>
                <c:pt idx="7">
                  <c:v>7</c:v>
                </c:pt>
                <c:pt idx="8">
                  <c:v>8</c:v>
                </c:pt>
                <c:pt idx="9">
                  <c:v>9</c:v>
                </c:pt>
                <c:pt idx="10">
                  <c:v>10</c:v>
                </c:pt>
                <c:pt idx="11">
                  <c:v>11</c:v>
                </c:pt>
                <c:pt idx="12">
                  <c:v>12</c:v>
                </c:pt>
                <c:pt idx="13">
                  <c:v>13</c:v>
                </c:pt>
                <c:pt idx="14">
                  <c:v>14</c:v>
                </c:pt>
              </c:numCache>
            </c:numRef>
          </c:cat>
          <c:val>
            <c:numRef>
              <c:f>Sheet1!$C$20:$C$34</c:f>
              <c:numCache>
                <c:formatCode>General</c:formatCode>
                <c:ptCount val="15"/>
                <c:pt idx="2">
                  <c:v>1</c:v>
                </c:pt>
                <c:pt idx="3">
                  <c:v>1</c:v>
                </c:pt>
                <c:pt idx="4">
                  <c:v>1</c:v>
                </c:pt>
                <c:pt idx="5">
                  <c:v>1</c:v>
                </c:pt>
                <c:pt idx="6">
                  <c:v>1</c:v>
                </c:pt>
                <c:pt idx="7">
                  <c:v>1</c:v>
                </c:pt>
                <c:pt idx="8">
                  <c:v>1</c:v>
                </c:pt>
                <c:pt idx="9">
                  <c:v>1</c:v>
                </c:pt>
                <c:pt idx="10">
                  <c:v>1</c:v>
                </c:pt>
                <c:pt idx="11">
                  <c:v>1</c:v>
                </c:pt>
                <c:pt idx="12">
                  <c:v>1</c:v>
                </c:pt>
                <c:pt idx="13">
                  <c:v>1</c:v>
                </c:pt>
                <c:pt idx="14">
                  <c:v>1</c:v>
                </c:pt>
              </c:numCache>
            </c:numRef>
          </c:val>
          <c:smooth val="0"/>
          <c:extLst>
            <c:ext xmlns:c16="http://schemas.microsoft.com/office/drawing/2014/chart" uri="{C3380CC4-5D6E-409C-BE32-E72D297353CC}">
              <c16:uniqueId val="{00000003-BE87-43FF-A359-68B6564E3C09}"/>
            </c:ext>
          </c:extLst>
        </c:ser>
        <c:ser>
          <c:idx val="3"/>
          <c:order val="2"/>
          <c:tx>
            <c:strRef>
              <c:f>Sheet1!$D$19</c:f>
              <c:strCache>
                <c:ptCount val="1"/>
                <c:pt idx="0">
                  <c:v>girl 1 event</c:v>
                </c:pt>
              </c:strCache>
            </c:strRef>
          </c:tx>
          <c:spPr>
            <a:ln w="28575" cap="rnd">
              <a:solidFill>
                <a:schemeClr val="bg1"/>
              </a:solidFill>
              <a:round/>
            </a:ln>
            <a:effectLst/>
          </c:spPr>
          <c:marker>
            <c:symbol val="circle"/>
            <c:size val="12"/>
            <c:spPr>
              <a:solidFill>
                <a:srgbClr val="FF0000"/>
              </a:solidFill>
              <a:ln w="9525">
                <a:noFill/>
              </a:ln>
              <a:effectLst/>
            </c:spPr>
          </c:marker>
          <c:dLbls>
            <c:dLbl>
              <c:idx val="2"/>
              <c:layout>
                <c:manualLayout>
                  <c:x val="-9.9790344863196587E-2"/>
                  <c:y val="9.6383183738327521E-2"/>
                </c:manualLayout>
              </c:layout>
              <c:tx>
                <c:rich>
                  <a:bodyPr/>
                  <a:lstStyle/>
                  <a:p>
                    <a:r>
                      <a:rPr lang="en-US"/>
                      <a:t>Girl experienced FGM</a:t>
                    </a:r>
                  </a:p>
                </c:rich>
              </c:tx>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BE87-43FF-A359-68B6564E3C09}"/>
                </c:ext>
              </c:extLst>
            </c:dLbl>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Sheet1!$A$20:$A$34</c:f>
              <c:numCache>
                <c:formatCode>General</c:formatCode>
                <c:ptCount val="15"/>
                <c:pt idx="1">
                  <c:v>1</c:v>
                </c:pt>
                <c:pt idx="2">
                  <c:v>2</c:v>
                </c:pt>
                <c:pt idx="3">
                  <c:v>3</c:v>
                </c:pt>
                <c:pt idx="4">
                  <c:v>4</c:v>
                </c:pt>
                <c:pt idx="5">
                  <c:v>5</c:v>
                </c:pt>
                <c:pt idx="6">
                  <c:v>6</c:v>
                </c:pt>
                <c:pt idx="7">
                  <c:v>7</c:v>
                </c:pt>
                <c:pt idx="8">
                  <c:v>8</c:v>
                </c:pt>
                <c:pt idx="9">
                  <c:v>9</c:v>
                </c:pt>
                <c:pt idx="10">
                  <c:v>10</c:v>
                </c:pt>
                <c:pt idx="11">
                  <c:v>11</c:v>
                </c:pt>
                <c:pt idx="12">
                  <c:v>12</c:v>
                </c:pt>
                <c:pt idx="13">
                  <c:v>13</c:v>
                </c:pt>
                <c:pt idx="14">
                  <c:v>14</c:v>
                </c:pt>
              </c:numCache>
            </c:numRef>
          </c:cat>
          <c:val>
            <c:numRef>
              <c:f>Sheet1!$D$20:$D$34</c:f>
              <c:numCache>
                <c:formatCode>General</c:formatCode>
                <c:ptCount val="15"/>
                <c:pt idx="2">
                  <c:v>1</c:v>
                </c:pt>
              </c:numCache>
            </c:numRef>
          </c:val>
          <c:smooth val="0"/>
          <c:extLst>
            <c:ext xmlns:c16="http://schemas.microsoft.com/office/drawing/2014/chart" uri="{C3380CC4-5D6E-409C-BE32-E72D297353CC}">
              <c16:uniqueId val="{00000005-BE87-43FF-A359-68B6564E3C09}"/>
            </c:ext>
          </c:extLst>
        </c:ser>
        <c:ser>
          <c:idx val="4"/>
          <c:order val="3"/>
          <c:tx>
            <c:strRef>
              <c:f>Sheet1!$E$19</c:f>
              <c:strCache>
                <c:ptCount val="1"/>
                <c:pt idx="0">
                  <c:v>girl 2 life</c:v>
                </c:pt>
              </c:strCache>
            </c:strRef>
          </c:tx>
          <c:spPr>
            <a:ln w="28575" cap="rnd">
              <a:solidFill>
                <a:schemeClr val="tx2">
                  <a:lumMod val="75000"/>
                </a:schemeClr>
              </a:solidFill>
              <a:round/>
            </a:ln>
            <a:effectLst/>
          </c:spPr>
          <c:marker>
            <c:symbol val="none"/>
          </c:marker>
          <c:cat>
            <c:numRef>
              <c:f>Sheet1!$A$20:$A$34</c:f>
              <c:numCache>
                <c:formatCode>General</c:formatCode>
                <c:ptCount val="15"/>
                <c:pt idx="1">
                  <c:v>1</c:v>
                </c:pt>
                <c:pt idx="2">
                  <c:v>2</c:v>
                </c:pt>
                <c:pt idx="3">
                  <c:v>3</c:v>
                </c:pt>
                <c:pt idx="4">
                  <c:v>4</c:v>
                </c:pt>
                <c:pt idx="5">
                  <c:v>5</c:v>
                </c:pt>
                <c:pt idx="6">
                  <c:v>6</c:v>
                </c:pt>
                <c:pt idx="7">
                  <c:v>7</c:v>
                </c:pt>
                <c:pt idx="8">
                  <c:v>8</c:v>
                </c:pt>
                <c:pt idx="9">
                  <c:v>9</c:v>
                </c:pt>
                <c:pt idx="10">
                  <c:v>10</c:v>
                </c:pt>
                <c:pt idx="11">
                  <c:v>11</c:v>
                </c:pt>
                <c:pt idx="12">
                  <c:v>12</c:v>
                </c:pt>
                <c:pt idx="13">
                  <c:v>13</c:v>
                </c:pt>
                <c:pt idx="14">
                  <c:v>14</c:v>
                </c:pt>
              </c:numCache>
            </c:numRef>
          </c:cat>
          <c:val>
            <c:numRef>
              <c:f>Sheet1!$E$20:$E$34</c:f>
              <c:numCache>
                <c:formatCode>General</c:formatCode>
                <c:ptCount val="15"/>
                <c:pt idx="0">
                  <c:v>2</c:v>
                </c:pt>
                <c:pt idx="1">
                  <c:v>2</c:v>
                </c:pt>
                <c:pt idx="2">
                  <c:v>2</c:v>
                </c:pt>
                <c:pt idx="3">
                  <c:v>2</c:v>
                </c:pt>
                <c:pt idx="4">
                  <c:v>2</c:v>
                </c:pt>
                <c:pt idx="5">
                  <c:v>2</c:v>
                </c:pt>
                <c:pt idx="6">
                  <c:v>2</c:v>
                </c:pt>
                <c:pt idx="7">
                  <c:v>2</c:v>
                </c:pt>
                <c:pt idx="8">
                  <c:v>2</c:v>
                </c:pt>
              </c:numCache>
            </c:numRef>
          </c:val>
          <c:smooth val="0"/>
          <c:extLst>
            <c:ext xmlns:c16="http://schemas.microsoft.com/office/drawing/2014/chart" uri="{C3380CC4-5D6E-409C-BE32-E72D297353CC}">
              <c16:uniqueId val="{00000006-BE87-43FF-A359-68B6564E3C09}"/>
            </c:ext>
          </c:extLst>
        </c:ser>
        <c:ser>
          <c:idx val="5"/>
          <c:order val="4"/>
          <c:tx>
            <c:strRef>
              <c:f>Sheet1!$F$19</c:f>
              <c:strCache>
                <c:ptCount val="1"/>
                <c:pt idx="0">
                  <c:v>grils 2 event</c:v>
                </c:pt>
              </c:strCache>
            </c:strRef>
          </c:tx>
          <c:spPr>
            <a:ln w="28575" cap="rnd">
              <a:solidFill>
                <a:schemeClr val="tx2">
                  <a:lumMod val="75000"/>
                </a:schemeClr>
              </a:solidFill>
              <a:round/>
            </a:ln>
            <a:effectLst/>
          </c:spPr>
          <c:marker>
            <c:symbol val="circle"/>
            <c:size val="12"/>
            <c:spPr>
              <a:solidFill>
                <a:schemeClr val="bg1"/>
              </a:solidFill>
              <a:ln w="22225">
                <a:solidFill>
                  <a:schemeClr val="tx2">
                    <a:lumMod val="75000"/>
                  </a:schemeClr>
                </a:solidFill>
              </a:ln>
              <a:effectLst/>
            </c:spPr>
          </c:marker>
          <c:dLbls>
            <c:dLbl>
              <c:idx val="8"/>
              <c:layout>
                <c:manualLayout>
                  <c:x val="-0.13810150305129504"/>
                  <c:y val="-6.8170251596486139E-2"/>
                </c:manualLayout>
              </c:layout>
              <c:tx>
                <c:rich>
                  <a:bodyPr/>
                  <a:lstStyle/>
                  <a:p>
                    <a:r>
                      <a:rPr lang="en-US"/>
                      <a:t>Censored</a:t>
                    </a:r>
                  </a:p>
                </c:rich>
              </c:tx>
              <c:showLegendKey val="0"/>
              <c:showVal val="1"/>
              <c:showCatName val="0"/>
              <c:showSerName val="0"/>
              <c:showPercent val="0"/>
              <c:showBubbleSize val="0"/>
              <c:extLst>
                <c:ext xmlns:c15="http://schemas.microsoft.com/office/drawing/2012/chart" uri="{CE6537A1-D6FC-4f65-9D91-7224C49458BB}">
                  <c15:layout>
                    <c:manualLayout>
                      <c:w val="0.11148007097574247"/>
                      <c:h val="6.3097880616747704E-2"/>
                    </c:manualLayout>
                  </c15:layout>
                </c:ext>
                <c:ext xmlns:c16="http://schemas.microsoft.com/office/drawing/2014/chart" uri="{C3380CC4-5D6E-409C-BE32-E72D297353CC}">
                  <c16:uniqueId val="{00000007-BE87-43FF-A359-68B6564E3C09}"/>
                </c:ext>
              </c:extLst>
            </c:dLbl>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Sheet1!$A$20:$A$34</c:f>
              <c:numCache>
                <c:formatCode>General</c:formatCode>
                <c:ptCount val="15"/>
                <c:pt idx="1">
                  <c:v>1</c:v>
                </c:pt>
                <c:pt idx="2">
                  <c:v>2</c:v>
                </c:pt>
                <c:pt idx="3">
                  <c:v>3</c:v>
                </c:pt>
                <c:pt idx="4">
                  <c:v>4</c:v>
                </c:pt>
                <c:pt idx="5">
                  <c:v>5</c:v>
                </c:pt>
                <c:pt idx="6">
                  <c:v>6</c:v>
                </c:pt>
                <c:pt idx="7">
                  <c:v>7</c:v>
                </c:pt>
                <c:pt idx="8">
                  <c:v>8</c:v>
                </c:pt>
                <c:pt idx="9">
                  <c:v>9</c:v>
                </c:pt>
                <c:pt idx="10">
                  <c:v>10</c:v>
                </c:pt>
                <c:pt idx="11">
                  <c:v>11</c:v>
                </c:pt>
                <c:pt idx="12">
                  <c:v>12</c:v>
                </c:pt>
                <c:pt idx="13">
                  <c:v>13</c:v>
                </c:pt>
                <c:pt idx="14">
                  <c:v>14</c:v>
                </c:pt>
              </c:numCache>
            </c:numRef>
          </c:cat>
          <c:val>
            <c:numRef>
              <c:f>Sheet1!$F$20:$F$34</c:f>
              <c:numCache>
                <c:formatCode>General</c:formatCode>
                <c:ptCount val="15"/>
                <c:pt idx="8">
                  <c:v>2</c:v>
                </c:pt>
              </c:numCache>
            </c:numRef>
          </c:val>
          <c:smooth val="0"/>
          <c:extLst>
            <c:ext xmlns:c16="http://schemas.microsoft.com/office/drawing/2014/chart" uri="{C3380CC4-5D6E-409C-BE32-E72D297353CC}">
              <c16:uniqueId val="{00000008-BE87-43FF-A359-68B6564E3C09}"/>
            </c:ext>
          </c:extLst>
        </c:ser>
        <c:ser>
          <c:idx val="6"/>
          <c:order val="5"/>
          <c:tx>
            <c:strRef>
              <c:f>Sheet1!$G$19</c:f>
              <c:strCache>
                <c:ptCount val="1"/>
                <c:pt idx="0">
                  <c:v>girl 3</c:v>
                </c:pt>
              </c:strCache>
            </c:strRef>
          </c:tx>
          <c:spPr>
            <a:ln w="28575" cap="rnd">
              <a:solidFill>
                <a:schemeClr val="tx2">
                  <a:lumMod val="75000"/>
                </a:schemeClr>
              </a:solidFill>
              <a:round/>
            </a:ln>
            <a:effectLst/>
          </c:spPr>
          <c:marker>
            <c:symbol val="none"/>
          </c:marker>
          <c:cat>
            <c:numRef>
              <c:f>Sheet1!$A$20:$A$34</c:f>
              <c:numCache>
                <c:formatCode>General</c:formatCode>
                <c:ptCount val="15"/>
                <c:pt idx="1">
                  <c:v>1</c:v>
                </c:pt>
                <c:pt idx="2">
                  <c:v>2</c:v>
                </c:pt>
                <c:pt idx="3">
                  <c:v>3</c:v>
                </c:pt>
                <c:pt idx="4">
                  <c:v>4</c:v>
                </c:pt>
                <c:pt idx="5">
                  <c:v>5</c:v>
                </c:pt>
                <c:pt idx="6">
                  <c:v>6</c:v>
                </c:pt>
                <c:pt idx="7">
                  <c:v>7</c:v>
                </c:pt>
                <c:pt idx="8">
                  <c:v>8</c:v>
                </c:pt>
                <c:pt idx="9">
                  <c:v>9</c:v>
                </c:pt>
                <c:pt idx="10">
                  <c:v>10</c:v>
                </c:pt>
                <c:pt idx="11">
                  <c:v>11</c:v>
                </c:pt>
                <c:pt idx="12">
                  <c:v>12</c:v>
                </c:pt>
                <c:pt idx="13">
                  <c:v>13</c:v>
                </c:pt>
                <c:pt idx="14">
                  <c:v>14</c:v>
                </c:pt>
              </c:numCache>
            </c:numRef>
          </c:cat>
          <c:val>
            <c:numRef>
              <c:f>Sheet1!$G$20:$G$34</c:f>
              <c:numCache>
                <c:formatCode>General</c:formatCode>
                <c:ptCount val="15"/>
                <c:pt idx="0">
                  <c:v>3</c:v>
                </c:pt>
                <c:pt idx="1">
                  <c:v>3</c:v>
                </c:pt>
                <c:pt idx="2">
                  <c:v>3</c:v>
                </c:pt>
                <c:pt idx="3">
                  <c:v>3</c:v>
                </c:pt>
                <c:pt idx="4">
                  <c:v>3</c:v>
                </c:pt>
                <c:pt idx="5">
                  <c:v>3</c:v>
                </c:pt>
                <c:pt idx="6">
                  <c:v>3</c:v>
                </c:pt>
                <c:pt idx="7">
                  <c:v>3</c:v>
                </c:pt>
                <c:pt idx="8">
                  <c:v>3</c:v>
                </c:pt>
                <c:pt idx="9">
                  <c:v>3</c:v>
                </c:pt>
                <c:pt idx="10">
                  <c:v>3</c:v>
                </c:pt>
                <c:pt idx="11">
                  <c:v>3</c:v>
                </c:pt>
                <c:pt idx="12">
                  <c:v>3</c:v>
                </c:pt>
                <c:pt idx="13">
                  <c:v>3</c:v>
                </c:pt>
                <c:pt idx="14">
                  <c:v>3</c:v>
                </c:pt>
              </c:numCache>
            </c:numRef>
          </c:val>
          <c:smooth val="0"/>
          <c:extLst>
            <c:ext xmlns:c16="http://schemas.microsoft.com/office/drawing/2014/chart" uri="{C3380CC4-5D6E-409C-BE32-E72D297353CC}">
              <c16:uniqueId val="{00000009-BE87-43FF-A359-68B6564E3C09}"/>
            </c:ext>
          </c:extLst>
        </c:ser>
        <c:ser>
          <c:idx val="0"/>
          <c:order val="6"/>
          <c:tx>
            <c:strRef>
              <c:f>Sheet1!$H$19</c:f>
              <c:strCache>
                <c:ptCount val="1"/>
                <c:pt idx="0">
                  <c:v>girl 3 event</c:v>
                </c:pt>
              </c:strCache>
            </c:strRef>
          </c:tx>
          <c:spPr>
            <a:ln w="28575" cap="rnd">
              <a:solidFill>
                <a:schemeClr val="accent1"/>
              </a:solidFill>
              <a:round/>
            </a:ln>
            <a:effectLst/>
          </c:spPr>
          <c:marker>
            <c:symbol val="circle"/>
            <c:size val="12"/>
            <c:spPr>
              <a:solidFill>
                <a:schemeClr val="bg1"/>
              </a:solidFill>
              <a:ln w="22225">
                <a:solidFill>
                  <a:schemeClr val="tx2">
                    <a:lumMod val="75000"/>
                  </a:schemeClr>
                </a:solidFill>
              </a:ln>
              <a:effectLst/>
            </c:spPr>
          </c:marker>
          <c:dLbls>
            <c:dLbl>
              <c:idx val="14"/>
              <c:layout>
                <c:manualLayout>
                  <c:x val="-0.13810150305129498"/>
                  <c:y val="-6.3909768129993508E-2"/>
                </c:manualLayout>
              </c:layout>
              <c:tx>
                <c:rich>
                  <a:bodyPr/>
                  <a:lstStyle/>
                  <a:p>
                    <a:r>
                      <a:rPr lang="en-US"/>
                      <a:t>Censored</a:t>
                    </a:r>
                  </a:p>
                </c:rich>
              </c:tx>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A-BE87-43FF-A359-68B6564E3C09}"/>
                </c:ext>
              </c:extLst>
            </c:dLbl>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Sheet1!$A$20:$A$34</c:f>
              <c:numCache>
                <c:formatCode>General</c:formatCode>
                <c:ptCount val="15"/>
                <c:pt idx="1">
                  <c:v>1</c:v>
                </c:pt>
                <c:pt idx="2">
                  <c:v>2</c:v>
                </c:pt>
                <c:pt idx="3">
                  <c:v>3</c:v>
                </c:pt>
                <c:pt idx="4">
                  <c:v>4</c:v>
                </c:pt>
                <c:pt idx="5">
                  <c:v>5</c:v>
                </c:pt>
                <c:pt idx="6">
                  <c:v>6</c:v>
                </c:pt>
                <c:pt idx="7">
                  <c:v>7</c:v>
                </c:pt>
                <c:pt idx="8">
                  <c:v>8</c:v>
                </c:pt>
                <c:pt idx="9">
                  <c:v>9</c:v>
                </c:pt>
                <c:pt idx="10">
                  <c:v>10</c:v>
                </c:pt>
                <c:pt idx="11">
                  <c:v>11</c:v>
                </c:pt>
                <c:pt idx="12">
                  <c:v>12</c:v>
                </c:pt>
                <c:pt idx="13">
                  <c:v>13</c:v>
                </c:pt>
                <c:pt idx="14">
                  <c:v>14</c:v>
                </c:pt>
              </c:numCache>
            </c:numRef>
          </c:cat>
          <c:val>
            <c:numRef>
              <c:f>Sheet1!$H$20:$H$34</c:f>
              <c:numCache>
                <c:formatCode>General</c:formatCode>
                <c:ptCount val="15"/>
                <c:pt idx="14">
                  <c:v>3</c:v>
                </c:pt>
              </c:numCache>
            </c:numRef>
          </c:val>
          <c:smooth val="0"/>
          <c:extLst>
            <c:ext xmlns:c16="http://schemas.microsoft.com/office/drawing/2014/chart" uri="{C3380CC4-5D6E-409C-BE32-E72D297353CC}">
              <c16:uniqueId val="{0000000B-BE87-43FF-A359-68B6564E3C09}"/>
            </c:ext>
          </c:extLst>
        </c:ser>
        <c:dLbls>
          <c:showLegendKey val="0"/>
          <c:showVal val="0"/>
          <c:showCatName val="0"/>
          <c:showSerName val="0"/>
          <c:showPercent val="0"/>
          <c:showBubbleSize val="0"/>
        </c:dLbls>
        <c:marker val="1"/>
        <c:smooth val="0"/>
        <c:axId val="-1544428960"/>
        <c:axId val="-1544421344"/>
      </c:lineChart>
      <c:catAx>
        <c:axId val="-154442896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Years of life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65000"/>
                <a:lumOff val="35000"/>
              </a:schemeClr>
            </a:solidFill>
            <a:round/>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crossAx val="-1544421344"/>
        <c:crossesAt val="0"/>
        <c:auto val="0"/>
        <c:lblAlgn val="ctr"/>
        <c:lblOffset val="100"/>
        <c:noMultiLvlLbl val="0"/>
      </c:catAx>
      <c:valAx>
        <c:axId val="-1544421344"/>
        <c:scaling>
          <c:orientation val="minMax"/>
          <c:max val="4"/>
        </c:scaling>
        <c:delete val="0"/>
        <c:axPos val="l"/>
        <c:title>
          <c:tx>
            <c:rich>
              <a:bodyPr rot="-540000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US" b="1"/>
                  <a:t>Date of birth</a:t>
                </a:r>
              </a:p>
            </c:rich>
          </c:tx>
          <c:layout>
            <c:manualLayout>
              <c:xMode val="edge"/>
              <c:yMode val="edge"/>
              <c:x val="8.0692768075270857E-2"/>
              <c:y val="0.35242198891805199"/>
            </c:manualLayout>
          </c:layout>
          <c:overlay val="0"/>
          <c:spPr>
            <a:noFill/>
            <a:ln>
              <a:noFill/>
            </a:ln>
            <a:effectLst/>
          </c:spPr>
          <c:txPr>
            <a:bodyPr rot="-540000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one"/>
        <c:spPr>
          <a:noFill/>
          <a:ln w="53975">
            <a:solidFill>
              <a:srgbClr val="00B050"/>
            </a:solidFill>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crossAx val="-1544428960"/>
        <c:crossesAt val="1"/>
        <c:crossBetween val="midCat"/>
        <c:majorUnit val="1"/>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sz="1000"/>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EAFF22-729C-4FB5-AA6C-4977CD7538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1253</TotalTime>
  <Pages>1</Pages>
  <Words>10154</Words>
  <Characters>57884</Characters>
  <Application>Microsoft Office Word</Application>
  <DocSecurity>0</DocSecurity>
  <Lines>482</Lines>
  <Paragraphs>135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67903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Kathrin Weny</dc:creator>
  <cp:lastModifiedBy>José Manuel Aburto</cp:lastModifiedBy>
  <cp:revision>54</cp:revision>
  <dcterms:created xsi:type="dcterms:W3CDTF">2018-03-20T22:10:00Z</dcterms:created>
  <dcterms:modified xsi:type="dcterms:W3CDTF">2018-07-19T13:03:00Z</dcterms:modified>
</cp:coreProperties>
</file>